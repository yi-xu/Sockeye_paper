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63F1" w14:textId="760AD326" w:rsidR="00581FDD" w:rsidRPr="008D35DA" w:rsidRDefault="00FA663B" w:rsidP="008D35DA">
      <w:pPr>
        <w:pStyle w:val="Abstract"/>
        <w:spacing w:line="480" w:lineRule="auto"/>
        <w:rPr>
          <w:rFonts w:ascii="Times New Roman" w:eastAsia="Times New Roman" w:hAnsi="Times New Roman" w:cs="Times New Roman"/>
          <w:sz w:val="24"/>
          <w:szCs w:val="24"/>
        </w:rPr>
      </w:pPr>
      <w:bookmarkStart w:id="0" w:name="_Hlk123113972"/>
      <w:bookmarkStart w:id="1" w:name="_Toc43819859"/>
      <w:r w:rsidRPr="008D35DA">
        <w:rPr>
          <w:rFonts w:ascii="Times New Roman" w:eastAsia="Times New Roman" w:hAnsi="Times New Roman" w:cs="Times New Roman"/>
          <w:sz w:val="24"/>
          <w:szCs w:val="24"/>
        </w:rPr>
        <w:t>Assessing the Impact</w:t>
      </w:r>
      <w:r w:rsidR="00100CCA" w:rsidRPr="008D35DA">
        <w:rPr>
          <w:rFonts w:ascii="Times New Roman" w:eastAsia="Times New Roman" w:hAnsi="Times New Roman" w:cs="Times New Roman"/>
          <w:sz w:val="24"/>
          <w:szCs w:val="24"/>
        </w:rPr>
        <w:t>s</w:t>
      </w:r>
      <w:r w:rsidRPr="008D35DA">
        <w:rPr>
          <w:rFonts w:ascii="Times New Roman" w:eastAsia="Times New Roman" w:hAnsi="Times New Roman" w:cs="Times New Roman"/>
          <w:sz w:val="24"/>
          <w:szCs w:val="24"/>
        </w:rPr>
        <w:t xml:space="preserve"> of Environmental and Ecological </w:t>
      </w:r>
      <w:del w:id="2" w:author="Holmes, John" w:date="2023-03-30T12:50:00Z">
        <w:r w:rsidR="00005ACD" w:rsidDel="00261632">
          <w:rPr>
            <w:rFonts w:ascii="Times New Roman" w:eastAsia="Times New Roman" w:hAnsi="Times New Roman" w:cs="Times New Roman"/>
            <w:sz w:val="24"/>
            <w:szCs w:val="24"/>
          </w:rPr>
          <w:delText>variables</w:delText>
        </w:r>
        <w:r w:rsidRPr="008D35DA" w:rsidDel="00261632">
          <w:rPr>
            <w:rFonts w:ascii="Times New Roman" w:eastAsia="Times New Roman" w:hAnsi="Times New Roman" w:cs="Times New Roman"/>
            <w:sz w:val="24"/>
            <w:szCs w:val="24"/>
          </w:rPr>
          <w:delText xml:space="preserve"> </w:delText>
        </w:r>
      </w:del>
      <w:ins w:id="3" w:author="Holmes, John" w:date="2023-03-30T12:50:00Z">
        <w:r w:rsidR="00261632">
          <w:rPr>
            <w:rFonts w:ascii="Times New Roman" w:eastAsia="Times New Roman" w:hAnsi="Times New Roman" w:cs="Times New Roman"/>
            <w:sz w:val="24"/>
            <w:szCs w:val="24"/>
          </w:rPr>
          <w:t>Variables</w:t>
        </w:r>
        <w:r w:rsidR="00261632" w:rsidRPr="008D35DA">
          <w:rPr>
            <w:rFonts w:ascii="Times New Roman" w:eastAsia="Times New Roman" w:hAnsi="Times New Roman" w:cs="Times New Roman"/>
            <w:sz w:val="24"/>
            <w:szCs w:val="24"/>
          </w:rPr>
          <w:t xml:space="preserve"> </w:t>
        </w:r>
      </w:ins>
      <w:r w:rsidRPr="008D35DA">
        <w:rPr>
          <w:rFonts w:ascii="Times New Roman" w:eastAsia="Times New Roman" w:hAnsi="Times New Roman" w:cs="Times New Roman"/>
          <w:sz w:val="24"/>
          <w:szCs w:val="24"/>
        </w:rPr>
        <w:t>on the Performance of Fraser Sockeye Salmon Forecast</w:t>
      </w:r>
    </w:p>
    <w:p w14:paraId="3C31F8DF" w14:textId="62199E37" w:rsidR="00FA663B" w:rsidRPr="008D35DA" w:rsidRDefault="00FA663B" w:rsidP="008D35DA">
      <w:pPr>
        <w:pStyle w:val="BodyText"/>
        <w:spacing w:line="480" w:lineRule="auto"/>
        <w:rPr>
          <w:rFonts w:ascii="Times New Roman" w:hAnsi="Times New Roman"/>
          <w:sz w:val="24"/>
          <w:szCs w:val="24"/>
        </w:rPr>
      </w:pPr>
    </w:p>
    <w:p w14:paraId="0645D872" w14:textId="49F592B4" w:rsidR="00FA663B" w:rsidRPr="00296765" w:rsidRDefault="00FA663B" w:rsidP="008D35DA">
      <w:pPr>
        <w:pStyle w:val="BodyText"/>
        <w:spacing w:line="480" w:lineRule="auto"/>
        <w:rPr>
          <w:rFonts w:ascii="Times New Roman" w:hAnsi="Times New Roman"/>
          <w:sz w:val="24"/>
          <w:szCs w:val="24"/>
          <w:rPrChange w:id="4" w:author="Xu, Yi" w:date="2023-04-18T08:40:00Z">
            <w:rPr>
              <w:rFonts w:ascii="Times New Roman" w:hAnsi="Times New Roman"/>
              <w:sz w:val="24"/>
              <w:szCs w:val="24"/>
              <w:vertAlign w:val="superscript"/>
              <w:lang w:val="fr-CA"/>
            </w:rPr>
          </w:rPrChange>
        </w:rPr>
      </w:pPr>
      <w:r w:rsidRPr="00296765">
        <w:rPr>
          <w:rFonts w:ascii="Times New Roman" w:hAnsi="Times New Roman"/>
          <w:sz w:val="24"/>
          <w:szCs w:val="24"/>
          <w:rPrChange w:id="5" w:author="Xu, Yi" w:date="2023-04-18T08:40:00Z">
            <w:rPr>
              <w:rFonts w:ascii="Times New Roman" w:hAnsi="Times New Roman"/>
              <w:sz w:val="24"/>
              <w:szCs w:val="24"/>
              <w:lang w:val="fr-CA"/>
            </w:rPr>
          </w:rPrChange>
        </w:rPr>
        <w:t>Yi Xu</w:t>
      </w:r>
      <w:r w:rsidRPr="00296765">
        <w:rPr>
          <w:rFonts w:ascii="Times New Roman" w:hAnsi="Times New Roman"/>
          <w:sz w:val="24"/>
          <w:szCs w:val="24"/>
          <w:vertAlign w:val="superscript"/>
          <w:rPrChange w:id="6" w:author="Xu, Yi" w:date="2023-04-18T08:40:00Z">
            <w:rPr>
              <w:rFonts w:ascii="Times New Roman" w:hAnsi="Times New Roman"/>
              <w:sz w:val="24"/>
              <w:szCs w:val="24"/>
              <w:vertAlign w:val="superscript"/>
              <w:lang w:val="fr-CA"/>
            </w:rPr>
          </w:rPrChange>
        </w:rPr>
        <w:t>1</w:t>
      </w:r>
      <w:r w:rsidRPr="00296765">
        <w:rPr>
          <w:rFonts w:ascii="Times New Roman" w:hAnsi="Times New Roman"/>
          <w:sz w:val="24"/>
          <w:szCs w:val="24"/>
          <w:rPrChange w:id="7" w:author="Xu, Yi" w:date="2023-04-18T08:40:00Z">
            <w:rPr>
              <w:rFonts w:ascii="Times New Roman" w:hAnsi="Times New Roman"/>
              <w:sz w:val="24"/>
              <w:szCs w:val="24"/>
              <w:lang w:val="fr-CA"/>
            </w:rPr>
          </w:rPrChange>
        </w:rPr>
        <w:t>, Qi Liu</w:t>
      </w:r>
      <w:r w:rsidRPr="00296765">
        <w:rPr>
          <w:rFonts w:ascii="Times New Roman" w:hAnsi="Times New Roman"/>
          <w:sz w:val="24"/>
          <w:szCs w:val="24"/>
          <w:vertAlign w:val="superscript"/>
          <w:rPrChange w:id="8" w:author="Xu, Yi" w:date="2023-04-18T08:40:00Z">
            <w:rPr>
              <w:rFonts w:ascii="Times New Roman" w:hAnsi="Times New Roman"/>
              <w:sz w:val="24"/>
              <w:szCs w:val="24"/>
              <w:vertAlign w:val="superscript"/>
              <w:lang w:val="fr-CA"/>
            </w:rPr>
          </w:rPrChange>
        </w:rPr>
        <w:t>2</w:t>
      </w:r>
      <w:r w:rsidRPr="00296765">
        <w:rPr>
          <w:rFonts w:ascii="Times New Roman" w:hAnsi="Times New Roman"/>
          <w:sz w:val="24"/>
          <w:szCs w:val="24"/>
          <w:rPrChange w:id="9" w:author="Xu, Yi" w:date="2023-04-18T08:40:00Z">
            <w:rPr>
              <w:rFonts w:ascii="Times New Roman" w:hAnsi="Times New Roman"/>
              <w:sz w:val="24"/>
              <w:szCs w:val="24"/>
              <w:lang w:val="fr-CA"/>
            </w:rPr>
          </w:rPrChange>
        </w:rPr>
        <w:t>, Caihong Fu</w:t>
      </w:r>
      <w:r w:rsidRPr="00296765">
        <w:rPr>
          <w:rFonts w:ascii="Times New Roman" w:hAnsi="Times New Roman"/>
          <w:sz w:val="24"/>
          <w:szCs w:val="24"/>
          <w:vertAlign w:val="superscript"/>
          <w:rPrChange w:id="10" w:author="Xu, Yi" w:date="2023-04-18T08:40:00Z">
            <w:rPr>
              <w:rFonts w:ascii="Times New Roman" w:hAnsi="Times New Roman"/>
              <w:sz w:val="24"/>
              <w:szCs w:val="24"/>
              <w:vertAlign w:val="superscript"/>
              <w:lang w:val="fr-CA"/>
            </w:rPr>
          </w:rPrChange>
        </w:rPr>
        <w:t>1</w:t>
      </w:r>
      <w:ins w:id="11" w:author="Xu, Yi" w:date="2023-04-18T08:40:00Z">
        <w:r w:rsidR="00296765" w:rsidRPr="00296765">
          <w:rPr>
            <w:rFonts w:ascii="Times New Roman" w:hAnsi="Times New Roman"/>
            <w:sz w:val="24"/>
            <w:szCs w:val="24"/>
            <w:rPrChange w:id="12" w:author="Xu, Yi" w:date="2023-04-18T08:40:00Z">
              <w:rPr>
                <w:rFonts w:ascii="Times New Roman" w:hAnsi="Times New Roman"/>
                <w:sz w:val="24"/>
                <w:szCs w:val="24"/>
                <w:lang w:val="fr-CA"/>
              </w:rPr>
            </w:rPrChange>
          </w:rPr>
          <w:t>, Joh</w:t>
        </w:r>
        <w:r w:rsidR="00296765">
          <w:rPr>
            <w:rFonts w:ascii="Times New Roman" w:hAnsi="Times New Roman"/>
            <w:sz w:val="24"/>
            <w:szCs w:val="24"/>
          </w:rPr>
          <w:t>n Hol</w:t>
        </w:r>
      </w:ins>
      <w:ins w:id="13" w:author="Xu, Yi" w:date="2023-04-18T08:41:00Z">
        <w:r w:rsidR="00296765">
          <w:rPr>
            <w:rFonts w:ascii="Times New Roman" w:hAnsi="Times New Roman"/>
            <w:sz w:val="24"/>
            <w:szCs w:val="24"/>
          </w:rPr>
          <w:t>mes</w:t>
        </w:r>
        <w:r w:rsidR="00296765" w:rsidRPr="00296765">
          <w:rPr>
            <w:rFonts w:ascii="Times New Roman" w:hAnsi="Times New Roman"/>
            <w:sz w:val="24"/>
            <w:szCs w:val="24"/>
            <w:vertAlign w:val="superscript"/>
            <w:rPrChange w:id="14" w:author="Xu, Yi" w:date="2023-04-18T08:41:00Z">
              <w:rPr>
                <w:rFonts w:ascii="Times New Roman" w:hAnsi="Times New Roman"/>
                <w:sz w:val="24"/>
                <w:szCs w:val="24"/>
              </w:rPr>
            </w:rPrChange>
          </w:rPr>
          <w:t>1</w:t>
        </w:r>
      </w:ins>
    </w:p>
    <w:p w14:paraId="22BA37A5" w14:textId="77777777" w:rsidR="00AD55A3" w:rsidRPr="00296765" w:rsidRDefault="00AD55A3" w:rsidP="008D35DA">
      <w:pPr>
        <w:pStyle w:val="BodyText"/>
        <w:spacing w:line="480" w:lineRule="auto"/>
        <w:rPr>
          <w:rFonts w:ascii="Times New Roman" w:hAnsi="Times New Roman"/>
          <w:sz w:val="24"/>
          <w:szCs w:val="24"/>
          <w:rPrChange w:id="15" w:author="Xu, Yi" w:date="2023-04-18T08:40:00Z">
            <w:rPr>
              <w:rFonts w:ascii="Times New Roman" w:hAnsi="Times New Roman"/>
              <w:sz w:val="24"/>
              <w:szCs w:val="24"/>
              <w:lang w:val="fr-CA"/>
            </w:rPr>
          </w:rPrChange>
        </w:rPr>
      </w:pPr>
    </w:p>
    <w:p w14:paraId="26ECC8EF" w14:textId="3166C34E" w:rsidR="00FA66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Biological Station, </w:t>
      </w:r>
      <w:r w:rsidRPr="008D35DA">
        <w:rPr>
          <w:rFonts w:ascii="Times New Roman" w:hAnsi="Times New Roman"/>
          <w:sz w:val="24"/>
          <w:szCs w:val="24"/>
        </w:rPr>
        <w:t>3190 Hammond Bay Road, Nanaimo, BC, Canada</w:t>
      </w:r>
    </w:p>
    <w:p w14:paraId="6EC09BA0" w14:textId="3A092513" w:rsidR="00AA19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Region Head Office, </w:t>
      </w:r>
      <w:r w:rsidR="009A4D1F" w:rsidRPr="008D35DA">
        <w:rPr>
          <w:rFonts w:ascii="Times New Roman" w:hAnsi="Times New Roman"/>
          <w:sz w:val="24"/>
          <w:szCs w:val="24"/>
        </w:rPr>
        <w:t>401 Burrard Street</w:t>
      </w:r>
      <w:r w:rsidRPr="008D35DA">
        <w:rPr>
          <w:rFonts w:ascii="Times New Roman" w:hAnsi="Times New Roman"/>
          <w:sz w:val="24"/>
          <w:szCs w:val="24"/>
        </w:rPr>
        <w:t>, Vancouver, BC, Canada</w:t>
      </w:r>
    </w:p>
    <w:p w14:paraId="34128917" w14:textId="7A3B7A01" w:rsidR="00AA193B" w:rsidRPr="008D35DA" w:rsidRDefault="00AA193B" w:rsidP="008D35DA">
      <w:pPr>
        <w:pStyle w:val="BodyText"/>
        <w:spacing w:line="480" w:lineRule="auto"/>
        <w:rPr>
          <w:rFonts w:ascii="Times New Roman" w:hAnsi="Times New Roman"/>
          <w:sz w:val="24"/>
          <w:szCs w:val="24"/>
        </w:rPr>
      </w:pPr>
    </w:p>
    <w:p w14:paraId="06C89A22" w14:textId="5C207CBE" w:rsidR="00AA193B" w:rsidRPr="008D35DA" w:rsidRDefault="00AA193B" w:rsidP="008D35DA">
      <w:pPr>
        <w:pStyle w:val="BodyText"/>
        <w:spacing w:line="480" w:lineRule="auto"/>
        <w:rPr>
          <w:rFonts w:ascii="Times New Roman" w:hAnsi="Times New Roman"/>
          <w:sz w:val="24"/>
          <w:szCs w:val="24"/>
        </w:rPr>
      </w:pPr>
    </w:p>
    <w:p w14:paraId="655E6A06" w14:textId="526634F2" w:rsidR="00A53F1B" w:rsidRPr="008D35DA" w:rsidRDefault="00AD55A3" w:rsidP="008D35DA">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33B43D8B" w14:textId="77777777" w:rsidR="00AD55A3" w:rsidRDefault="00AD55A3"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41153E08" w14:textId="77777777" w:rsidR="006A1F62" w:rsidRDefault="00AD55A3" w:rsidP="008D35DA">
      <w:pPr>
        <w:spacing w:line="480" w:lineRule="auto"/>
        <w:rPr>
          <w:rFonts w:ascii="Times New Roman" w:hAnsi="Times New Roman" w:cs="Times New Roman"/>
          <w:sz w:val="24"/>
          <w:szCs w:val="24"/>
        </w:rPr>
      </w:pPr>
      <w:r w:rsidRPr="00AD55A3">
        <w:rPr>
          <w:rFonts w:ascii="Times New Roman" w:hAnsi="Times New Roman" w:cs="Times New Roman"/>
          <w:sz w:val="24"/>
          <w:szCs w:val="24"/>
        </w:rPr>
        <w:t xml:space="preserve">Email : </w:t>
      </w:r>
      <w:hyperlink r:id="rId8" w:history="1">
        <w:r w:rsidRPr="00AD55A3">
          <w:rPr>
            <w:rStyle w:val="Hyperlink"/>
            <w:rFonts w:ascii="Times New Roman" w:hAnsi="Times New Roman" w:cs="Times New Roman"/>
            <w:sz w:val="24"/>
            <w:szCs w:val="24"/>
          </w:rPr>
          <w:t>Yi.Xu2@dfo-mpo.gc.ca</w:t>
        </w:r>
      </w:hyperlink>
      <w:r w:rsidRPr="00AD55A3">
        <w:rPr>
          <w:rFonts w:ascii="Times New Roman" w:hAnsi="Times New Roman" w:cs="Times New Roman"/>
          <w:sz w:val="24"/>
          <w:szCs w:val="24"/>
        </w:rPr>
        <w:t xml:space="preserve">; </w:t>
      </w:r>
      <w:hyperlink r:id="rId9" w:history="1">
        <w:r w:rsidRPr="008D35DA">
          <w:rPr>
            <w:rStyle w:val="Hyperlink"/>
            <w:rFonts w:ascii="Times New Roman" w:hAnsi="Times New Roman" w:cs="Times New Roman"/>
            <w:sz w:val="24"/>
            <w:szCs w:val="24"/>
          </w:rPr>
          <w:t>xuyiouqd@gmail.com</w:t>
        </w:r>
      </w:hyperlink>
      <w:r w:rsidRPr="008D35DA">
        <w:rPr>
          <w:rFonts w:ascii="Times New Roman" w:hAnsi="Times New Roman" w:cs="Times New Roman"/>
          <w:sz w:val="24"/>
          <w:szCs w:val="24"/>
        </w:rPr>
        <w:t xml:space="preserve">; </w:t>
      </w:r>
    </w:p>
    <w:p w14:paraId="482C68AB" w14:textId="23815878" w:rsidR="009A4D1F" w:rsidRPr="008D35DA" w:rsidRDefault="009A4D1F"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ORCIDs</w:t>
      </w:r>
      <w:r w:rsidR="00AD55A3">
        <w:rPr>
          <w:rFonts w:ascii="Times New Roman" w:hAnsi="Times New Roman" w:cs="Times New Roman"/>
          <w:sz w:val="24"/>
          <w:szCs w:val="24"/>
        </w:rPr>
        <w:t xml:space="preserve">: </w:t>
      </w:r>
      <w:hyperlink r:id="rId10" w:history="1">
        <w:r w:rsidRPr="008D35DA">
          <w:rPr>
            <w:rStyle w:val="Hyperlink"/>
            <w:rFonts w:ascii="Times New Roman" w:hAnsi="Times New Roman" w:cs="Times New Roman"/>
            <w:sz w:val="24"/>
            <w:szCs w:val="24"/>
          </w:rPr>
          <w:t>https://orcid.org/0000-0002-9902-9588</w:t>
        </w:r>
      </w:hyperlink>
    </w:p>
    <w:bookmarkEnd w:id="0"/>
    <w:p w14:paraId="719A8268" w14:textId="77777777" w:rsidR="004D222F" w:rsidRDefault="004D222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48F66216" w14:textId="36302F7C" w:rsidR="00D35F6B" w:rsidRPr="008D35DA" w:rsidRDefault="00581FDD" w:rsidP="008D35DA">
      <w:pPr>
        <w:pStyle w:val="Abstract"/>
        <w:spacing w:line="480" w:lineRule="auto"/>
        <w:rPr>
          <w:rFonts w:ascii="Times New Roman" w:eastAsia="Times New Roman" w:hAnsi="Times New Roman" w:cs="Times New Roman"/>
          <w:sz w:val="24"/>
          <w:szCs w:val="24"/>
        </w:rPr>
      </w:pPr>
      <w:r w:rsidRPr="001E456B">
        <w:rPr>
          <w:rFonts w:ascii="Times New Roman" w:eastAsia="Times New Roman" w:hAnsi="Times New Roman" w:cs="Times New Roman"/>
          <w:b/>
          <w:bCs/>
          <w:sz w:val="24"/>
          <w:szCs w:val="24"/>
        </w:rPr>
        <w:lastRenderedPageBreak/>
        <w:t>Abstract</w:t>
      </w:r>
    </w:p>
    <w:p w14:paraId="48D54C02" w14:textId="35DBB6EF" w:rsidR="002616CC" w:rsidRPr="008D35DA" w:rsidRDefault="002616CC" w:rsidP="008D35DA">
      <w:pPr>
        <w:pStyle w:val="BodyText"/>
        <w:spacing w:line="480" w:lineRule="auto"/>
        <w:ind w:firstLine="360"/>
        <w:rPr>
          <w:rFonts w:ascii="Times New Roman" w:hAnsi="Times New Roman"/>
          <w:sz w:val="24"/>
          <w:szCs w:val="24"/>
        </w:rPr>
      </w:pPr>
      <w:del w:id="16" w:author="Holmes, John" w:date="2023-03-30T12:50:00Z">
        <w:r w:rsidRPr="008D35DA" w:rsidDel="00261632">
          <w:rPr>
            <w:rFonts w:ascii="Times New Roman" w:hAnsi="Times New Roman"/>
            <w:sz w:val="24"/>
            <w:szCs w:val="24"/>
          </w:rPr>
          <w:delText xml:space="preserve">The Canadian </w:delText>
        </w:r>
      </w:del>
      <w:r w:rsidRPr="008D35DA">
        <w:rPr>
          <w:rFonts w:ascii="Times New Roman" w:hAnsi="Times New Roman"/>
          <w:sz w:val="24"/>
          <w:szCs w:val="24"/>
        </w:rPr>
        <w:t xml:space="preserve">Fraser River </w:t>
      </w:r>
      <w:r w:rsidR="0078086B">
        <w:rPr>
          <w:rFonts w:ascii="Times New Roman" w:hAnsi="Times New Roman"/>
          <w:sz w:val="24"/>
          <w:szCs w:val="24"/>
        </w:rPr>
        <w:t>S</w:t>
      </w:r>
      <w:r w:rsidRPr="008D35DA">
        <w:rPr>
          <w:rFonts w:ascii="Times New Roman" w:hAnsi="Times New Roman"/>
          <w:sz w:val="24"/>
          <w:szCs w:val="24"/>
        </w:rPr>
        <w:t>ockeye salmon (</w:t>
      </w:r>
      <w:r w:rsidRPr="008D35DA">
        <w:rPr>
          <w:rFonts w:ascii="Times New Roman" w:hAnsi="Times New Roman"/>
          <w:i/>
          <w:iCs/>
          <w:sz w:val="24"/>
          <w:szCs w:val="24"/>
        </w:rPr>
        <w:t>Oncorhynchus nerka</w:t>
      </w:r>
      <w:r w:rsidRPr="008D35DA">
        <w:rPr>
          <w:rFonts w:ascii="Times New Roman" w:hAnsi="Times New Roman"/>
          <w:sz w:val="24"/>
          <w:szCs w:val="24"/>
        </w:rPr>
        <w:t xml:space="preserve">) is one of the largest stock complexes in North America, </w:t>
      </w:r>
      <w:r w:rsidR="00002382" w:rsidRPr="008D35DA">
        <w:rPr>
          <w:rFonts w:ascii="Times New Roman" w:hAnsi="Times New Roman"/>
          <w:color w:val="242424"/>
          <w:sz w:val="24"/>
          <w:szCs w:val="24"/>
          <w:shd w:val="clear" w:color="auto" w:fill="FFFFFF"/>
        </w:rPr>
        <w:t>supporting major commercial, recreational, and First Nations fisheries</w:t>
      </w:r>
      <w:r w:rsidRPr="008D35DA">
        <w:rPr>
          <w:rFonts w:ascii="Times New Roman" w:hAnsi="Times New Roman"/>
          <w:sz w:val="24"/>
          <w:szCs w:val="24"/>
        </w:rPr>
        <w:t>.</w:t>
      </w:r>
      <w:r w:rsidR="00002382" w:rsidRPr="008D35DA">
        <w:rPr>
          <w:rFonts w:ascii="Times New Roman" w:hAnsi="Times New Roman"/>
          <w:sz w:val="24"/>
          <w:szCs w:val="24"/>
        </w:rPr>
        <w:t xml:space="preserve"> </w:t>
      </w:r>
      <w:r w:rsidR="003D4BE6">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ockeye </w:t>
      </w:r>
      <w:r w:rsidR="003D4BE6" w:rsidRPr="008D35DA">
        <w:rPr>
          <w:rFonts w:ascii="Times New Roman" w:hAnsi="Times New Roman"/>
          <w:color w:val="242424"/>
          <w:sz w:val="24"/>
          <w:szCs w:val="24"/>
          <w:shd w:val="clear" w:color="auto" w:fill="FFFFFF"/>
        </w:rPr>
        <w:t xml:space="preserve">fisheries management </w:t>
      </w:r>
      <w:r w:rsidR="00002382" w:rsidRPr="008D35DA">
        <w:rPr>
          <w:rFonts w:ascii="Times New Roman" w:hAnsi="Times New Roman"/>
          <w:color w:val="242424"/>
          <w:sz w:val="24"/>
          <w:szCs w:val="24"/>
          <w:shd w:val="clear" w:color="auto" w:fill="FFFFFF"/>
        </w:rPr>
        <w:t xml:space="preserve">relies on </w:t>
      </w:r>
      <w:ins w:id="17" w:author="Holmes, John" w:date="2023-03-30T12:50:00Z">
        <w:r w:rsidR="00261632">
          <w:rPr>
            <w:rFonts w:ascii="Times New Roman" w:hAnsi="Times New Roman"/>
            <w:color w:val="242424"/>
            <w:sz w:val="24"/>
            <w:szCs w:val="24"/>
            <w:shd w:val="clear" w:color="auto" w:fill="FFFFFF"/>
          </w:rPr>
          <w:t xml:space="preserve">an </w:t>
        </w:r>
      </w:ins>
      <w:r w:rsidR="00002382" w:rsidRPr="008D35DA">
        <w:rPr>
          <w:rFonts w:ascii="Times New Roman" w:hAnsi="Times New Roman"/>
          <w:color w:val="242424"/>
          <w:sz w:val="24"/>
          <w:szCs w:val="24"/>
          <w:shd w:val="clear" w:color="auto" w:fill="FFFFFF"/>
        </w:rPr>
        <w:t xml:space="preserve">annual pre-season forecast of adult </w:t>
      </w:r>
      <w:commentRangeStart w:id="18"/>
      <w:commentRangeStart w:id="19"/>
      <w:r w:rsidR="00002382" w:rsidRPr="008D35DA">
        <w:rPr>
          <w:rFonts w:ascii="Times New Roman" w:hAnsi="Times New Roman"/>
          <w:color w:val="242424"/>
          <w:sz w:val="24"/>
          <w:szCs w:val="24"/>
          <w:shd w:val="clear" w:color="auto" w:fill="FFFFFF"/>
        </w:rPr>
        <w:t>return</w:t>
      </w:r>
      <w:ins w:id="20" w:author="Holmes, John" w:date="2023-03-30T12:51:00Z">
        <w:r w:rsidR="00261632">
          <w:rPr>
            <w:rFonts w:ascii="Times New Roman" w:hAnsi="Times New Roman"/>
            <w:color w:val="242424"/>
            <w:sz w:val="24"/>
            <w:szCs w:val="24"/>
            <w:shd w:val="clear" w:color="auto" w:fill="FFFFFF"/>
          </w:rPr>
          <w:t>s</w:t>
        </w:r>
        <w:commentRangeEnd w:id="18"/>
        <w:r w:rsidR="00261632">
          <w:rPr>
            <w:rStyle w:val="CommentReference"/>
            <w:rFonts w:asciiTheme="minorHAnsi" w:eastAsia="SimSun" w:hAnsiTheme="minorHAnsi" w:cstheme="minorBidi"/>
          </w:rPr>
          <w:commentReference w:id="18"/>
        </w:r>
      </w:ins>
      <w:commentRangeEnd w:id="19"/>
      <w:r w:rsidR="002F1637">
        <w:rPr>
          <w:rStyle w:val="CommentReference"/>
          <w:rFonts w:asciiTheme="minorHAnsi" w:eastAsia="SimSun" w:hAnsiTheme="minorHAnsi" w:cstheme="minorBidi"/>
        </w:rPr>
        <w:commentReference w:id="19"/>
      </w:r>
      <w:ins w:id="21" w:author="Fu, Caihong" w:date="2023-04-05T11:15:00Z">
        <w:r w:rsidR="008B1457">
          <w:t xml:space="preserve">, </w:t>
        </w:r>
      </w:ins>
      <w:ins w:id="22" w:author="Fu, Caihong" w:date="2023-04-05T11:13:00Z">
        <w:r w:rsidR="008B1457" w:rsidRPr="008B1457">
          <w:rPr>
            <w:rFonts w:ascii="Times New Roman" w:hAnsi="Times New Roman"/>
            <w:color w:val="242424"/>
            <w:sz w:val="24"/>
            <w:szCs w:val="24"/>
            <w:shd w:val="clear" w:color="auto" w:fill="FFFFFF"/>
          </w:rPr>
          <w:t xml:space="preserve">including </w:t>
        </w:r>
      </w:ins>
      <w:ins w:id="23" w:author="Fu, Caihong" w:date="2023-04-05T11:16:00Z">
        <w:r w:rsidR="008B1457">
          <w:rPr>
            <w:rFonts w:ascii="Times New Roman" w:hAnsi="Times New Roman"/>
            <w:color w:val="242424"/>
            <w:sz w:val="24"/>
            <w:szCs w:val="24"/>
            <w:shd w:val="clear" w:color="auto" w:fill="FFFFFF"/>
          </w:rPr>
          <w:t>S</w:t>
        </w:r>
        <w:r w:rsidR="008B1457" w:rsidRPr="008D35DA">
          <w:rPr>
            <w:rFonts w:ascii="Times New Roman" w:hAnsi="Times New Roman"/>
            <w:color w:val="242424"/>
            <w:sz w:val="24"/>
            <w:szCs w:val="24"/>
            <w:shd w:val="clear" w:color="auto" w:fill="FFFFFF"/>
          </w:rPr>
          <w:t xml:space="preserve">ockeye </w:t>
        </w:r>
      </w:ins>
      <w:ins w:id="24" w:author="Fu, Caihong" w:date="2023-04-05T11:13:00Z">
        <w:r w:rsidR="008B1457" w:rsidRPr="008B1457">
          <w:rPr>
            <w:rFonts w:ascii="Times New Roman" w:hAnsi="Times New Roman"/>
            <w:color w:val="242424"/>
            <w:sz w:val="24"/>
            <w:szCs w:val="24"/>
            <w:shd w:val="clear" w:color="auto" w:fill="FFFFFF"/>
          </w:rPr>
          <w:t>salmon to be caught by fisheries and those escaping to spawning ground</w:t>
        </w:r>
      </w:ins>
      <w:r w:rsidR="00002382" w:rsidRPr="008D35DA">
        <w:rPr>
          <w:rFonts w:ascii="Times New Roman" w:hAnsi="Times New Roman"/>
          <w:color w:val="242424"/>
          <w:sz w:val="24"/>
          <w:szCs w:val="24"/>
          <w:shd w:val="clear" w:color="auto" w:fill="FFFFFF"/>
        </w:rPr>
        <w:t xml:space="preserve">. </w:t>
      </w:r>
      <w:r w:rsidR="00245A3C" w:rsidRPr="00261632">
        <w:rPr>
          <w:rFonts w:ascii="Times New Roman" w:hAnsi="Times New Roman"/>
          <w:color w:val="242424"/>
          <w:sz w:val="24"/>
          <w:szCs w:val="24"/>
          <w:highlight w:val="yellow"/>
          <w:shd w:val="clear" w:color="auto" w:fill="FFFFFF"/>
          <w:rPrChange w:id="25" w:author="Holmes, John" w:date="2023-03-30T12:54:00Z">
            <w:rPr>
              <w:rFonts w:ascii="Times New Roman" w:hAnsi="Times New Roman"/>
              <w:color w:val="242424"/>
              <w:sz w:val="24"/>
              <w:szCs w:val="24"/>
              <w:shd w:val="clear" w:color="auto" w:fill="FFFFFF"/>
            </w:rPr>
          </w:rPrChange>
        </w:rPr>
        <w:t xml:space="preserve">In this study, we developed a framework of good visualization </w:t>
      </w:r>
      <w:r w:rsidR="009F77F5" w:rsidRPr="00261632">
        <w:rPr>
          <w:rFonts w:ascii="Times New Roman" w:hAnsi="Times New Roman"/>
          <w:color w:val="242424"/>
          <w:sz w:val="24"/>
          <w:szCs w:val="24"/>
          <w:highlight w:val="yellow"/>
          <w:shd w:val="clear" w:color="auto" w:fill="FFFFFF"/>
          <w:rPrChange w:id="26" w:author="Holmes, John" w:date="2023-03-30T12:54:00Z">
            <w:rPr>
              <w:rFonts w:ascii="Times New Roman" w:hAnsi="Times New Roman"/>
              <w:color w:val="242424"/>
              <w:sz w:val="24"/>
              <w:szCs w:val="24"/>
              <w:shd w:val="clear" w:color="auto" w:fill="FFFFFF"/>
            </w:rPr>
          </w:rPrChange>
        </w:rPr>
        <w:t xml:space="preserve">with Taylor diagram </w:t>
      </w:r>
      <w:r w:rsidR="00245A3C" w:rsidRPr="00261632">
        <w:rPr>
          <w:rFonts w:ascii="Times New Roman" w:hAnsi="Times New Roman"/>
          <w:color w:val="242424"/>
          <w:sz w:val="24"/>
          <w:szCs w:val="24"/>
          <w:highlight w:val="yellow"/>
          <w:shd w:val="clear" w:color="auto" w:fill="FFFFFF"/>
          <w:rPrChange w:id="27" w:author="Holmes, John" w:date="2023-03-30T12:54:00Z">
            <w:rPr>
              <w:rFonts w:ascii="Times New Roman" w:hAnsi="Times New Roman"/>
              <w:color w:val="242424"/>
              <w:sz w:val="24"/>
              <w:szCs w:val="24"/>
              <w:shd w:val="clear" w:color="auto" w:fill="FFFFFF"/>
            </w:rPr>
          </w:rPrChange>
        </w:rPr>
        <w:t>to evaluate pre-season forecast models on an annual basis and identify external drivers of importance for</w:t>
      </w:r>
      <w:r w:rsidR="00245A3C" w:rsidRPr="008D35DA">
        <w:rPr>
          <w:rFonts w:ascii="Times New Roman" w:hAnsi="Times New Roman"/>
          <w:color w:val="242424"/>
          <w:sz w:val="24"/>
          <w:szCs w:val="24"/>
          <w:shd w:val="clear" w:color="auto" w:fill="FFFFFF"/>
        </w:rPr>
        <w:t xml:space="preserve"> forecasting </w:t>
      </w:r>
      <w:ins w:id="28" w:author="Holmes, John" w:date="2023-03-30T12:53:00Z">
        <w:r w:rsidR="00261632">
          <w:rPr>
            <w:rFonts w:ascii="Times New Roman" w:hAnsi="Times New Roman"/>
            <w:color w:val="242424"/>
            <w:sz w:val="24"/>
            <w:szCs w:val="24"/>
            <w:shd w:val="clear" w:color="auto" w:fill="FFFFFF"/>
          </w:rPr>
          <w:t xml:space="preserve">Fraser </w:t>
        </w:r>
      </w:ins>
      <w:r w:rsidR="0078086B">
        <w:rPr>
          <w:rFonts w:ascii="Times New Roman" w:hAnsi="Times New Roman"/>
          <w:color w:val="242424"/>
          <w:sz w:val="24"/>
          <w:szCs w:val="24"/>
          <w:shd w:val="clear" w:color="auto" w:fill="FFFFFF"/>
        </w:rPr>
        <w:t>Sockeye</w:t>
      </w:r>
      <w:r w:rsidR="00245A3C" w:rsidRPr="008D35DA">
        <w:rPr>
          <w:rFonts w:ascii="Times New Roman" w:hAnsi="Times New Roman"/>
          <w:color w:val="242424"/>
          <w:sz w:val="24"/>
          <w:szCs w:val="24"/>
          <w:shd w:val="clear" w:color="auto" w:fill="FFFFFF"/>
        </w:rPr>
        <w:t xml:space="preserve"> return</w:t>
      </w:r>
      <w:ins w:id="29" w:author="Holmes, John" w:date="2023-03-30T12:53:00Z">
        <w:r w:rsidR="00261632">
          <w:rPr>
            <w:rFonts w:ascii="Times New Roman" w:hAnsi="Times New Roman"/>
            <w:color w:val="242424"/>
            <w:sz w:val="24"/>
            <w:szCs w:val="24"/>
            <w:shd w:val="clear" w:color="auto" w:fill="FFFFFF"/>
          </w:rPr>
          <w:t>s</w:t>
        </w:r>
      </w:ins>
      <w:r w:rsidR="00245A3C" w:rsidRPr="008D35DA">
        <w:rPr>
          <w:rFonts w:ascii="Times New Roman" w:hAnsi="Times New Roman"/>
          <w:color w:val="242424"/>
          <w:sz w:val="24"/>
          <w:szCs w:val="24"/>
          <w:shd w:val="clear" w:color="auto" w:fill="FFFFFF"/>
        </w:rPr>
        <w:t xml:space="preserve">. </w:t>
      </w:r>
      <w:r w:rsidR="00C453F4" w:rsidRPr="008D35DA">
        <w:rPr>
          <w:rFonts w:ascii="Times New Roman" w:hAnsi="Times New Roman"/>
          <w:color w:val="242424"/>
          <w:sz w:val="24"/>
          <w:szCs w:val="24"/>
          <w:shd w:val="clear" w:color="auto" w:fill="FFFFFF"/>
        </w:rPr>
        <w:t xml:space="preserve">Specifically, we incorporated five new covariates </w:t>
      </w:r>
      <w:r w:rsidR="00005ACD">
        <w:rPr>
          <w:rFonts w:ascii="Times New Roman" w:hAnsi="Times New Roman"/>
          <w:color w:val="242424"/>
          <w:sz w:val="24"/>
          <w:szCs w:val="24"/>
          <w:shd w:val="clear" w:color="auto" w:fill="FFFFFF"/>
        </w:rPr>
        <w:t>including</w:t>
      </w:r>
      <w:r w:rsidR="00C453F4" w:rsidRPr="008D35DA">
        <w:rPr>
          <w:rFonts w:ascii="Times New Roman" w:hAnsi="Times New Roman"/>
          <w:color w:val="242424"/>
          <w:sz w:val="24"/>
          <w:szCs w:val="24"/>
          <w:shd w:val="clear" w:color="auto" w:fill="FFFFFF"/>
        </w:rPr>
        <w:t xml:space="preserve"> sea surface temperature in the Gulf of Alaska</w:t>
      </w:r>
      <w:r w:rsidR="00005ACD">
        <w:rPr>
          <w:rFonts w:ascii="Times New Roman" w:hAnsi="Times New Roman"/>
          <w:color w:val="242424"/>
          <w:sz w:val="24"/>
          <w:szCs w:val="24"/>
          <w:shd w:val="clear" w:color="auto" w:fill="FFFFFF"/>
        </w:rPr>
        <w:t xml:space="preserve"> and </w:t>
      </w:r>
      <w:r w:rsidR="00C453F4" w:rsidRPr="008D35DA">
        <w:rPr>
          <w:rFonts w:ascii="Times New Roman" w:hAnsi="Times New Roman"/>
          <w:color w:val="242424"/>
          <w:sz w:val="24"/>
          <w:szCs w:val="24"/>
          <w:shd w:val="clear" w:color="auto" w:fill="FFFFFF"/>
        </w:rPr>
        <w:t xml:space="preserve">annual abundance of </w:t>
      </w:r>
      <w:r w:rsidR="00005ACD">
        <w:rPr>
          <w:rFonts w:ascii="Times New Roman" w:hAnsi="Times New Roman"/>
          <w:color w:val="242424"/>
          <w:sz w:val="24"/>
          <w:szCs w:val="24"/>
          <w:shd w:val="clear" w:color="auto" w:fill="FFFFFF"/>
        </w:rPr>
        <w:t xml:space="preserve">other </w:t>
      </w:r>
      <w:r w:rsidR="00C453F4" w:rsidRPr="008D35DA">
        <w:rPr>
          <w:rFonts w:ascii="Times New Roman" w:hAnsi="Times New Roman"/>
          <w:color w:val="242424"/>
          <w:sz w:val="24"/>
          <w:szCs w:val="24"/>
          <w:shd w:val="clear" w:color="auto" w:fill="FFFFFF"/>
        </w:rPr>
        <w:t xml:space="preserve">salmon </w:t>
      </w:r>
      <w:r w:rsidR="00005ACD">
        <w:rPr>
          <w:rFonts w:ascii="Times New Roman" w:hAnsi="Times New Roman"/>
          <w:color w:val="242424"/>
          <w:sz w:val="24"/>
          <w:szCs w:val="24"/>
          <w:shd w:val="clear" w:color="auto" w:fill="FFFFFF"/>
        </w:rPr>
        <w:t>species in</w:t>
      </w:r>
      <w:r w:rsidR="00C453F4" w:rsidRPr="008D35DA">
        <w:rPr>
          <w:rFonts w:ascii="Times New Roman" w:hAnsi="Times New Roman"/>
          <w:color w:val="242424"/>
          <w:sz w:val="24"/>
          <w:szCs w:val="24"/>
          <w:shd w:val="clear" w:color="auto" w:fill="FFFFFF"/>
        </w:rPr>
        <w:t xml:space="preserve">to the existing forecast models. </w:t>
      </w:r>
      <w:r w:rsidR="00833B40" w:rsidRPr="008D35DA">
        <w:rPr>
          <w:rFonts w:ascii="Times New Roman" w:hAnsi="Times New Roman"/>
          <w:color w:val="242424"/>
          <w:sz w:val="24"/>
          <w:szCs w:val="24"/>
          <w:shd w:val="clear" w:color="auto" w:fill="FFFFFF"/>
        </w:rPr>
        <w:t xml:space="preserve">Results revealed </w:t>
      </w:r>
      <w:del w:id="30" w:author="Holmes, John" w:date="2023-03-30T12:54:00Z">
        <w:r w:rsidR="00833B40" w:rsidRPr="008D35DA" w:rsidDel="00261632">
          <w:rPr>
            <w:rFonts w:ascii="Times New Roman" w:hAnsi="Times New Roman"/>
            <w:color w:val="242424"/>
            <w:sz w:val="24"/>
            <w:szCs w:val="24"/>
            <w:shd w:val="clear" w:color="auto" w:fill="FFFFFF"/>
          </w:rPr>
          <w:delText>good performance</w:delText>
        </w:r>
      </w:del>
      <w:del w:id="31" w:author="Holmes, John" w:date="2023-03-30T12:53:00Z">
        <w:r w:rsidR="00833B40" w:rsidRPr="008D35DA" w:rsidDel="00261632">
          <w:rPr>
            <w:rFonts w:ascii="Times New Roman" w:hAnsi="Times New Roman"/>
            <w:color w:val="242424"/>
            <w:sz w:val="24"/>
            <w:szCs w:val="24"/>
            <w:shd w:val="clear" w:color="auto" w:fill="FFFFFF"/>
          </w:rPr>
          <w:delText>s</w:delText>
        </w:r>
      </w:del>
      <w:del w:id="32" w:author="Holmes, John" w:date="2023-03-30T12:54:00Z">
        <w:r w:rsidR="00833B40" w:rsidRPr="008D35DA" w:rsidDel="00261632">
          <w:rPr>
            <w:rFonts w:ascii="Times New Roman" w:hAnsi="Times New Roman"/>
            <w:color w:val="242424"/>
            <w:sz w:val="24"/>
            <w:szCs w:val="24"/>
            <w:shd w:val="clear" w:color="auto" w:fill="FFFFFF"/>
          </w:rPr>
          <w:delText xml:space="preserve"> by </w:delText>
        </w:r>
      </w:del>
      <w:del w:id="33" w:author="Holmes, John" w:date="2023-03-30T12:53:00Z">
        <w:r w:rsidR="00833B40" w:rsidRPr="008D35DA" w:rsidDel="00261632">
          <w:rPr>
            <w:rFonts w:ascii="Times New Roman" w:hAnsi="Times New Roman"/>
            <w:color w:val="242424"/>
            <w:sz w:val="24"/>
            <w:szCs w:val="24"/>
            <w:shd w:val="clear" w:color="auto" w:fill="FFFFFF"/>
          </w:rPr>
          <w:delText>either</w:delText>
        </w:r>
      </w:del>
      <w:ins w:id="34" w:author="Holmes, John" w:date="2023-03-30T12:54:00Z">
        <w:r w:rsidR="00261632">
          <w:rPr>
            <w:rFonts w:ascii="Times New Roman" w:hAnsi="Times New Roman"/>
            <w:color w:val="242424"/>
            <w:sz w:val="24"/>
            <w:szCs w:val="24"/>
            <w:shd w:val="clear" w:color="auto" w:fill="FFFFFF"/>
          </w:rPr>
          <w:t xml:space="preserve">that </w:t>
        </w:r>
      </w:ins>
      <w:del w:id="35" w:author="Holmes, John" w:date="2023-03-30T12:53:00Z">
        <w:r w:rsidR="00833B40" w:rsidRPr="008D35DA" w:rsidDel="00261632">
          <w:rPr>
            <w:rFonts w:ascii="Times New Roman" w:hAnsi="Times New Roman"/>
            <w:color w:val="242424"/>
            <w:sz w:val="24"/>
            <w:szCs w:val="24"/>
            <w:shd w:val="clear" w:color="auto" w:fill="FFFFFF"/>
          </w:rPr>
          <w:delText xml:space="preserve"> </w:delText>
        </w:r>
      </w:del>
      <w:ins w:id="36" w:author="Holmes, John" w:date="2023-03-30T12:53:00Z">
        <w:r w:rsidR="00261632">
          <w:rPr>
            <w:rFonts w:ascii="Times New Roman" w:hAnsi="Times New Roman"/>
            <w:color w:val="242424"/>
            <w:sz w:val="24"/>
            <w:szCs w:val="24"/>
            <w:shd w:val="clear" w:color="auto" w:fill="FFFFFF"/>
          </w:rPr>
          <w:t>both</w:t>
        </w:r>
        <w:r w:rsidR="00261632" w:rsidRPr="008D35DA">
          <w:rPr>
            <w:rFonts w:ascii="Times New Roman" w:hAnsi="Times New Roman"/>
            <w:color w:val="242424"/>
            <w:sz w:val="24"/>
            <w:szCs w:val="24"/>
            <w:shd w:val="clear" w:color="auto" w:fill="FFFFFF"/>
          </w:rPr>
          <w:t xml:space="preserve"> </w:t>
        </w:r>
      </w:ins>
      <w:r w:rsidR="00833B40" w:rsidRPr="008D35DA">
        <w:rPr>
          <w:rFonts w:ascii="Times New Roman" w:hAnsi="Times New Roman"/>
          <w:color w:val="242424"/>
          <w:sz w:val="24"/>
          <w:szCs w:val="24"/>
          <w:shd w:val="clear" w:color="auto" w:fill="FFFFFF"/>
        </w:rPr>
        <w:t xml:space="preserve">Ricker </w:t>
      </w:r>
      <w:del w:id="37" w:author="Holmes, John" w:date="2023-03-30T12:53:00Z">
        <w:r w:rsidR="00833B40" w:rsidRPr="008D35DA" w:rsidDel="00261632">
          <w:rPr>
            <w:rFonts w:ascii="Times New Roman" w:hAnsi="Times New Roman"/>
            <w:color w:val="242424"/>
            <w:sz w:val="24"/>
            <w:szCs w:val="24"/>
            <w:shd w:val="clear" w:color="auto" w:fill="FFFFFF"/>
          </w:rPr>
          <w:delText xml:space="preserve">or </w:delText>
        </w:r>
      </w:del>
      <w:ins w:id="38" w:author="Holmes, John" w:date="2023-03-30T12:53:00Z">
        <w:r w:rsidR="00261632">
          <w:rPr>
            <w:rFonts w:ascii="Times New Roman" w:hAnsi="Times New Roman"/>
            <w:color w:val="242424"/>
            <w:sz w:val="24"/>
            <w:szCs w:val="24"/>
            <w:shd w:val="clear" w:color="auto" w:fill="FFFFFF"/>
          </w:rPr>
          <w:t>and</w:t>
        </w:r>
        <w:r w:rsidR="00261632" w:rsidRPr="008D35DA">
          <w:rPr>
            <w:rFonts w:ascii="Times New Roman" w:hAnsi="Times New Roman"/>
            <w:color w:val="242424"/>
            <w:sz w:val="24"/>
            <w:szCs w:val="24"/>
            <w:shd w:val="clear" w:color="auto" w:fill="FFFFFF"/>
          </w:rPr>
          <w:t xml:space="preserve"> </w:t>
        </w:r>
      </w:ins>
      <w:r w:rsidR="00833B40" w:rsidRPr="008D35DA">
        <w:rPr>
          <w:rFonts w:ascii="Times New Roman" w:hAnsi="Times New Roman"/>
          <w:color w:val="242424"/>
          <w:sz w:val="24"/>
          <w:szCs w:val="24"/>
          <w:shd w:val="clear" w:color="auto" w:fill="FFFFFF"/>
        </w:rPr>
        <w:t xml:space="preserve">Power models coupled with </w:t>
      </w:r>
      <w:r w:rsidR="00100CCA" w:rsidRPr="008D35DA">
        <w:rPr>
          <w:rFonts w:ascii="Times New Roman" w:hAnsi="Times New Roman"/>
          <w:color w:val="242424"/>
          <w:sz w:val="24"/>
          <w:szCs w:val="24"/>
          <w:shd w:val="clear" w:color="auto" w:fill="FFFFFF"/>
        </w:rPr>
        <w:t xml:space="preserve">the </w:t>
      </w:r>
      <w:r w:rsidR="00833B40" w:rsidRPr="008D35DA">
        <w:rPr>
          <w:rFonts w:ascii="Times New Roman" w:hAnsi="Times New Roman"/>
          <w:color w:val="242424"/>
          <w:sz w:val="24"/>
          <w:szCs w:val="24"/>
          <w:shd w:val="clear" w:color="auto" w:fill="FFFFFF"/>
        </w:rPr>
        <w:t>newly included covariates</w:t>
      </w:r>
      <w:ins w:id="39" w:author="Holmes, John" w:date="2023-03-30T12:54:00Z">
        <w:r w:rsidR="00261632">
          <w:rPr>
            <w:rFonts w:ascii="Times New Roman" w:hAnsi="Times New Roman"/>
            <w:color w:val="242424"/>
            <w:sz w:val="24"/>
            <w:szCs w:val="24"/>
            <w:shd w:val="clear" w:color="auto" w:fill="FFFFFF"/>
          </w:rPr>
          <w:t xml:space="preserve"> performed well</w:t>
        </w:r>
      </w:ins>
      <w:r w:rsidR="00833B40" w:rsidRPr="008D35DA">
        <w:rPr>
          <w:rFonts w:ascii="Times New Roman" w:hAnsi="Times New Roman"/>
          <w:color w:val="242424"/>
          <w:sz w:val="24"/>
          <w:szCs w:val="24"/>
          <w:shd w:val="clear" w:color="auto" w:fill="FFFFFF"/>
        </w:rPr>
        <w:t xml:space="preserve">. </w:t>
      </w:r>
      <w:r w:rsidR="009F77F5">
        <w:rPr>
          <w:rFonts w:ascii="Times New Roman" w:hAnsi="Times New Roman"/>
          <w:color w:val="242424"/>
          <w:sz w:val="24"/>
          <w:szCs w:val="24"/>
          <w:shd w:val="clear" w:color="auto" w:fill="FFFFFF"/>
        </w:rPr>
        <w:t xml:space="preserve">In addition, </w:t>
      </w:r>
      <w:r w:rsidR="00833B40" w:rsidRPr="008D35DA">
        <w:rPr>
          <w:rFonts w:ascii="Times New Roman" w:hAnsi="Times New Roman"/>
          <w:color w:val="242424"/>
          <w:sz w:val="24"/>
          <w:szCs w:val="24"/>
          <w:shd w:val="clear" w:color="auto" w:fill="FFFFFF"/>
        </w:rPr>
        <w:t xml:space="preserve">models selected </w:t>
      </w:r>
      <w:r w:rsidR="00207452" w:rsidRPr="008D35DA">
        <w:rPr>
          <w:rFonts w:ascii="Times New Roman" w:hAnsi="Times New Roman"/>
          <w:color w:val="242424"/>
          <w:sz w:val="24"/>
          <w:szCs w:val="24"/>
          <w:shd w:val="clear" w:color="auto" w:fill="FFFFFF"/>
        </w:rPr>
        <w:t xml:space="preserve">a decade </w:t>
      </w:r>
      <w:r w:rsidR="00005ACD">
        <w:rPr>
          <w:rFonts w:ascii="Times New Roman" w:hAnsi="Times New Roman"/>
          <w:color w:val="242424"/>
          <w:sz w:val="24"/>
          <w:szCs w:val="24"/>
          <w:shd w:val="clear" w:color="auto" w:fill="FFFFFF"/>
        </w:rPr>
        <w:t xml:space="preserve">ago </w:t>
      </w:r>
      <w:r w:rsidR="00833B40" w:rsidRPr="008D35DA">
        <w:rPr>
          <w:rFonts w:ascii="Times New Roman" w:hAnsi="Times New Roman"/>
          <w:color w:val="242424"/>
          <w:sz w:val="24"/>
          <w:szCs w:val="24"/>
          <w:shd w:val="clear" w:color="auto" w:fill="FFFFFF"/>
        </w:rPr>
        <w:t xml:space="preserve">underperformed compared to those </w:t>
      </w:r>
      <w:r w:rsidR="00207452" w:rsidRPr="008D35DA">
        <w:rPr>
          <w:rFonts w:ascii="Times New Roman" w:hAnsi="Times New Roman"/>
          <w:color w:val="242424"/>
          <w:sz w:val="24"/>
          <w:szCs w:val="24"/>
          <w:shd w:val="clear" w:color="auto" w:fill="FFFFFF"/>
        </w:rPr>
        <w:t>selected</w:t>
      </w:r>
      <w:r w:rsidR="00833B40" w:rsidRPr="008D35DA">
        <w:rPr>
          <w:rFonts w:ascii="Times New Roman" w:hAnsi="Times New Roman"/>
          <w:color w:val="242424"/>
          <w:sz w:val="24"/>
          <w:szCs w:val="24"/>
          <w:shd w:val="clear" w:color="auto" w:fill="FFFFFF"/>
        </w:rPr>
        <w:t xml:space="preserve"> based on our retrospective analysis for the period of 2009 to 2020. </w:t>
      </w:r>
      <w:bookmarkStart w:id="40" w:name="_Hlk126050278"/>
      <w:r w:rsidR="005266B1" w:rsidRPr="008D35DA">
        <w:rPr>
          <w:rFonts w:ascii="Times New Roman" w:hAnsi="Times New Roman"/>
          <w:color w:val="242424"/>
          <w:sz w:val="24"/>
          <w:szCs w:val="24"/>
          <w:shd w:val="clear" w:color="auto" w:fill="FFFFFF"/>
        </w:rPr>
        <w:t xml:space="preserve">We </w:t>
      </w:r>
      <w:del w:id="41" w:author="Holmes, John" w:date="2023-03-30T12:55:00Z">
        <w:r w:rsidR="005266B1" w:rsidRPr="008D35DA" w:rsidDel="00261632">
          <w:rPr>
            <w:rFonts w:ascii="Times New Roman" w:hAnsi="Times New Roman"/>
            <w:color w:val="242424"/>
            <w:sz w:val="24"/>
            <w:szCs w:val="24"/>
            <w:shd w:val="clear" w:color="auto" w:fill="FFFFFF"/>
          </w:rPr>
          <w:delText xml:space="preserve">advocate </w:delText>
        </w:r>
      </w:del>
      <w:ins w:id="42" w:author="Holmes, John" w:date="2023-03-30T12:55:00Z">
        <w:r w:rsidR="00261632">
          <w:rPr>
            <w:rFonts w:ascii="Times New Roman" w:hAnsi="Times New Roman"/>
            <w:color w:val="242424"/>
            <w:sz w:val="24"/>
            <w:szCs w:val="24"/>
            <w:shd w:val="clear" w:color="auto" w:fill="FFFFFF"/>
          </w:rPr>
          <w:t>conclude</w:t>
        </w:r>
        <w:r w:rsidR="00261632" w:rsidRPr="008D35DA">
          <w:rPr>
            <w:rFonts w:ascii="Times New Roman" w:hAnsi="Times New Roman"/>
            <w:color w:val="242424"/>
            <w:sz w:val="24"/>
            <w:szCs w:val="24"/>
            <w:shd w:val="clear" w:color="auto" w:fill="FFFFFF"/>
          </w:rPr>
          <w:t xml:space="preserve"> </w:t>
        </w:r>
      </w:ins>
      <w:r w:rsidR="005266B1" w:rsidRPr="008D35DA">
        <w:rPr>
          <w:rFonts w:ascii="Times New Roman" w:hAnsi="Times New Roman"/>
          <w:color w:val="242424"/>
          <w:sz w:val="24"/>
          <w:szCs w:val="24"/>
          <w:shd w:val="clear" w:color="auto" w:fill="FFFFFF"/>
        </w:rPr>
        <w:t xml:space="preserve">that </w:t>
      </w:r>
      <w:r w:rsidR="00207452" w:rsidRPr="008D35DA">
        <w:rPr>
          <w:rFonts w:ascii="Times New Roman" w:hAnsi="Times New Roman"/>
          <w:color w:val="242424"/>
          <w:sz w:val="24"/>
          <w:szCs w:val="24"/>
          <w:shd w:val="clear" w:color="auto" w:fill="FFFFFF"/>
        </w:rPr>
        <w:t>forecast models need to be continuously evaluated in the face of increasing environmental change</w:t>
      </w:r>
      <w:r w:rsidR="00474AD0" w:rsidRPr="008D35DA">
        <w:rPr>
          <w:rFonts w:ascii="Times New Roman" w:hAnsi="Times New Roman"/>
          <w:color w:val="242424"/>
          <w:sz w:val="24"/>
          <w:szCs w:val="24"/>
          <w:shd w:val="clear" w:color="auto" w:fill="FFFFFF"/>
        </w:rPr>
        <w:t>,</w:t>
      </w:r>
      <w:r w:rsidR="00207452" w:rsidRPr="008D35DA">
        <w:rPr>
          <w:rFonts w:ascii="Times New Roman" w:hAnsi="Times New Roman"/>
          <w:color w:val="242424"/>
          <w:sz w:val="24"/>
          <w:szCs w:val="24"/>
          <w:shd w:val="clear" w:color="auto" w:fill="FFFFFF"/>
        </w:rPr>
        <w:t xml:space="preserve"> </w:t>
      </w:r>
      <w:r w:rsidR="0032155B">
        <w:rPr>
          <w:rFonts w:ascii="Times New Roman" w:hAnsi="Times New Roman"/>
          <w:color w:val="242424"/>
          <w:sz w:val="24"/>
          <w:szCs w:val="24"/>
          <w:shd w:val="clear" w:color="auto" w:fill="FFFFFF"/>
        </w:rPr>
        <w:t xml:space="preserve">and that </w:t>
      </w:r>
      <w:r w:rsidR="00F07EA5" w:rsidRPr="008D35DA">
        <w:rPr>
          <w:rFonts w:ascii="Times New Roman" w:hAnsi="Times New Roman"/>
          <w:color w:val="242424"/>
          <w:sz w:val="24"/>
          <w:szCs w:val="24"/>
          <w:shd w:val="clear" w:color="auto" w:fill="FFFFFF"/>
        </w:rPr>
        <w:t>new models able to deal</w:t>
      </w:r>
      <w:r w:rsidR="00833B40" w:rsidRPr="008D35DA">
        <w:rPr>
          <w:rFonts w:ascii="Times New Roman" w:hAnsi="Times New Roman"/>
          <w:color w:val="242424"/>
          <w:sz w:val="24"/>
          <w:szCs w:val="24"/>
          <w:shd w:val="clear" w:color="auto" w:fill="FFFFFF"/>
        </w:rPr>
        <w:t xml:space="preserve"> </w:t>
      </w:r>
      <w:r w:rsidR="00207452" w:rsidRPr="008D35DA">
        <w:rPr>
          <w:rFonts w:ascii="Times New Roman" w:hAnsi="Times New Roman"/>
          <w:color w:val="242424"/>
          <w:sz w:val="24"/>
          <w:szCs w:val="24"/>
          <w:shd w:val="clear" w:color="auto" w:fill="FFFFFF"/>
        </w:rPr>
        <w:t xml:space="preserve">with </w:t>
      </w:r>
      <w:r w:rsidR="00F07EA5" w:rsidRPr="008D35DA">
        <w:rPr>
          <w:rFonts w:ascii="Times New Roman" w:hAnsi="Times New Roman"/>
          <w:color w:val="242424"/>
          <w:sz w:val="24"/>
          <w:szCs w:val="24"/>
          <w:shd w:val="clear" w:color="auto" w:fill="FFFFFF"/>
        </w:rPr>
        <w:t xml:space="preserve">non-stationary relationships between </w:t>
      </w:r>
      <w:ins w:id="43" w:author="Holmes, John" w:date="2023-03-30T12:53:00Z">
        <w:r w:rsidR="00261632">
          <w:rPr>
            <w:rFonts w:ascii="Times New Roman" w:hAnsi="Times New Roman"/>
            <w:color w:val="242424"/>
            <w:sz w:val="24"/>
            <w:szCs w:val="24"/>
            <w:shd w:val="clear" w:color="auto" w:fill="FFFFFF"/>
          </w:rPr>
          <w:t xml:space="preserve">the </w:t>
        </w:r>
      </w:ins>
      <w:r w:rsidR="00F07EA5" w:rsidRPr="008D35DA">
        <w:rPr>
          <w:rFonts w:ascii="Times New Roman" w:hAnsi="Times New Roman"/>
          <w:color w:val="242424"/>
          <w:sz w:val="24"/>
          <w:szCs w:val="24"/>
          <w:shd w:val="clear" w:color="auto" w:fill="FFFFFF"/>
        </w:rPr>
        <w:t xml:space="preserve">environment </w:t>
      </w:r>
      <w:r w:rsidR="00F07EA5" w:rsidRPr="00176091">
        <w:rPr>
          <w:rFonts w:ascii="Times New Roman" w:hAnsi="Times New Roman"/>
          <w:color w:val="242424"/>
          <w:sz w:val="24"/>
          <w:szCs w:val="24"/>
          <w:highlight w:val="yellow"/>
          <w:shd w:val="clear" w:color="auto" w:fill="FFFFFF"/>
          <w:rPrChange w:id="44" w:author="Holmes, John" w:date="2023-03-30T12:56:00Z">
            <w:rPr>
              <w:rFonts w:ascii="Times New Roman" w:hAnsi="Times New Roman"/>
              <w:color w:val="242424"/>
              <w:sz w:val="24"/>
              <w:szCs w:val="24"/>
              <w:shd w:val="clear" w:color="auto" w:fill="FFFFFF"/>
            </w:rPr>
          </w:rPrChange>
        </w:rPr>
        <w:t xml:space="preserve">and </w:t>
      </w:r>
      <w:r w:rsidR="0078086B" w:rsidRPr="00176091">
        <w:rPr>
          <w:rFonts w:ascii="Times New Roman" w:hAnsi="Times New Roman"/>
          <w:color w:val="242424"/>
          <w:sz w:val="24"/>
          <w:szCs w:val="24"/>
          <w:highlight w:val="yellow"/>
          <w:shd w:val="clear" w:color="auto" w:fill="FFFFFF"/>
          <w:rPrChange w:id="45" w:author="Holmes, John" w:date="2023-03-30T12:56:00Z">
            <w:rPr>
              <w:rFonts w:ascii="Times New Roman" w:hAnsi="Times New Roman"/>
              <w:color w:val="242424"/>
              <w:sz w:val="24"/>
              <w:szCs w:val="24"/>
              <w:shd w:val="clear" w:color="auto" w:fill="FFFFFF"/>
            </w:rPr>
          </w:rPrChange>
        </w:rPr>
        <w:t>Sockeye</w:t>
      </w:r>
      <w:r w:rsidR="00F07EA5" w:rsidRPr="00176091">
        <w:rPr>
          <w:rFonts w:ascii="Times New Roman" w:hAnsi="Times New Roman"/>
          <w:color w:val="242424"/>
          <w:sz w:val="24"/>
          <w:szCs w:val="24"/>
          <w:highlight w:val="yellow"/>
          <w:shd w:val="clear" w:color="auto" w:fill="FFFFFF"/>
          <w:rPrChange w:id="46" w:author="Holmes, John" w:date="2023-03-30T12:56:00Z">
            <w:rPr>
              <w:rFonts w:ascii="Times New Roman" w:hAnsi="Times New Roman"/>
              <w:color w:val="242424"/>
              <w:sz w:val="24"/>
              <w:szCs w:val="24"/>
              <w:shd w:val="clear" w:color="auto" w:fill="FFFFFF"/>
            </w:rPr>
          </w:rPrChange>
        </w:rPr>
        <w:t xml:space="preserve"> dynamics </w:t>
      </w:r>
      <w:r w:rsidR="00474AD0" w:rsidRPr="00176091">
        <w:rPr>
          <w:rFonts w:ascii="Times New Roman" w:hAnsi="Times New Roman"/>
          <w:color w:val="242424"/>
          <w:sz w:val="24"/>
          <w:szCs w:val="24"/>
          <w:highlight w:val="yellow"/>
          <w:shd w:val="clear" w:color="auto" w:fill="FFFFFF"/>
          <w:rPrChange w:id="47" w:author="Holmes, John" w:date="2023-03-30T12:56:00Z">
            <w:rPr>
              <w:rFonts w:ascii="Times New Roman" w:hAnsi="Times New Roman"/>
              <w:color w:val="242424"/>
              <w:sz w:val="24"/>
              <w:szCs w:val="24"/>
              <w:shd w:val="clear" w:color="auto" w:fill="FFFFFF"/>
            </w:rPr>
          </w:rPrChange>
        </w:rPr>
        <w:t>are to</w:t>
      </w:r>
      <w:r w:rsidR="00F07EA5" w:rsidRPr="00176091">
        <w:rPr>
          <w:rFonts w:ascii="Times New Roman" w:hAnsi="Times New Roman"/>
          <w:color w:val="242424"/>
          <w:sz w:val="24"/>
          <w:szCs w:val="24"/>
          <w:highlight w:val="yellow"/>
          <w:shd w:val="clear" w:color="auto" w:fill="FFFFFF"/>
          <w:rPrChange w:id="48" w:author="Holmes, John" w:date="2023-03-30T12:56:00Z">
            <w:rPr>
              <w:rFonts w:ascii="Times New Roman" w:hAnsi="Times New Roman"/>
              <w:color w:val="242424"/>
              <w:sz w:val="24"/>
              <w:szCs w:val="24"/>
              <w:shd w:val="clear" w:color="auto" w:fill="FFFFFF"/>
            </w:rPr>
          </w:rPrChange>
        </w:rPr>
        <w:t xml:space="preserve"> be developed and</w:t>
      </w:r>
      <w:r w:rsidR="00207452" w:rsidRPr="00176091">
        <w:rPr>
          <w:rFonts w:ascii="Times New Roman" w:hAnsi="Times New Roman"/>
          <w:color w:val="242424"/>
          <w:sz w:val="24"/>
          <w:szCs w:val="24"/>
          <w:highlight w:val="yellow"/>
          <w:shd w:val="clear" w:color="auto" w:fill="FFFFFF"/>
          <w:rPrChange w:id="49" w:author="Holmes, John" w:date="2023-03-30T12:56:00Z">
            <w:rPr>
              <w:rFonts w:ascii="Times New Roman" w:hAnsi="Times New Roman"/>
              <w:color w:val="242424"/>
              <w:sz w:val="24"/>
              <w:szCs w:val="24"/>
              <w:shd w:val="clear" w:color="auto" w:fill="FFFFFF"/>
            </w:rPr>
          </w:rPrChange>
        </w:rPr>
        <w:t xml:space="preserve"> evaluated</w:t>
      </w:r>
      <w:r w:rsidR="0032155B" w:rsidRPr="00176091">
        <w:rPr>
          <w:rFonts w:ascii="Times New Roman" w:hAnsi="Times New Roman"/>
          <w:color w:val="242424"/>
          <w:sz w:val="24"/>
          <w:szCs w:val="24"/>
          <w:highlight w:val="yellow"/>
          <w:shd w:val="clear" w:color="auto" w:fill="FFFFFF"/>
          <w:rPrChange w:id="50" w:author="Holmes, John" w:date="2023-03-30T12:56:00Z">
            <w:rPr>
              <w:rFonts w:ascii="Times New Roman" w:hAnsi="Times New Roman"/>
              <w:color w:val="242424"/>
              <w:sz w:val="24"/>
              <w:szCs w:val="24"/>
              <w:shd w:val="clear" w:color="auto" w:fill="FFFFFF"/>
            </w:rPr>
          </w:rPrChange>
        </w:rPr>
        <w:t xml:space="preserve"> with </w:t>
      </w:r>
      <w:r w:rsidR="00474AD0" w:rsidRPr="00176091">
        <w:rPr>
          <w:rFonts w:ascii="Times New Roman" w:hAnsi="Times New Roman"/>
          <w:color w:val="242424"/>
          <w:sz w:val="24"/>
          <w:szCs w:val="24"/>
          <w:highlight w:val="yellow"/>
          <w:shd w:val="clear" w:color="auto" w:fill="FFFFFF"/>
          <w:rPrChange w:id="51" w:author="Holmes, John" w:date="2023-03-30T12:56:00Z">
            <w:rPr>
              <w:rFonts w:ascii="Times New Roman" w:hAnsi="Times New Roman"/>
              <w:color w:val="242424"/>
              <w:sz w:val="24"/>
              <w:szCs w:val="24"/>
              <w:shd w:val="clear" w:color="auto" w:fill="FFFFFF"/>
            </w:rPr>
          </w:rPrChange>
        </w:rPr>
        <w:t xml:space="preserve">environmental and ecological factors </w:t>
      </w:r>
      <w:r w:rsidR="0032155B" w:rsidRPr="00176091">
        <w:rPr>
          <w:rFonts w:ascii="Times New Roman" w:hAnsi="Times New Roman"/>
          <w:color w:val="242424"/>
          <w:sz w:val="24"/>
          <w:szCs w:val="24"/>
          <w:highlight w:val="yellow"/>
          <w:shd w:val="clear" w:color="auto" w:fill="FFFFFF"/>
          <w:rPrChange w:id="52" w:author="Holmes, John" w:date="2023-03-30T12:56:00Z">
            <w:rPr>
              <w:rFonts w:ascii="Times New Roman" w:hAnsi="Times New Roman"/>
              <w:color w:val="242424"/>
              <w:sz w:val="24"/>
              <w:szCs w:val="24"/>
              <w:shd w:val="clear" w:color="auto" w:fill="FFFFFF"/>
            </w:rPr>
          </w:rPrChange>
        </w:rPr>
        <w:t>be</w:t>
      </w:r>
      <w:r w:rsidR="009F77F5" w:rsidRPr="00176091">
        <w:rPr>
          <w:rFonts w:ascii="Times New Roman" w:hAnsi="Times New Roman"/>
          <w:color w:val="242424"/>
          <w:sz w:val="24"/>
          <w:szCs w:val="24"/>
          <w:highlight w:val="yellow"/>
          <w:shd w:val="clear" w:color="auto" w:fill="FFFFFF"/>
          <w:rPrChange w:id="53" w:author="Holmes, John" w:date="2023-03-30T12:56:00Z">
            <w:rPr>
              <w:rFonts w:ascii="Times New Roman" w:hAnsi="Times New Roman"/>
              <w:color w:val="242424"/>
              <w:sz w:val="24"/>
              <w:szCs w:val="24"/>
              <w:shd w:val="clear" w:color="auto" w:fill="FFFFFF"/>
            </w:rPr>
          </w:rPrChange>
        </w:rPr>
        <w:t>ing</w:t>
      </w:r>
      <w:r w:rsidR="0032155B" w:rsidRPr="00176091">
        <w:rPr>
          <w:rFonts w:ascii="Times New Roman" w:hAnsi="Times New Roman"/>
          <w:color w:val="242424"/>
          <w:sz w:val="24"/>
          <w:szCs w:val="24"/>
          <w:highlight w:val="yellow"/>
          <w:shd w:val="clear" w:color="auto" w:fill="FFFFFF"/>
          <w:rPrChange w:id="54" w:author="Holmes, John" w:date="2023-03-30T12:56:00Z">
            <w:rPr>
              <w:rFonts w:ascii="Times New Roman" w:hAnsi="Times New Roman"/>
              <w:color w:val="242424"/>
              <w:sz w:val="24"/>
              <w:szCs w:val="24"/>
              <w:shd w:val="clear" w:color="auto" w:fill="FFFFFF"/>
            </w:rPr>
          </w:rPrChange>
        </w:rPr>
        <w:t xml:space="preserve"> explicitly incorporated and </w:t>
      </w:r>
      <w:r w:rsidR="00474AD0" w:rsidRPr="00176091">
        <w:rPr>
          <w:rFonts w:ascii="Times New Roman" w:hAnsi="Times New Roman"/>
          <w:color w:val="242424"/>
          <w:sz w:val="24"/>
          <w:szCs w:val="24"/>
          <w:highlight w:val="yellow"/>
          <w:shd w:val="clear" w:color="auto" w:fill="FFFFFF"/>
          <w:rPrChange w:id="55" w:author="Holmes, John" w:date="2023-03-30T12:56:00Z">
            <w:rPr>
              <w:rFonts w:ascii="Times New Roman" w:hAnsi="Times New Roman"/>
              <w:color w:val="242424"/>
              <w:sz w:val="24"/>
              <w:szCs w:val="24"/>
              <w:shd w:val="clear" w:color="auto" w:fill="FFFFFF"/>
            </w:rPr>
          </w:rPrChange>
        </w:rPr>
        <w:t>assessed</w:t>
      </w:r>
      <w:r w:rsidR="0032155B" w:rsidRPr="00176091">
        <w:rPr>
          <w:rFonts w:ascii="Times New Roman" w:hAnsi="Times New Roman"/>
          <w:color w:val="242424"/>
          <w:sz w:val="24"/>
          <w:szCs w:val="24"/>
          <w:highlight w:val="yellow"/>
          <w:shd w:val="clear" w:color="auto" w:fill="FFFFFF"/>
          <w:rPrChange w:id="56" w:author="Holmes, John" w:date="2023-03-30T12:56:00Z">
            <w:rPr>
              <w:rFonts w:ascii="Times New Roman" w:hAnsi="Times New Roman"/>
              <w:color w:val="242424"/>
              <w:sz w:val="24"/>
              <w:szCs w:val="24"/>
              <w:shd w:val="clear" w:color="auto" w:fill="FFFFFF"/>
            </w:rPr>
          </w:rPrChange>
        </w:rPr>
        <w:t xml:space="preserve"> for their impacts</w:t>
      </w:r>
      <w:r w:rsidR="00315DB1" w:rsidRPr="00176091">
        <w:rPr>
          <w:rFonts w:ascii="Times New Roman" w:hAnsi="Times New Roman"/>
          <w:color w:val="242424"/>
          <w:sz w:val="24"/>
          <w:szCs w:val="24"/>
          <w:highlight w:val="yellow"/>
          <w:shd w:val="clear" w:color="auto" w:fill="FFFFFF"/>
          <w:rPrChange w:id="57" w:author="Holmes, John" w:date="2023-03-30T12:56:00Z">
            <w:rPr>
              <w:rFonts w:ascii="Times New Roman" w:hAnsi="Times New Roman"/>
              <w:color w:val="242424"/>
              <w:sz w:val="24"/>
              <w:szCs w:val="24"/>
              <w:shd w:val="clear" w:color="auto" w:fill="FFFFFF"/>
            </w:rPr>
          </w:rPrChange>
        </w:rPr>
        <w:t>.</w:t>
      </w:r>
      <w:r w:rsidR="00315DB1" w:rsidRPr="008D35DA">
        <w:rPr>
          <w:rFonts w:ascii="Times New Roman" w:hAnsi="Times New Roman"/>
          <w:color w:val="242424"/>
          <w:sz w:val="24"/>
          <w:szCs w:val="24"/>
          <w:shd w:val="clear" w:color="auto" w:fill="FFFFFF"/>
        </w:rPr>
        <w:t xml:space="preserve"> </w:t>
      </w:r>
      <w:r w:rsidR="00F07EA5" w:rsidRPr="008D35DA">
        <w:rPr>
          <w:rFonts w:ascii="Times New Roman" w:hAnsi="Times New Roman"/>
          <w:color w:val="242424"/>
          <w:sz w:val="24"/>
          <w:szCs w:val="24"/>
          <w:shd w:val="clear" w:color="auto" w:fill="FFFFFF"/>
        </w:rPr>
        <w:t xml:space="preserve"> </w:t>
      </w:r>
    </w:p>
    <w:bookmarkEnd w:id="40"/>
    <w:p w14:paraId="777DB679" w14:textId="5D178ED3" w:rsidR="003D4BE6" w:rsidRPr="004D222F" w:rsidRDefault="00AD55A3" w:rsidP="004D222F">
      <w:pPr>
        <w:pStyle w:val="BodyText"/>
        <w:spacing w:line="480" w:lineRule="auto"/>
        <w:rPr>
          <w:rFonts w:ascii="Times New Roman" w:hAnsi="Times New Roman"/>
          <w:b/>
          <w:bCs/>
          <w:sz w:val="24"/>
          <w:szCs w:val="24"/>
        </w:rPr>
      </w:pPr>
      <w:r w:rsidRPr="00AD55A3">
        <w:rPr>
          <w:rFonts w:ascii="Times New Roman" w:hAnsi="Times New Roman"/>
          <w:b/>
          <w:bCs/>
          <w:sz w:val="24"/>
          <w:szCs w:val="24"/>
        </w:rPr>
        <w:t>Key words</w:t>
      </w:r>
      <w:r w:rsidRPr="008D35DA">
        <w:rPr>
          <w:rFonts w:ascii="Times New Roman" w:hAnsi="Times New Roman"/>
          <w:sz w:val="24"/>
          <w:szCs w:val="24"/>
        </w:rPr>
        <w:t xml:space="preserve">: </w:t>
      </w:r>
      <w:r w:rsidR="004D5F1D">
        <w:rPr>
          <w:rFonts w:ascii="Times New Roman" w:hAnsi="Times New Roman"/>
          <w:sz w:val="24"/>
          <w:szCs w:val="24"/>
        </w:rPr>
        <w:t xml:space="preserve">environmental </w:t>
      </w:r>
      <w:r w:rsidR="003D4BE6">
        <w:rPr>
          <w:rFonts w:ascii="Times New Roman" w:hAnsi="Times New Roman"/>
          <w:sz w:val="24"/>
          <w:szCs w:val="24"/>
        </w:rPr>
        <w:t>covariates</w:t>
      </w:r>
      <w:r w:rsidR="004D5F1D">
        <w:rPr>
          <w:rFonts w:ascii="Times New Roman" w:hAnsi="Times New Roman"/>
          <w:sz w:val="24"/>
          <w:szCs w:val="24"/>
        </w:rPr>
        <w:t xml:space="preserve">, </w:t>
      </w:r>
      <w:r w:rsidR="004D5F1D" w:rsidRPr="008D35DA">
        <w:rPr>
          <w:rFonts w:ascii="Times New Roman" w:hAnsi="Times New Roman"/>
          <w:i/>
          <w:iCs/>
          <w:sz w:val="24"/>
          <w:szCs w:val="24"/>
        </w:rPr>
        <w:t>Oncorhynchus nerka</w:t>
      </w:r>
      <w:r w:rsidR="004D5F1D" w:rsidRPr="008D35DA">
        <w:rPr>
          <w:rFonts w:ascii="Times New Roman" w:hAnsi="Times New Roman"/>
          <w:sz w:val="24"/>
          <w:szCs w:val="24"/>
        </w:rPr>
        <w:t xml:space="preserve">, </w:t>
      </w:r>
      <w:r w:rsidRPr="008D35DA">
        <w:rPr>
          <w:rFonts w:ascii="Times New Roman" w:hAnsi="Times New Roman"/>
          <w:sz w:val="24"/>
          <w:szCs w:val="24"/>
        </w:rPr>
        <w:t>pre-season forecast, salmon abundance, Taylor diagram</w:t>
      </w:r>
      <w:r w:rsidR="004D222F">
        <w:rPr>
          <w:b/>
          <w:bCs/>
        </w:rPr>
        <w:br w:type="page"/>
      </w:r>
    </w:p>
    <w:p w14:paraId="198A8713" w14:textId="6B4EA4C4" w:rsidR="00A92331" w:rsidRPr="008D35DA" w:rsidRDefault="00F306C8" w:rsidP="000C7135">
      <w:pPr>
        <w:pStyle w:val="ListParagraph"/>
        <w:numPr>
          <w:ilvl w:val="0"/>
          <w:numId w:val="22"/>
        </w:numPr>
        <w:spacing w:line="480" w:lineRule="auto"/>
        <w:ind w:left="360"/>
        <w:rPr>
          <w:b/>
          <w:bCs/>
        </w:rPr>
      </w:pPr>
      <w:r w:rsidRPr="008D35DA">
        <w:rPr>
          <w:b/>
          <w:bCs/>
        </w:rPr>
        <w:lastRenderedPageBreak/>
        <w:t>Introduction</w:t>
      </w:r>
    </w:p>
    <w:p w14:paraId="23C3CFDB" w14:textId="7EB5C5B4" w:rsidR="00021BCA" w:rsidRPr="008D35DA" w:rsidRDefault="000B2566"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salmon (</w:t>
      </w:r>
      <w:r w:rsidRPr="008D35DA">
        <w:rPr>
          <w:rFonts w:ascii="Times New Roman" w:hAnsi="Times New Roman" w:cs="Times New Roman"/>
          <w:i/>
          <w:iCs/>
          <w:color w:val="242424"/>
          <w:sz w:val="24"/>
          <w:szCs w:val="24"/>
          <w:shd w:val="clear" w:color="auto" w:fill="FFFFFF"/>
        </w:rPr>
        <w:t>Oncorhynchus nerka</w:t>
      </w:r>
      <w:r w:rsidRPr="008D35DA">
        <w:rPr>
          <w:rFonts w:ascii="Times New Roman" w:hAnsi="Times New Roman" w:cs="Times New Roman"/>
          <w:color w:val="242424"/>
          <w:sz w:val="24"/>
          <w:szCs w:val="24"/>
          <w:shd w:val="clear" w:color="auto" w:fill="FFFFFF"/>
        </w:rPr>
        <w:t xml:space="preserve">) </w:t>
      </w:r>
      <w:del w:id="58" w:author="Holmes, John" w:date="2023-03-30T12:57:00Z">
        <w:r w:rsidRPr="008D35DA" w:rsidDel="00176091">
          <w:rPr>
            <w:rFonts w:ascii="Times New Roman" w:hAnsi="Times New Roman" w:cs="Times New Roman"/>
            <w:color w:val="242424"/>
            <w:sz w:val="24"/>
            <w:szCs w:val="24"/>
            <w:shd w:val="clear" w:color="auto" w:fill="FFFFFF"/>
          </w:rPr>
          <w:delText xml:space="preserve">have </w:delText>
        </w:r>
      </w:del>
      <w:ins w:id="59" w:author="Holmes, John" w:date="2023-03-30T12:57:00Z">
        <w:r w:rsidR="00176091">
          <w:rPr>
            <w:rFonts w:ascii="Times New Roman" w:hAnsi="Times New Roman" w:cs="Times New Roman"/>
            <w:color w:val="242424"/>
            <w:sz w:val="24"/>
            <w:szCs w:val="24"/>
            <w:shd w:val="clear" w:color="auto" w:fill="FFFFFF"/>
          </w:rPr>
          <w:t>make</w:t>
        </w:r>
        <w:r w:rsidR="00176091" w:rsidRPr="008D35DA">
          <w:rPr>
            <w:rFonts w:ascii="Times New Roman" w:hAnsi="Times New Roman" w:cs="Times New Roman"/>
            <w:color w:val="242424"/>
            <w:sz w:val="24"/>
            <w:szCs w:val="24"/>
            <w:shd w:val="clear" w:color="auto" w:fill="FFFFFF"/>
          </w:rPr>
          <w:t xml:space="preserve"> </w:t>
        </w:r>
      </w:ins>
      <w:r w:rsidRPr="008D35DA">
        <w:rPr>
          <w:rFonts w:ascii="Times New Roman" w:hAnsi="Times New Roman" w:cs="Times New Roman"/>
          <w:color w:val="242424"/>
          <w:sz w:val="24"/>
          <w:szCs w:val="24"/>
          <w:shd w:val="clear" w:color="auto" w:fill="FFFFFF"/>
        </w:rPr>
        <w:t>significant economic, ecologic</w:t>
      </w:r>
      <w:ins w:id="60" w:author="Holmes, John" w:date="2023-03-30T12:58:00Z">
        <w:r w:rsidR="00176091">
          <w:rPr>
            <w:rFonts w:ascii="Times New Roman" w:hAnsi="Times New Roman" w:cs="Times New Roman"/>
            <w:color w:val="242424"/>
            <w:sz w:val="24"/>
            <w:szCs w:val="24"/>
            <w:shd w:val="clear" w:color="auto" w:fill="FFFFFF"/>
          </w:rPr>
          <w:t>al</w:t>
        </w:r>
      </w:ins>
      <w:r w:rsidRPr="008D35DA">
        <w:rPr>
          <w:rFonts w:ascii="Times New Roman" w:hAnsi="Times New Roman" w:cs="Times New Roman"/>
          <w:color w:val="242424"/>
          <w:sz w:val="24"/>
          <w:szCs w:val="24"/>
          <w:shd w:val="clear" w:color="auto" w:fill="FFFFFF"/>
        </w:rPr>
        <w:t>, and social contributions throughout the Northeast Pacific</w:t>
      </w:r>
      <w:ins w:id="61" w:author="Holmes, John" w:date="2023-03-30T12:58:00Z">
        <w:r w:rsidR="00176091">
          <w:rPr>
            <w:rFonts w:ascii="Times New Roman" w:hAnsi="Times New Roman" w:cs="Times New Roman"/>
            <w:color w:val="242424"/>
            <w:sz w:val="24"/>
            <w:szCs w:val="24"/>
            <w:shd w:val="clear" w:color="auto" w:fill="FFFFFF"/>
          </w:rPr>
          <w:t xml:space="preserve"> basin</w:t>
        </w:r>
      </w:ins>
      <w:r w:rsidRPr="008D35DA">
        <w:rPr>
          <w:rFonts w:ascii="Times New Roman" w:hAnsi="Times New Roman" w:cs="Times New Roman"/>
          <w:color w:val="242424"/>
          <w:sz w:val="24"/>
          <w:szCs w:val="24"/>
          <w:shd w:val="clear" w:color="auto" w:fill="FFFFFF"/>
        </w:rPr>
        <w:t xml:space="preserve">. The </w:t>
      </w:r>
      <w:del w:id="62" w:author="Holmes, John" w:date="2023-03-30T12:58:00Z">
        <w:r w:rsidRPr="008D35DA" w:rsidDel="00176091">
          <w:rPr>
            <w:rFonts w:ascii="Times New Roman" w:hAnsi="Times New Roman" w:cs="Times New Roman"/>
            <w:color w:val="242424"/>
            <w:sz w:val="24"/>
            <w:szCs w:val="24"/>
            <w:shd w:val="clear" w:color="auto" w:fill="FFFFFF"/>
          </w:rPr>
          <w:delText xml:space="preserve">Canadian Fraser River </w:delText>
        </w:r>
      </w:del>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salmon </w:t>
      </w:r>
      <w:del w:id="63" w:author="Holmes, John" w:date="2023-03-30T12:59:00Z">
        <w:r w:rsidRPr="008D35DA" w:rsidDel="00176091">
          <w:rPr>
            <w:rFonts w:ascii="Times New Roman" w:hAnsi="Times New Roman" w:cs="Times New Roman"/>
            <w:color w:val="242424"/>
            <w:sz w:val="24"/>
            <w:szCs w:val="24"/>
            <w:shd w:val="clear" w:color="auto" w:fill="FFFFFF"/>
          </w:rPr>
          <w:delText xml:space="preserve">is one of the largest stock </w:delText>
        </w:r>
      </w:del>
      <w:r w:rsidRPr="008D35DA">
        <w:rPr>
          <w:rFonts w:ascii="Times New Roman" w:hAnsi="Times New Roman" w:cs="Times New Roman"/>
          <w:color w:val="242424"/>
          <w:sz w:val="24"/>
          <w:szCs w:val="24"/>
          <w:shd w:val="clear" w:color="auto" w:fill="FFFFFF"/>
        </w:rPr>
        <w:t>complex</w:t>
      </w:r>
      <w:del w:id="64" w:author="Holmes, John" w:date="2023-03-30T12:59:00Z">
        <w:r w:rsidRPr="008D35DA" w:rsidDel="00176091">
          <w:rPr>
            <w:rFonts w:ascii="Times New Roman" w:hAnsi="Times New Roman" w:cs="Times New Roman"/>
            <w:color w:val="242424"/>
            <w:sz w:val="24"/>
            <w:szCs w:val="24"/>
            <w:shd w:val="clear" w:color="auto" w:fill="FFFFFF"/>
          </w:rPr>
          <w:delText>es</w:delText>
        </w:r>
      </w:del>
      <w:r w:rsidRPr="008D35DA">
        <w:rPr>
          <w:rFonts w:ascii="Times New Roman" w:hAnsi="Times New Roman" w:cs="Times New Roman"/>
          <w:color w:val="242424"/>
          <w:sz w:val="24"/>
          <w:szCs w:val="24"/>
          <w:shd w:val="clear" w:color="auto" w:fill="FFFFFF"/>
        </w:rPr>
        <w:t xml:space="preserve"> in </w:t>
      </w:r>
      <w:ins w:id="65" w:author="Holmes, John" w:date="2023-03-30T12:59:00Z">
        <w:r w:rsidR="00176091">
          <w:rPr>
            <w:rFonts w:ascii="Times New Roman" w:hAnsi="Times New Roman" w:cs="Times New Roman"/>
            <w:color w:val="242424"/>
            <w:sz w:val="24"/>
            <w:szCs w:val="24"/>
            <w:shd w:val="clear" w:color="auto" w:fill="FFFFFF"/>
          </w:rPr>
          <w:t xml:space="preserve">the Fraser River, British Columbia, Canada, is one of the largest stock complexes in </w:t>
        </w:r>
      </w:ins>
      <w:r w:rsidRPr="008D35DA">
        <w:rPr>
          <w:rFonts w:ascii="Times New Roman" w:hAnsi="Times New Roman" w:cs="Times New Roman"/>
          <w:color w:val="242424"/>
          <w:sz w:val="24"/>
          <w:szCs w:val="24"/>
          <w:shd w:val="clear" w:color="auto" w:fill="FFFFFF"/>
        </w:rPr>
        <w:t>North America</w:t>
      </w:r>
      <w:ins w:id="66" w:author="Fu, Caihong" w:date="2023-04-05T11:25:00Z">
        <w:r w:rsidR="0058052D">
          <w:rPr>
            <w:rFonts w:ascii="Times New Roman" w:hAnsi="Times New Roman" w:cs="Times New Roman"/>
            <w:color w:val="242424"/>
            <w:sz w:val="24"/>
            <w:szCs w:val="24"/>
            <w:shd w:val="clear" w:color="auto" w:fill="FFFFFF"/>
          </w:rPr>
          <w:t>, which</w:t>
        </w:r>
      </w:ins>
      <w:ins w:id="67" w:author="Holmes, John" w:date="2023-03-30T12:59:00Z">
        <w:r w:rsidR="00176091">
          <w:rPr>
            <w:rFonts w:ascii="Times New Roman" w:hAnsi="Times New Roman" w:cs="Times New Roman"/>
            <w:color w:val="242424"/>
            <w:sz w:val="24"/>
            <w:szCs w:val="24"/>
            <w:shd w:val="clear" w:color="auto" w:fill="FFFFFF"/>
          </w:rPr>
          <w:t xml:space="preserve"> </w:t>
        </w:r>
        <w:del w:id="68" w:author="Fu, Caihong" w:date="2023-04-05T11:25:00Z">
          <w:r w:rsidR="00176091" w:rsidDel="0058052D">
            <w:rPr>
              <w:rFonts w:ascii="Times New Roman" w:hAnsi="Times New Roman" w:cs="Times New Roman"/>
              <w:color w:val="242424"/>
              <w:sz w:val="24"/>
              <w:szCs w:val="24"/>
              <w:shd w:val="clear" w:color="auto" w:fill="FFFFFF"/>
            </w:rPr>
            <w:delText>and includes</w:delText>
          </w:r>
        </w:del>
      </w:ins>
      <w:del w:id="69" w:author="Fu, Caihong" w:date="2023-04-05T11:25:00Z">
        <w:r w:rsidRPr="008D35DA" w:rsidDel="0058052D">
          <w:rPr>
            <w:rFonts w:ascii="Times New Roman" w:hAnsi="Times New Roman" w:cs="Times New Roman"/>
            <w:color w:val="242424"/>
            <w:sz w:val="24"/>
            <w:szCs w:val="24"/>
            <w:shd w:val="clear" w:color="auto" w:fill="FFFFFF"/>
          </w:rPr>
          <w:delText xml:space="preserve">, </w:delText>
        </w:r>
      </w:del>
      <w:r w:rsidRPr="008D35DA">
        <w:rPr>
          <w:rFonts w:ascii="Times New Roman" w:hAnsi="Times New Roman" w:cs="Times New Roman"/>
          <w:color w:val="242424"/>
          <w:sz w:val="24"/>
          <w:szCs w:val="24"/>
          <w:shd w:val="clear" w:color="auto" w:fill="FFFFFF"/>
        </w:rPr>
        <w:t>spawn</w:t>
      </w:r>
      <w:del w:id="70" w:author="Fu, Caihong" w:date="2023-04-05T11:25:00Z">
        <w:r w:rsidRPr="008D35DA" w:rsidDel="0058052D">
          <w:rPr>
            <w:rFonts w:ascii="Times New Roman" w:hAnsi="Times New Roman" w:cs="Times New Roman"/>
            <w:color w:val="242424"/>
            <w:sz w:val="24"/>
            <w:szCs w:val="24"/>
            <w:shd w:val="clear" w:color="auto" w:fill="FFFFFF"/>
          </w:rPr>
          <w:delText>ing</w:delText>
        </w:r>
      </w:del>
      <w:r w:rsidRPr="008D35DA">
        <w:rPr>
          <w:rFonts w:ascii="Times New Roman" w:hAnsi="Times New Roman" w:cs="Times New Roman"/>
          <w:color w:val="242424"/>
          <w:sz w:val="24"/>
          <w:szCs w:val="24"/>
          <w:shd w:val="clear" w:color="auto" w:fill="FFFFFF"/>
        </w:rPr>
        <w:t xml:space="preserve"> in hundreds of distinct locations throughout the 220 000 km</w:t>
      </w:r>
      <w:r w:rsidRPr="008D35DA">
        <w:rPr>
          <w:rFonts w:ascii="Times New Roman" w:hAnsi="Times New Roman" w:cs="Times New Roman"/>
          <w:color w:val="242424"/>
          <w:sz w:val="24"/>
          <w:szCs w:val="24"/>
          <w:shd w:val="clear" w:color="auto" w:fill="FFFFFF"/>
          <w:vertAlign w:val="superscript"/>
        </w:rPr>
        <w:t>2</w:t>
      </w:r>
      <w:r w:rsidRPr="008D35DA">
        <w:rPr>
          <w:rFonts w:ascii="Times New Roman" w:hAnsi="Times New Roman" w:cs="Times New Roman"/>
          <w:color w:val="242424"/>
          <w:sz w:val="24"/>
          <w:szCs w:val="24"/>
          <w:shd w:val="clear" w:color="auto" w:fill="FFFFFF"/>
        </w:rPr>
        <w:t xml:space="preserve"> </w:t>
      </w:r>
      <w:del w:id="71" w:author="Holmes, John" w:date="2023-03-30T13:00:00Z">
        <w:r w:rsidRPr="008D35DA" w:rsidDel="00176091">
          <w:rPr>
            <w:rFonts w:ascii="Times New Roman" w:hAnsi="Times New Roman" w:cs="Times New Roman"/>
            <w:color w:val="242424"/>
            <w:sz w:val="24"/>
            <w:szCs w:val="24"/>
            <w:shd w:val="clear" w:color="auto" w:fill="FFFFFF"/>
          </w:rPr>
          <w:delText>Fraser River</w:delText>
        </w:r>
      </w:del>
      <w:ins w:id="72" w:author="Holmes, John" w:date="2023-03-30T13:00:00Z">
        <w:r w:rsidR="00176091">
          <w:rPr>
            <w:rFonts w:ascii="Times New Roman" w:hAnsi="Times New Roman" w:cs="Times New Roman"/>
            <w:color w:val="242424"/>
            <w:sz w:val="24"/>
            <w:szCs w:val="24"/>
            <w:shd w:val="clear" w:color="auto" w:fill="FFFFFF"/>
          </w:rPr>
          <w:t>drainage</w:t>
        </w:r>
      </w:ins>
      <w:r w:rsidRPr="008D35DA">
        <w:rPr>
          <w:rFonts w:ascii="Times New Roman" w:hAnsi="Times New Roman" w:cs="Times New Roman"/>
          <w:color w:val="242424"/>
          <w:sz w:val="24"/>
          <w:szCs w:val="24"/>
          <w:shd w:val="clear" w:color="auto" w:fill="FFFFFF"/>
        </w:rPr>
        <w:t xml:space="preserve"> basin (</w:t>
      </w:r>
      <w:r w:rsidR="000B1B47" w:rsidRPr="008D35DA">
        <w:rPr>
          <w:rFonts w:ascii="Times New Roman" w:hAnsi="Times New Roman" w:cs="Times New Roman"/>
          <w:color w:val="242424"/>
          <w:sz w:val="24"/>
          <w:szCs w:val="24"/>
          <w:shd w:val="clear" w:color="auto" w:fill="FFFFFF"/>
        </w:rPr>
        <w:t xml:space="preserve">Figure 1; </w:t>
      </w:r>
      <w:proofErr w:type="spellStart"/>
      <w:r w:rsidRPr="008D35DA">
        <w:rPr>
          <w:rFonts w:ascii="Times New Roman" w:hAnsi="Times New Roman" w:cs="Times New Roman"/>
          <w:color w:val="242424"/>
          <w:sz w:val="24"/>
          <w:szCs w:val="24"/>
          <w:shd w:val="clear" w:color="auto" w:fill="FFFFFF"/>
        </w:rPr>
        <w:t>Burgner</w:t>
      </w:r>
      <w:proofErr w:type="spellEnd"/>
      <w:r w:rsidRPr="008D35DA">
        <w:rPr>
          <w:rFonts w:ascii="Times New Roman" w:hAnsi="Times New Roman" w:cs="Times New Roman"/>
          <w:color w:val="242424"/>
          <w:sz w:val="24"/>
          <w:szCs w:val="24"/>
          <w:shd w:val="clear" w:color="auto" w:fill="FFFFFF"/>
        </w:rPr>
        <w:t xml:space="preserve"> 1991; </w:t>
      </w:r>
      <w:r w:rsidR="00942EA7" w:rsidRPr="008D35DA">
        <w:rPr>
          <w:rFonts w:ascii="Times New Roman" w:hAnsi="Times New Roman" w:cs="Times New Roman"/>
          <w:color w:val="242424"/>
          <w:sz w:val="24"/>
          <w:szCs w:val="24"/>
          <w:shd w:val="clear" w:color="auto" w:fill="FFFFFF"/>
        </w:rPr>
        <w:t>DFO</w:t>
      </w:r>
      <w:r w:rsidRPr="008D35DA">
        <w:rPr>
          <w:rFonts w:ascii="Times New Roman" w:hAnsi="Times New Roman" w:cs="Times New Roman"/>
          <w:color w:val="242424"/>
          <w:sz w:val="24"/>
          <w:szCs w:val="24"/>
          <w:shd w:val="clear" w:color="auto" w:fill="FFFFFF"/>
        </w:rPr>
        <w:t xml:space="preserve"> 2018). </w:t>
      </w:r>
      <w:del w:id="73" w:author="Holmes, John" w:date="2023-04-02T10:06:00Z">
        <w:r w:rsidRPr="008D35DA" w:rsidDel="00FE249B">
          <w:rPr>
            <w:rFonts w:ascii="Times New Roman" w:hAnsi="Times New Roman" w:cs="Times New Roman"/>
            <w:color w:val="242424"/>
            <w:sz w:val="24"/>
            <w:szCs w:val="24"/>
            <w:shd w:val="clear" w:color="auto" w:fill="FFFFFF"/>
          </w:rPr>
          <w:delText xml:space="preserve">These </w:delText>
        </w:r>
      </w:del>
      <w:ins w:id="74" w:author="Holmes, John" w:date="2023-04-02T10:06:00Z">
        <w:r w:rsidR="00FE249B" w:rsidRPr="008D35DA">
          <w:rPr>
            <w:rFonts w:ascii="Times New Roman" w:hAnsi="Times New Roman" w:cs="Times New Roman"/>
            <w:color w:val="242424"/>
            <w:sz w:val="24"/>
            <w:szCs w:val="24"/>
            <w:shd w:val="clear" w:color="auto" w:fill="FFFFFF"/>
          </w:rPr>
          <w:t>Th</w:t>
        </w:r>
        <w:r w:rsidR="00FE249B">
          <w:rPr>
            <w:rFonts w:ascii="Times New Roman" w:hAnsi="Times New Roman" w:cs="Times New Roman"/>
            <w:color w:val="242424"/>
            <w:sz w:val="24"/>
            <w:szCs w:val="24"/>
            <w:shd w:val="clear" w:color="auto" w:fill="FFFFFF"/>
          </w:rPr>
          <w:t>is stock complex</w:t>
        </w:r>
        <w:r w:rsidR="00FE249B" w:rsidRPr="008D35DA">
          <w:rPr>
            <w:rFonts w:ascii="Times New Roman" w:hAnsi="Times New Roman" w:cs="Times New Roman"/>
            <w:color w:val="242424"/>
            <w:sz w:val="24"/>
            <w:szCs w:val="24"/>
            <w:shd w:val="clear" w:color="auto" w:fill="FFFFFF"/>
          </w:rPr>
          <w:t xml:space="preserve"> </w:t>
        </w:r>
      </w:ins>
      <w:del w:id="75" w:author="Holmes, John" w:date="2023-04-02T10:06:00Z">
        <w:r w:rsidRPr="008D35DA" w:rsidDel="00FE249B">
          <w:rPr>
            <w:rFonts w:ascii="Times New Roman" w:hAnsi="Times New Roman" w:cs="Times New Roman"/>
            <w:color w:val="242424"/>
            <w:sz w:val="24"/>
            <w:szCs w:val="24"/>
            <w:shd w:val="clear" w:color="auto" w:fill="FFFFFF"/>
          </w:rPr>
          <w:delText xml:space="preserve">Fraser River </w:delText>
        </w:r>
        <w:r w:rsidR="0078086B" w:rsidDel="00FE249B">
          <w:rPr>
            <w:rFonts w:ascii="Times New Roman" w:hAnsi="Times New Roman" w:cs="Times New Roman"/>
            <w:color w:val="242424"/>
            <w:sz w:val="24"/>
            <w:szCs w:val="24"/>
            <w:shd w:val="clear" w:color="auto" w:fill="FFFFFF"/>
          </w:rPr>
          <w:delText>Sockeye</w:delText>
        </w:r>
        <w:r w:rsidRPr="008D35DA" w:rsidDel="00FE249B">
          <w:rPr>
            <w:rFonts w:ascii="Times New Roman" w:hAnsi="Times New Roman" w:cs="Times New Roman"/>
            <w:color w:val="242424"/>
            <w:sz w:val="24"/>
            <w:szCs w:val="24"/>
            <w:shd w:val="clear" w:color="auto" w:fill="FFFFFF"/>
          </w:rPr>
          <w:delText xml:space="preserve"> salmon stocks</w:delText>
        </w:r>
      </w:del>
      <w:ins w:id="76" w:author="Holmes, John" w:date="2023-04-02T10:06:00Z">
        <w:r w:rsidR="00FE249B">
          <w:rPr>
            <w:rFonts w:ascii="Times New Roman" w:hAnsi="Times New Roman" w:cs="Times New Roman"/>
            <w:color w:val="242424"/>
            <w:sz w:val="24"/>
            <w:szCs w:val="24"/>
            <w:shd w:val="clear" w:color="auto" w:fill="FFFFFF"/>
          </w:rPr>
          <w:t>has</w:t>
        </w:r>
      </w:ins>
      <w:r w:rsidRPr="008D35DA">
        <w:rPr>
          <w:rFonts w:ascii="Times New Roman" w:hAnsi="Times New Roman" w:cs="Times New Roman"/>
          <w:color w:val="242424"/>
          <w:sz w:val="24"/>
          <w:szCs w:val="24"/>
          <w:shd w:val="clear" w:color="auto" w:fill="FFFFFF"/>
        </w:rPr>
        <w:t xml:space="preserve"> support</w:t>
      </w:r>
      <w:ins w:id="77" w:author="Holmes, John" w:date="2023-04-02T10:06:00Z">
        <w:r w:rsidR="00FE249B">
          <w:rPr>
            <w:rFonts w:ascii="Times New Roman" w:hAnsi="Times New Roman" w:cs="Times New Roman"/>
            <w:color w:val="242424"/>
            <w:sz w:val="24"/>
            <w:szCs w:val="24"/>
            <w:shd w:val="clear" w:color="auto" w:fill="FFFFFF"/>
          </w:rPr>
          <w:t>ed</w:t>
        </w:r>
      </w:ins>
      <w:r w:rsidRPr="008D35DA">
        <w:rPr>
          <w:rFonts w:ascii="Times New Roman" w:hAnsi="Times New Roman" w:cs="Times New Roman"/>
          <w:color w:val="242424"/>
          <w:sz w:val="24"/>
          <w:szCs w:val="24"/>
          <w:shd w:val="clear" w:color="auto" w:fill="FFFFFF"/>
        </w:rPr>
        <w:t xml:space="preserve"> major commercial, recreational, and First Nations </w:t>
      </w:r>
      <w:ins w:id="78" w:author="Holmes, John" w:date="2023-04-02T10:06:00Z">
        <w:r w:rsidR="00FE249B">
          <w:rPr>
            <w:rFonts w:ascii="Times New Roman" w:hAnsi="Times New Roman" w:cs="Times New Roman"/>
            <w:color w:val="242424"/>
            <w:sz w:val="24"/>
            <w:szCs w:val="24"/>
            <w:shd w:val="clear" w:color="auto" w:fill="FFFFFF"/>
          </w:rPr>
          <w:t>mar</w:t>
        </w:r>
      </w:ins>
      <w:ins w:id="79" w:author="Holmes, John" w:date="2023-04-02T10:07:00Z">
        <w:r w:rsidR="00FE249B">
          <w:rPr>
            <w:rFonts w:ascii="Times New Roman" w:hAnsi="Times New Roman" w:cs="Times New Roman"/>
            <w:color w:val="242424"/>
            <w:sz w:val="24"/>
            <w:szCs w:val="24"/>
            <w:shd w:val="clear" w:color="auto" w:fill="FFFFFF"/>
          </w:rPr>
          <w:t xml:space="preserve">ine and terminal </w:t>
        </w:r>
      </w:ins>
      <w:r w:rsidRPr="008D35DA">
        <w:rPr>
          <w:rFonts w:ascii="Times New Roman" w:hAnsi="Times New Roman" w:cs="Times New Roman"/>
          <w:color w:val="242424"/>
          <w:sz w:val="24"/>
          <w:szCs w:val="24"/>
          <w:shd w:val="clear" w:color="auto" w:fill="FFFFFF"/>
        </w:rPr>
        <w:t xml:space="preserve">fisheries (Ruggerone and Connors 2015), </w:t>
      </w:r>
      <w:r w:rsidR="000B1B47" w:rsidRPr="008D35DA">
        <w:rPr>
          <w:rFonts w:ascii="Times New Roman" w:hAnsi="Times New Roman" w:cs="Times New Roman"/>
          <w:color w:val="242424"/>
          <w:sz w:val="24"/>
          <w:szCs w:val="24"/>
          <w:shd w:val="clear" w:color="auto" w:fill="FFFFFF"/>
        </w:rPr>
        <w:t xml:space="preserve">making the </w:t>
      </w:r>
      <w:ins w:id="80" w:author="Holmes, John" w:date="2023-03-30T12:57:00Z">
        <w:r w:rsidR="00176091">
          <w:rPr>
            <w:rFonts w:ascii="Times New Roman" w:hAnsi="Times New Roman" w:cs="Times New Roman"/>
            <w:color w:val="242424"/>
            <w:sz w:val="24"/>
            <w:szCs w:val="24"/>
            <w:shd w:val="clear" w:color="auto" w:fill="FFFFFF"/>
          </w:rPr>
          <w:t xml:space="preserve">sustainable </w:t>
        </w:r>
      </w:ins>
      <w:r w:rsidR="000B1B47" w:rsidRPr="008D35DA">
        <w:rPr>
          <w:rFonts w:ascii="Times New Roman" w:hAnsi="Times New Roman" w:cs="Times New Roman"/>
          <w:color w:val="242424"/>
          <w:sz w:val="24"/>
          <w:szCs w:val="24"/>
          <w:shd w:val="clear" w:color="auto" w:fill="FFFFFF"/>
        </w:rPr>
        <w:t xml:space="preserve">management of these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salmon </w:t>
      </w:r>
      <w:del w:id="81" w:author="Holmes, John" w:date="2023-04-02T10:06:00Z">
        <w:r w:rsidRPr="008D35DA" w:rsidDel="00FE249B">
          <w:rPr>
            <w:rFonts w:ascii="Times New Roman" w:hAnsi="Times New Roman" w:cs="Times New Roman"/>
            <w:color w:val="242424"/>
            <w:sz w:val="24"/>
            <w:szCs w:val="24"/>
            <w:shd w:val="clear" w:color="auto" w:fill="FFFFFF"/>
          </w:rPr>
          <w:delText xml:space="preserve">fisheries </w:delText>
        </w:r>
      </w:del>
      <w:ins w:id="82" w:author="Holmes, John" w:date="2023-04-02T10:06:00Z">
        <w:r w:rsidR="00FE249B">
          <w:rPr>
            <w:rFonts w:ascii="Times New Roman" w:hAnsi="Times New Roman" w:cs="Times New Roman"/>
            <w:color w:val="242424"/>
            <w:sz w:val="24"/>
            <w:szCs w:val="24"/>
            <w:shd w:val="clear" w:color="auto" w:fill="FFFFFF"/>
          </w:rPr>
          <w:t>stocks</w:t>
        </w:r>
        <w:r w:rsidR="00FE249B" w:rsidRPr="008D35DA">
          <w:rPr>
            <w:rFonts w:ascii="Times New Roman" w:hAnsi="Times New Roman" w:cs="Times New Roman"/>
            <w:color w:val="242424"/>
            <w:sz w:val="24"/>
            <w:szCs w:val="24"/>
            <w:shd w:val="clear" w:color="auto" w:fill="FFFFFF"/>
          </w:rPr>
          <w:t xml:space="preserve"> </w:t>
        </w:r>
      </w:ins>
      <w:r w:rsidR="00D403F2" w:rsidRPr="008D35DA">
        <w:rPr>
          <w:rFonts w:ascii="Times New Roman" w:hAnsi="Times New Roman" w:cs="Times New Roman"/>
          <w:color w:val="242424"/>
          <w:sz w:val="24"/>
          <w:szCs w:val="24"/>
          <w:shd w:val="clear" w:color="auto" w:fill="FFFFFF"/>
        </w:rPr>
        <w:t>imperative</w:t>
      </w:r>
      <w:del w:id="83" w:author="Holmes, John" w:date="2023-03-30T12:57:00Z">
        <w:r w:rsidRPr="008D35DA" w:rsidDel="00176091">
          <w:rPr>
            <w:rFonts w:ascii="Times New Roman" w:hAnsi="Times New Roman" w:cs="Times New Roman"/>
            <w:color w:val="242424"/>
            <w:sz w:val="24"/>
            <w:szCs w:val="24"/>
            <w:shd w:val="clear" w:color="auto" w:fill="FFFFFF"/>
          </w:rPr>
          <w:delText xml:space="preserve"> for sustaining these fisheries</w:delText>
        </w:r>
      </w:del>
      <w:r w:rsidRPr="008D35DA">
        <w:rPr>
          <w:rFonts w:ascii="Times New Roman" w:hAnsi="Times New Roman" w:cs="Times New Roman"/>
          <w:color w:val="242424"/>
          <w:sz w:val="24"/>
          <w:szCs w:val="24"/>
          <w:shd w:val="clear" w:color="auto" w:fill="FFFFFF"/>
        </w:rPr>
        <w:t xml:space="preserve">. </w:t>
      </w:r>
      <w:ins w:id="84" w:author="Fu, Caihong" w:date="2023-04-05T11:29:00Z">
        <w:r w:rsidR="00264F47">
          <w:rPr>
            <w:rFonts w:ascii="Times New Roman" w:hAnsi="Times New Roman" w:cs="Times New Roman"/>
            <w:color w:val="242424"/>
            <w:sz w:val="24"/>
            <w:szCs w:val="24"/>
            <w:shd w:val="clear" w:color="auto" w:fill="FFFFFF"/>
          </w:rPr>
          <w:t>The m</w:t>
        </w:r>
      </w:ins>
      <w:ins w:id="85" w:author="Fu, Caihong" w:date="2023-04-05T11:30:00Z">
        <w:r w:rsidR="00264F47">
          <w:rPr>
            <w:rFonts w:ascii="Times New Roman" w:hAnsi="Times New Roman" w:cs="Times New Roman"/>
            <w:color w:val="242424"/>
            <w:sz w:val="24"/>
            <w:szCs w:val="24"/>
            <w:shd w:val="clear" w:color="auto" w:fill="FFFFFF"/>
          </w:rPr>
          <w:t xml:space="preserve">anagement </w:t>
        </w:r>
      </w:ins>
      <w:ins w:id="86" w:author="Fu, Caihong" w:date="2023-04-05T11:36:00Z">
        <w:r w:rsidR="00165128">
          <w:rPr>
            <w:rFonts w:ascii="Times New Roman" w:hAnsi="Times New Roman" w:cs="Times New Roman"/>
            <w:color w:val="242424"/>
            <w:sz w:val="24"/>
            <w:szCs w:val="24"/>
            <w:shd w:val="clear" w:color="auto" w:fill="FFFFFF"/>
          </w:rPr>
          <w:t xml:space="preserve">system </w:t>
        </w:r>
      </w:ins>
      <w:ins w:id="87" w:author="Fu, Caihong" w:date="2023-04-05T11:30:00Z">
        <w:r w:rsidR="00264F47">
          <w:rPr>
            <w:rFonts w:ascii="Times New Roman" w:hAnsi="Times New Roman" w:cs="Times New Roman"/>
            <w:color w:val="242424"/>
            <w:sz w:val="24"/>
            <w:szCs w:val="24"/>
            <w:shd w:val="clear" w:color="auto" w:fill="FFFFFF"/>
          </w:rPr>
          <w:t>of these Sockeye salmon consists of</w:t>
        </w:r>
      </w:ins>
      <w:ins w:id="88" w:author="Fu, Caihong" w:date="2023-04-05T11:44:00Z">
        <w:r w:rsidR="00597302" w:rsidRPr="00597302">
          <w:rPr>
            <w:rFonts w:ascii="Times New Roman" w:hAnsi="Times New Roman" w:cs="Times New Roman"/>
            <w:color w:val="242424"/>
            <w:sz w:val="24"/>
            <w:szCs w:val="24"/>
            <w:shd w:val="clear" w:color="auto" w:fill="FFFFFF"/>
          </w:rPr>
          <w:t xml:space="preserve"> </w:t>
        </w:r>
        <w:r w:rsidR="00597302" w:rsidRPr="008D35DA">
          <w:rPr>
            <w:rFonts w:ascii="Times New Roman" w:hAnsi="Times New Roman" w:cs="Times New Roman"/>
            <w:color w:val="242424"/>
            <w:sz w:val="24"/>
            <w:szCs w:val="24"/>
            <w:shd w:val="clear" w:color="auto" w:fill="FFFFFF"/>
          </w:rPr>
          <w:t xml:space="preserve">pre-season forecast of </w:t>
        </w:r>
        <w:r w:rsidR="00597302">
          <w:rPr>
            <w:rFonts w:ascii="Times New Roman" w:hAnsi="Times New Roman" w:cs="Times New Roman"/>
            <w:color w:val="242424"/>
            <w:sz w:val="24"/>
            <w:szCs w:val="24"/>
            <w:shd w:val="clear" w:color="auto" w:fill="FFFFFF"/>
          </w:rPr>
          <w:t>Sockeye</w:t>
        </w:r>
        <w:r w:rsidR="00597302" w:rsidRPr="008D35DA">
          <w:rPr>
            <w:rFonts w:ascii="Times New Roman" w:hAnsi="Times New Roman" w:cs="Times New Roman"/>
            <w:color w:val="242424"/>
            <w:sz w:val="24"/>
            <w:szCs w:val="24"/>
            <w:shd w:val="clear" w:color="auto" w:fill="FFFFFF"/>
          </w:rPr>
          <w:t xml:space="preserve"> </w:t>
        </w:r>
        <w:r w:rsidR="00597302">
          <w:rPr>
            <w:rFonts w:ascii="Times New Roman" w:hAnsi="Times New Roman" w:cs="Times New Roman"/>
            <w:color w:val="242424"/>
            <w:sz w:val="24"/>
            <w:szCs w:val="24"/>
            <w:shd w:val="clear" w:color="auto" w:fill="FFFFFF"/>
          </w:rPr>
          <w:t>returns</w:t>
        </w:r>
        <w:r w:rsidR="00597302" w:rsidRPr="008D35DA">
          <w:rPr>
            <w:rFonts w:ascii="Times New Roman" w:hAnsi="Times New Roman" w:cs="Times New Roman"/>
            <w:color w:val="242424"/>
            <w:sz w:val="24"/>
            <w:szCs w:val="24"/>
            <w:shd w:val="clear" w:color="auto" w:fill="FFFFFF"/>
          </w:rPr>
          <w:t xml:space="preserve"> (including </w:t>
        </w:r>
      </w:ins>
      <w:ins w:id="89" w:author="Fu, Caihong" w:date="2023-04-05T11:45:00Z">
        <w:r w:rsidR="00597302">
          <w:rPr>
            <w:rFonts w:ascii="Times New Roman" w:hAnsi="Times New Roman" w:cs="Times New Roman"/>
            <w:color w:val="242424"/>
            <w:sz w:val="24"/>
            <w:szCs w:val="24"/>
            <w:shd w:val="clear" w:color="auto" w:fill="FFFFFF"/>
          </w:rPr>
          <w:t>Sockeye</w:t>
        </w:r>
        <w:r w:rsidR="00597302" w:rsidRPr="008D35DA">
          <w:rPr>
            <w:rFonts w:ascii="Times New Roman" w:hAnsi="Times New Roman" w:cs="Times New Roman"/>
            <w:color w:val="242424"/>
            <w:sz w:val="24"/>
            <w:szCs w:val="24"/>
            <w:shd w:val="clear" w:color="auto" w:fill="FFFFFF"/>
          </w:rPr>
          <w:t xml:space="preserve"> </w:t>
        </w:r>
      </w:ins>
      <w:ins w:id="90" w:author="Fu, Caihong" w:date="2023-04-05T11:44:00Z">
        <w:r w:rsidR="00597302" w:rsidRPr="008D35DA">
          <w:rPr>
            <w:rFonts w:ascii="Times New Roman" w:hAnsi="Times New Roman" w:cs="Times New Roman"/>
            <w:color w:val="242424"/>
            <w:sz w:val="24"/>
            <w:szCs w:val="24"/>
            <w:shd w:val="clear" w:color="auto" w:fill="FFFFFF"/>
          </w:rPr>
          <w:t>to be caught by fisheries and those escaping to spawning ground)</w:t>
        </w:r>
      </w:ins>
      <w:ins w:id="91" w:author="Fu, Caihong" w:date="2023-04-05T11:32:00Z">
        <w:r w:rsidR="00264F47">
          <w:rPr>
            <w:rFonts w:ascii="Times New Roman" w:hAnsi="Times New Roman" w:cs="Times New Roman"/>
            <w:color w:val="242424"/>
            <w:sz w:val="24"/>
            <w:szCs w:val="24"/>
            <w:shd w:val="clear" w:color="auto" w:fill="FFFFFF"/>
          </w:rPr>
          <w:t>, in-s</w:t>
        </w:r>
      </w:ins>
      <w:ins w:id="92" w:author="Fu, Caihong" w:date="2023-04-05T11:33:00Z">
        <w:r w:rsidR="00264F47">
          <w:rPr>
            <w:rFonts w:ascii="Times New Roman" w:hAnsi="Times New Roman" w:cs="Times New Roman"/>
            <w:color w:val="242424"/>
            <w:sz w:val="24"/>
            <w:szCs w:val="24"/>
            <w:shd w:val="clear" w:color="auto" w:fill="FFFFFF"/>
          </w:rPr>
          <w:t xml:space="preserve">eason management and post-season </w:t>
        </w:r>
        <w:del w:id="93" w:author="Liu, Qi" w:date="2023-04-13T14:31:00Z">
          <w:r w:rsidR="00264F47" w:rsidDel="00220093">
            <w:rPr>
              <w:rFonts w:ascii="Times New Roman" w:hAnsi="Times New Roman" w:cs="Times New Roman"/>
              <w:color w:val="242424"/>
              <w:sz w:val="24"/>
              <w:szCs w:val="24"/>
              <w:shd w:val="clear" w:color="auto" w:fill="FFFFFF"/>
            </w:rPr>
            <w:delText>wrap</w:delText>
          </w:r>
          <w:r w:rsidR="00165128" w:rsidDel="00220093">
            <w:rPr>
              <w:rFonts w:ascii="Times New Roman" w:hAnsi="Times New Roman" w:cs="Times New Roman"/>
              <w:color w:val="242424"/>
              <w:sz w:val="24"/>
              <w:szCs w:val="24"/>
              <w:shd w:val="clear" w:color="auto" w:fill="FFFFFF"/>
            </w:rPr>
            <w:delText>-</w:delText>
          </w:r>
          <w:r w:rsidR="00264F47" w:rsidDel="00220093">
            <w:rPr>
              <w:rFonts w:ascii="Times New Roman" w:hAnsi="Times New Roman" w:cs="Times New Roman"/>
              <w:color w:val="242424"/>
              <w:sz w:val="24"/>
              <w:szCs w:val="24"/>
              <w:shd w:val="clear" w:color="auto" w:fill="FFFFFF"/>
            </w:rPr>
            <w:delText>up</w:delText>
          </w:r>
          <w:r w:rsidR="00165128" w:rsidDel="00220093">
            <w:rPr>
              <w:rFonts w:ascii="Times New Roman" w:hAnsi="Times New Roman" w:cs="Times New Roman"/>
              <w:color w:val="242424"/>
              <w:sz w:val="24"/>
              <w:szCs w:val="24"/>
              <w:shd w:val="clear" w:color="auto" w:fill="FFFFFF"/>
            </w:rPr>
            <w:delText>s</w:delText>
          </w:r>
        </w:del>
      </w:ins>
      <w:ins w:id="94" w:author="Liu, Qi" w:date="2023-04-13T14:31:00Z">
        <w:r w:rsidR="00220093">
          <w:rPr>
            <w:rFonts w:ascii="Times New Roman" w:hAnsi="Times New Roman" w:cs="Times New Roman"/>
            <w:color w:val="242424"/>
            <w:sz w:val="24"/>
            <w:szCs w:val="24"/>
            <w:shd w:val="clear" w:color="auto" w:fill="FFFFFF"/>
          </w:rPr>
          <w:t>review</w:t>
        </w:r>
      </w:ins>
      <w:ins w:id="95" w:author="Fu, Caihong" w:date="2023-04-05T11:33:00Z">
        <w:del w:id="96" w:author="Xu, Yi [2]" w:date="2023-04-10T08:11:00Z">
          <w:r w:rsidR="00264F47" w:rsidDel="00AA25AC">
            <w:rPr>
              <w:rFonts w:ascii="Times New Roman" w:hAnsi="Times New Roman" w:cs="Times New Roman"/>
              <w:color w:val="242424"/>
              <w:sz w:val="24"/>
              <w:szCs w:val="24"/>
              <w:shd w:val="clear" w:color="auto" w:fill="FFFFFF"/>
            </w:rPr>
            <w:delText xml:space="preserve"> (</w:delText>
          </w:r>
        </w:del>
      </w:ins>
      <w:ins w:id="97" w:author="Fu, Caihong" w:date="2023-04-05T11:34:00Z">
        <w:del w:id="98" w:author="Xu, Yi [2]" w:date="2023-04-10T08:11:00Z">
          <w:r w:rsidR="00165128" w:rsidDel="00AA25AC">
            <w:rPr>
              <w:rFonts w:ascii="Times New Roman" w:hAnsi="Times New Roman" w:cs="Times New Roman"/>
              <w:color w:val="242424"/>
              <w:sz w:val="24"/>
              <w:szCs w:val="24"/>
              <w:shd w:val="clear" w:color="auto" w:fill="FFFFFF"/>
            </w:rPr>
            <w:delText>DFO 2021)</w:delText>
          </w:r>
        </w:del>
        <w:r w:rsidR="00165128">
          <w:rPr>
            <w:rFonts w:ascii="Times New Roman" w:hAnsi="Times New Roman" w:cs="Times New Roman"/>
            <w:color w:val="242424"/>
            <w:sz w:val="24"/>
            <w:szCs w:val="24"/>
            <w:shd w:val="clear" w:color="auto" w:fill="FFFFFF"/>
          </w:rPr>
          <w:t xml:space="preserve">. </w:t>
        </w:r>
      </w:ins>
      <w:ins w:id="99" w:author="Fu, Caihong" w:date="2023-04-05T11:35:00Z">
        <w:r w:rsidR="00165128">
          <w:rPr>
            <w:rFonts w:ascii="Times New Roman" w:hAnsi="Times New Roman" w:cs="Times New Roman"/>
            <w:color w:val="242424"/>
            <w:sz w:val="24"/>
            <w:szCs w:val="24"/>
            <w:shd w:val="clear" w:color="auto" w:fill="FFFFFF"/>
          </w:rPr>
          <w:t>Pre-sea</w:t>
        </w:r>
      </w:ins>
      <w:ins w:id="100" w:author="Fu, Caihong" w:date="2023-04-05T11:36:00Z">
        <w:r w:rsidR="00165128">
          <w:rPr>
            <w:rFonts w:ascii="Times New Roman" w:hAnsi="Times New Roman" w:cs="Times New Roman"/>
            <w:color w:val="242424"/>
            <w:sz w:val="24"/>
            <w:szCs w:val="24"/>
            <w:shd w:val="clear" w:color="auto" w:fill="FFFFFF"/>
          </w:rPr>
          <w:t>s</w:t>
        </w:r>
      </w:ins>
      <w:ins w:id="101" w:author="Fu, Caihong" w:date="2023-04-05T11:35:00Z">
        <w:r w:rsidR="00165128">
          <w:rPr>
            <w:rFonts w:ascii="Times New Roman" w:hAnsi="Times New Roman" w:cs="Times New Roman"/>
            <w:color w:val="242424"/>
            <w:sz w:val="24"/>
            <w:szCs w:val="24"/>
            <w:shd w:val="clear" w:color="auto" w:fill="FFFFFF"/>
          </w:rPr>
          <w:t xml:space="preserve">on forecasts are </w:t>
        </w:r>
      </w:ins>
      <w:ins w:id="102" w:author="Fu, Caihong" w:date="2023-04-05T11:38:00Z">
        <w:r w:rsidR="00165128">
          <w:rPr>
            <w:rFonts w:ascii="Times New Roman" w:hAnsi="Times New Roman" w:cs="Times New Roman"/>
            <w:color w:val="242424"/>
            <w:sz w:val="24"/>
            <w:szCs w:val="24"/>
            <w:shd w:val="clear" w:color="auto" w:fill="FFFFFF"/>
          </w:rPr>
          <w:t>essential and</w:t>
        </w:r>
      </w:ins>
      <w:commentRangeStart w:id="103"/>
      <w:commentRangeStart w:id="104"/>
      <w:del w:id="105" w:author="Fu, Caihong" w:date="2023-04-05T11:35:00Z">
        <w:r w:rsidRPr="008D35DA" w:rsidDel="00165128">
          <w:rPr>
            <w:rFonts w:ascii="Times New Roman" w:hAnsi="Times New Roman" w:cs="Times New Roman"/>
            <w:color w:val="242424"/>
            <w:sz w:val="24"/>
            <w:szCs w:val="24"/>
            <w:shd w:val="clear" w:color="auto" w:fill="FFFFFF"/>
          </w:rPr>
          <w:delText xml:space="preserve">This has been done through annual </w:delText>
        </w:r>
      </w:del>
      <w:del w:id="106" w:author="Fu, Caihong" w:date="2023-04-05T11:44:00Z">
        <w:r w:rsidRPr="008D35DA" w:rsidDel="00597302">
          <w:rPr>
            <w:rFonts w:ascii="Times New Roman" w:hAnsi="Times New Roman" w:cs="Times New Roman"/>
            <w:color w:val="242424"/>
            <w:sz w:val="24"/>
            <w:szCs w:val="24"/>
            <w:shd w:val="clear" w:color="auto" w:fill="FFFFFF"/>
          </w:rPr>
          <w:delText xml:space="preserve">pre-season forecast of </w:delText>
        </w:r>
        <w:r w:rsidR="0078086B" w:rsidDel="00597302">
          <w:rPr>
            <w:rFonts w:ascii="Times New Roman" w:hAnsi="Times New Roman" w:cs="Times New Roman"/>
            <w:color w:val="242424"/>
            <w:sz w:val="24"/>
            <w:szCs w:val="24"/>
            <w:shd w:val="clear" w:color="auto" w:fill="FFFFFF"/>
          </w:rPr>
          <w:delText>Sockeye</w:delText>
        </w:r>
        <w:r w:rsidRPr="008D35DA" w:rsidDel="00597302">
          <w:rPr>
            <w:rFonts w:ascii="Times New Roman" w:hAnsi="Times New Roman" w:cs="Times New Roman"/>
            <w:color w:val="242424"/>
            <w:sz w:val="24"/>
            <w:szCs w:val="24"/>
            <w:shd w:val="clear" w:color="auto" w:fill="FFFFFF"/>
          </w:rPr>
          <w:delText xml:space="preserve"> run size (i.e., adult return including salmon to be caught by fisheries and those escaping to spawning ground)</w:delText>
        </w:r>
      </w:del>
      <w:del w:id="107" w:author="Fu, Caihong" w:date="2023-04-05T11:45:00Z">
        <w:r w:rsidRPr="008D35DA" w:rsidDel="00597302">
          <w:rPr>
            <w:rFonts w:ascii="Times New Roman" w:hAnsi="Times New Roman" w:cs="Times New Roman"/>
            <w:color w:val="242424"/>
            <w:sz w:val="24"/>
            <w:szCs w:val="24"/>
            <w:shd w:val="clear" w:color="auto" w:fill="FFFFFF"/>
          </w:rPr>
          <w:delText xml:space="preserve">, </w:delText>
        </w:r>
      </w:del>
      <w:del w:id="108" w:author="Fu, Caihong" w:date="2023-04-05T11:38:00Z">
        <w:r w:rsidRPr="008D35DA" w:rsidDel="00165128">
          <w:rPr>
            <w:rFonts w:ascii="Times New Roman" w:hAnsi="Times New Roman" w:cs="Times New Roman"/>
            <w:color w:val="242424"/>
            <w:sz w:val="24"/>
            <w:szCs w:val="24"/>
            <w:shd w:val="clear" w:color="auto" w:fill="FFFFFF"/>
          </w:rPr>
          <w:delText>which</w:delText>
        </w:r>
      </w:del>
      <w:r w:rsidRPr="008D35DA">
        <w:rPr>
          <w:rFonts w:ascii="Times New Roman" w:hAnsi="Times New Roman" w:cs="Times New Roman"/>
          <w:color w:val="242424"/>
          <w:sz w:val="24"/>
          <w:szCs w:val="24"/>
          <w:shd w:val="clear" w:color="auto" w:fill="FFFFFF"/>
        </w:rPr>
        <w:t xml:space="preserve"> </w:t>
      </w:r>
      <w:del w:id="109" w:author="Fu, Caihong" w:date="2023-04-05T11:39:00Z">
        <w:r w:rsidRPr="008D35DA" w:rsidDel="00165128">
          <w:rPr>
            <w:rFonts w:ascii="Times New Roman" w:hAnsi="Times New Roman" w:cs="Times New Roman"/>
            <w:color w:val="242424"/>
            <w:sz w:val="24"/>
            <w:szCs w:val="24"/>
            <w:shd w:val="clear" w:color="auto" w:fill="FFFFFF"/>
          </w:rPr>
          <w:delText xml:space="preserve">has </w:delText>
        </w:r>
      </w:del>
      <w:ins w:id="110" w:author="Fu, Caihong" w:date="2023-04-05T11:39:00Z">
        <w:r w:rsidR="00165128" w:rsidRPr="008D35DA">
          <w:rPr>
            <w:rFonts w:ascii="Times New Roman" w:hAnsi="Times New Roman" w:cs="Times New Roman"/>
            <w:color w:val="242424"/>
            <w:sz w:val="24"/>
            <w:szCs w:val="24"/>
            <w:shd w:val="clear" w:color="auto" w:fill="FFFFFF"/>
          </w:rPr>
          <w:t>ha</w:t>
        </w:r>
        <w:r w:rsidR="00165128">
          <w:rPr>
            <w:rFonts w:ascii="Times New Roman" w:hAnsi="Times New Roman" w:cs="Times New Roman"/>
            <w:color w:val="242424"/>
            <w:sz w:val="24"/>
            <w:szCs w:val="24"/>
            <w:shd w:val="clear" w:color="auto" w:fill="FFFFFF"/>
          </w:rPr>
          <w:t>ve</w:t>
        </w:r>
        <w:r w:rsidR="00165128" w:rsidRPr="008D35DA">
          <w:rPr>
            <w:rFonts w:ascii="Times New Roman" w:hAnsi="Times New Roman" w:cs="Times New Roman"/>
            <w:color w:val="242424"/>
            <w:sz w:val="24"/>
            <w:szCs w:val="24"/>
            <w:shd w:val="clear" w:color="auto" w:fill="FFFFFF"/>
          </w:rPr>
          <w:t xml:space="preserve"> </w:t>
        </w:r>
      </w:ins>
      <w:r w:rsidRPr="008D35DA">
        <w:rPr>
          <w:rFonts w:ascii="Times New Roman" w:hAnsi="Times New Roman" w:cs="Times New Roman"/>
          <w:color w:val="242424"/>
          <w:sz w:val="24"/>
          <w:szCs w:val="24"/>
          <w:shd w:val="clear" w:color="auto" w:fill="FFFFFF"/>
        </w:rPr>
        <w:t xml:space="preserve">become mandatory for Fisheries and Oceans Canada </w:t>
      </w:r>
      <w:r w:rsidR="001726FC" w:rsidRPr="008D35DA">
        <w:rPr>
          <w:rFonts w:ascii="Times New Roman" w:hAnsi="Times New Roman" w:cs="Times New Roman"/>
          <w:sz w:val="24"/>
          <w:szCs w:val="24"/>
        </w:rPr>
        <w:t xml:space="preserve">(DFO) </w:t>
      </w:r>
      <w:r w:rsidRPr="008D35DA">
        <w:rPr>
          <w:rFonts w:ascii="Times New Roman" w:hAnsi="Times New Roman" w:cs="Times New Roman"/>
          <w:color w:val="242424"/>
          <w:sz w:val="24"/>
          <w:szCs w:val="24"/>
          <w:shd w:val="clear" w:color="auto" w:fill="FFFFFF"/>
        </w:rPr>
        <w:t>under a Pacific Salmon Treaty that initiated in 1985 (</w:t>
      </w:r>
      <w:r w:rsidR="00942EA7" w:rsidRPr="008D35DA">
        <w:rPr>
          <w:rFonts w:ascii="Times New Roman" w:hAnsi="Times New Roman" w:cs="Times New Roman"/>
          <w:color w:val="242424"/>
          <w:sz w:val="24"/>
          <w:szCs w:val="24"/>
          <w:shd w:val="clear" w:color="auto" w:fill="FFFFFF"/>
        </w:rPr>
        <w:t>PSC</w:t>
      </w:r>
      <w:r w:rsidR="00A94F9F" w:rsidRPr="008D35DA">
        <w:rPr>
          <w:rFonts w:ascii="Times New Roman" w:hAnsi="Times New Roman" w:cs="Times New Roman"/>
          <w:color w:val="242424"/>
          <w:sz w:val="24"/>
          <w:szCs w:val="24"/>
          <w:shd w:val="clear" w:color="auto" w:fill="FFFFFF"/>
        </w:rPr>
        <w:t xml:space="preserve"> </w:t>
      </w:r>
      <w:r w:rsidR="00942EA7" w:rsidRPr="008D35DA">
        <w:rPr>
          <w:rFonts w:ascii="Times New Roman" w:hAnsi="Times New Roman" w:cs="Times New Roman"/>
          <w:color w:val="242424"/>
          <w:sz w:val="24"/>
          <w:szCs w:val="24"/>
          <w:shd w:val="clear" w:color="auto" w:fill="FFFFFF"/>
        </w:rPr>
        <w:t>2022</w:t>
      </w:r>
      <w:r w:rsidRPr="008D35DA">
        <w:rPr>
          <w:rFonts w:ascii="Times New Roman" w:hAnsi="Times New Roman" w:cs="Times New Roman"/>
          <w:color w:val="242424"/>
          <w:sz w:val="24"/>
          <w:szCs w:val="24"/>
          <w:shd w:val="clear" w:color="auto" w:fill="FFFFFF"/>
        </w:rPr>
        <w:t>).</w:t>
      </w:r>
      <w:r w:rsidR="00B91B7A" w:rsidRPr="008D35DA">
        <w:rPr>
          <w:rFonts w:ascii="Times New Roman" w:hAnsi="Times New Roman" w:cs="Times New Roman"/>
          <w:color w:val="242424"/>
          <w:sz w:val="24"/>
          <w:szCs w:val="24"/>
          <w:shd w:val="clear" w:color="auto" w:fill="FFFFFF"/>
        </w:rPr>
        <w:t xml:space="preserve"> </w:t>
      </w:r>
      <w:commentRangeEnd w:id="103"/>
      <w:r w:rsidR="00FE249B">
        <w:rPr>
          <w:rStyle w:val="CommentReference"/>
        </w:rPr>
        <w:commentReference w:id="103"/>
      </w:r>
      <w:commentRangeEnd w:id="104"/>
      <w:r w:rsidR="004718F4">
        <w:rPr>
          <w:rStyle w:val="CommentReference"/>
        </w:rPr>
        <w:commentReference w:id="104"/>
      </w:r>
      <w:r w:rsidR="009175C5" w:rsidRPr="008D35DA">
        <w:rPr>
          <w:rFonts w:ascii="Times New Roman" w:hAnsi="Times New Roman" w:cs="Times New Roman"/>
          <w:color w:val="242424"/>
          <w:sz w:val="24"/>
          <w:szCs w:val="24"/>
          <w:shd w:val="clear" w:color="auto" w:fill="FFFFFF"/>
        </w:rPr>
        <w:t>P</w:t>
      </w:r>
      <w:r w:rsidR="00021BCA" w:rsidRPr="008D35DA">
        <w:rPr>
          <w:rFonts w:ascii="Times New Roman" w:hAnsi="Times New Roman" w:cs="Times New Roman"/>
          <w:color w:val="242424"/>
          <w:sz w:val="24"/>
          <w:szCs w:val="24"/>
          <w:shd w:val="clear" w:color="auto" w:fill="FFFFFF"/>
        </w:rPr>
        <w:t>re-season forecast</w:t>
      </w:r>
      <w:ins w:id="111" w:author="Holmes, John" w:date="2023-04-02T10:12:00Z">
        <w:r w:rsidR="00FE249B">
          <w:rPr>
            <w:rFonts w:ascii="Times New Roman" w:hAnsi="Times New Roman" w:cs="Times New Roman"/>
            <w:color w:val="242424"/>
            <w:sz w:val="24"/>
            <w:szCs w:val="24"/>
            <w:shd w:val="clear" w:color="auto" w:fill="FFFFFF"/>
          </w:rPr>
          <w:t>s</w:t>
        </w:r>
      </w:ins>
      <w:r w:rsidR="00021BCA" w:rsidRPr="008D35DA">
        <w:rPr>
          <w:rFonts w:ascii="Times New Roman" w:hAnsi="Times New Roman" w:cs="Times New Roman"/>
          <w:color w:val="242424"/>
          <w:sz w:val="24"/>
          <w:szCs w:val="24"/>
          <w:shd w:val="clear" w:color="auto" w:fill="FFFFFF"/>
        </w:rPr>
        <w:t xml:space="preserve"> of </w:t>
      </w:r>
      <w:r w:rsidR="00B91B7A" w:rsidRPr="008D35DA">
        <w:rPr>
          <w:rFonts w:ascii="Times New Roman" w:hAnsi="Times New Roman" w:cs="Times New Roman"/>
          <w:color w:val="242424"/>
          <w:sz w:val="24"/>
          <w:szCs w:val="24"/>
          <w:shd w:val="clear" w:color="auto" w:fill="FFFFFF"/>
        </w:rPr>
        <w:t xml:space="preserve">Fraser </w:t>
      </w:r>
      <w:r w:rsidR="0078086B">
        <w:rPr>
          <w:rFonts w:ascii="Times New Roman" w:hAnsi="Times New Roman" w:cs="Times New Roman"/>
          <w:color w:val="242424"/>
          <w:sz w:val="24"/>
          <w:szCs w:val="24"/>
          <w:shd w:val="clear" w:color="auto" w:fill="FFFFFF"/>
        </w:rPr>
        <w:t>Sockeye</w:t>
      </w:r>
      <w:r w:rsidR="00021BCA" w:rsidRPr="008D35DA">
        <w:rPr>
          <w:rFonts w:ascii="Times New Roman" w:hAnsi="Times New Roman" w:cs="Times New Roman"/>
          <w:color w:val="242424"/>
          <w:sz w:val="24"/>
          <w:szCs w:val="24"/>
          <w:shd w:val="clear" w:color="auto" w:fill="FFFFFF"/>
        </w:rPr>
        <w:t xml:space="preserve"> </w:t>
      </w:r>
      <w:r w:rsidR="00B91B7A" w:rsidRPr="008D35DA">
        <w:rPr>
          <w:rFonts w:ascii="Times New Roman" w:hAnsi="Times New Roman" w:cs="Times New Roman"/>
          <w:color w:val="242424"/>
          <w:sz w:val="24"/>
          <w:szCs w:val="24"/>
          <w:shd w:val="clear" w:color="auto" w:fill="FFFFFF"/>
        </w:rPr>
        <w:t>return</w:t>
      </w:r>
      <w:ins w:id="112" w:author="Holmes, John" w:date="2023-04-02T10:12:00Z">
        <w:r w:rsidR="00FE249B">
          <w:rPr>
            <w:rFonts w:ascii="Times New Roman" w:hAnsi="Times New Roman" w:cs="Times New Roman"/>
            <w:color w:val="242424"/>
            <w:sz w:val="24"/>
            <w:szCs w:val="24"/>
            <w:shd w:val="clear" w:color="auto" w:fill="FFFFFF"/>
          </w:rPr>
          <w:t>s</w:t>
        </w:r>
      </w:ins>
      <w:r w:rsidR="00021BCA" w:rsidRPr="008D35DA">
        <w:rPr>
          <w:rFonts w:ascii="Times New Roman" w:hAnsi="Times New Roman" w:cs="Times New Roman"/>
          <w:color w:val="242424"/>
          <w:sz w:val="24"/>
          <w:szCs w:val="24"/>
          <w:shd w:val="clear" w:color="auto" w:fill="FFFFFF"/>
        </w:rPr>
        <w:t xml:space="preserve"> </w:t>
      </w:r>
      <w:del w:id="113" w:author="Holmes, John" w:date="2023-04-02T10:13:00Z">
        <w:r w:rsidR="00021BCA" w:rsidRPr="008D35DA" w:rsidDel="00FE249B">
          <w:rPr>
            <w:rFonts w:ascii="Times New Roman" w:hAnsi="Times New Roman" w:cs="Times New Roman"/>
            <w:color w:val="242424"/>
            <w:sz w:val="24"/>
            <w:szCs w:val="24"/>
            <w:shd w:val="clear" w:color="auto" w:fill="FFFFFF"/>
          </w:rPr>
          <w:delText>provides input</w:delText>
        </w:r>
      </w:del>
      <w:ins w:id="114" w:author="Holmes, John" w:date="2023-04-02T10:13:00Z">
        <w:r w:rsidR="00FE249B">
          <w:rPr>
            <w:rFonts w:ascii="Times New Roman" w:hAnsi="Times New Roman" w:cs="Times New Roman"/>
            <w:color w:val="242424"/>
            <w:sz w:val="24"/>
            <w:szCs w:val="24"/>
            <w:shd w:val="clear" w:color="auto" w:fill="FFFFFF"/>
          </w:rPr>
          <w:t>are used</w:t>
        </w:r>
      </w:ins>
      <w:r w:rsidR="00021BCA" w:rsidRPr="008D35DA">
        <w:rPr>
          <w:rFonts w:ascii="Times New Roman" w:hAnsi="Times New Roman" w:cs="Times New Roman"/>
          <w:color w:val="242424"/>
          <w:sz w:val="24"/>
          <w:szCs w:val="24"/>
          <w:shd w:val="clear" w:color="auto" w:fill="FFFFFF"/>
        </w:rPr>
        <w:t xml:space="preserve"> to plan</w:t>
      </w:r>
      <w:ins w:id="115" w:author="Holmes, John" w:date="2023-04-02T10:13:00Z">
        <w:r w:rsidR="00FE249B">
          <w:rPr>
            <w:rFonts w:ascii="Times New Roman" w:hAnsi="Times New Roman" w:cs="Times New Roman"/>
            <w:color w:val="242424"/>
            <w:sz w:val="24"/>
            <w:szCs w:val="24"/>
            <w:shd w:val="clear" w:color="auto" w:fill="FFFFFF"/>
          </w:rPr>
          <w:t xml:space="preserve"> fishery opportunities </w:t>
        </w:r>
      </w:ins>
      <w:del w:id="116" w:author="Holmes, John" w:date="2023-04-02T10:13:00Z">
        <w:r w:rsidR="00021BCA" w:rsidRPr="008D35DA" w:rsidDel="00FE249B">
          <w:rPr>
            <w:rFonts w:ascii="Times New Roman" w:hAnsi="Times New Roman" w:cs="Times New Roman"/>
            <w:color w:val="242424"/>
            <w:sz w:val="24"/>
            <w:szCs w:val="24"/>
            <w:shd w:val="clear" w:color="auto" w:fill="FFFFFF"/>
          </w:rPr>
          <w:delText xml:space="preserve">ning </w:delText>
        </w:r>
      </w:del>
      <w:r w:rsidR="00021BCA" w:rsidRPr="008D35DA">
        <w:rPr>
          <w:rFonts w:ascii="Times New Roman" w:hAnsi="Times New Roman" w:cs="Times New Roman"/>
          <w:color w:val="242424"/>
          <w:sz w:val="24"/>
          <w:szCs w:val="24"/>
          <w:shd w:val="clear" w:color="auto" w:fill="FFFFFF"/>
        </w:rPr>
        <w:t xml:space="preserve">by fisheries managers and the fishing industry, and </w:t>
      </w:r>
      <w:commentRangeStart w:id="117"/>
      <w:commentRangeStart w:id="118"/>
      <w:r w:rsidR="00021BCA" w:rsidRPr="008D35DA">
        <w:rPr>
          <w:rFonts w:ascii="Times New Roman" w:hAnsi="Times New Roman" w:cs="Times New Roman"/>
          <w:color w:val="242424"/>
          <w:sz w:val="24"/>
          <w:szCs w:val="24"/>
          <w:shd w:val="clear" w:color="auto" w:fill="FFFFFF"/>
        </w:rPr>
        <w:t>feed</w:t>
      </w:r>
      <w:del w:id="119" w:author="Fu, Caihong" w:date="2023-04-05T11:40:00Z">
        <w:r w:rsidR="00021BCA" w:rsidRPr="008D35DA" w:rsidDel="00165128">
          <w:rPr>
            <w:rFonts w:ascii="Times New Roman" w:hAnsi="Times New Roman" w:cs="Times New Roman"/>
            <w:color w:val="242424"/>
            <w:sz w:val="24"/>
            <w:szCs w:val="24"/>
            <w:shd w:val="clear" w:color="auto" w:fill="FFFFFF"/>
          </w:rPr>
          <w:delText>s</w:delText>
        </w:r>
      </w:del>
      <w:r w:rsidR="00021BCA" w:rsidRPr="008D35DA">
        <w:rPr>
          <w:rFonts w:ascii="Times New Roman" w:hAnsi="Times New Roman" w:cs="Times New Roman"/>
          <w:color w:val="242424"/>
          <w:sz w:val="24"/>
          <w:szCs w:val="24"/>
          <w:shd w:val="clear" w:color="auto" w:fill="FFFFFF"/>
        </w:rPr>
        <w:t xml:space="preserve"> to in-season assessment modeling</w:t>
      </w:r>
      <w:commentRangeEnd w:id="117"/>
      <w:r w:rsidR="00FE249B">
        <w:rPr>
          <w:rStyle w:val="CommentReference"/>
        </w:rPr>
        <w:commentReference w:id="117"/>
      </w:r>
      <w:commentRangeEnd w:id="118"/>
      <w:r w:rsidR="00160529">
        <w:rPr>
          <w:rStyle w:val="CommentReference"/>
        </w:rPr>
        <w:commentReference w:id="118"/>
      </w:r>
      <w:r w:rsidR="00021BCA" w:rsidRPr="008D35DA">
        <w:rPr>
          <w:rFonts w:ascii="Times New Roman" w:hAnsi="Times New Roman" w:cs="Times New Roman"/>
          <w:color w:val="242424"/>
          <w:sz w:val="24"/>
          <w:szCs w:val="24"/>
          <w:shd w:val="clear" w:color="auto" w:fill="FFFFFF"/>
        </w:rPr>
        <w:t xml:space="preserve"> (</w:t>
      </w:r>
      <w:proofErr w:type="spellStart"/>
      <w:r w:rsidR="00021BCA" w:rsidRPr="008D35DA">
        <w:rPr>
          <w:rFonts w:ascii="Times New Roman" w:hAnsi="Times New Roman" w:cs="Times New Roman"/>
          <w:color w:val="242424"/>
          <w:sz w:val="24"/>
          <w:szCs w:val="24"/>
          <w:shd w:val="clear" w:color="auto" w:fill="FFFFFF"/>
        </w:rPr>
        <w:t>Haeseker</w:t>
      </w:r>
      <w:proofErr w:type="spellEnd"/>
      <w:r w:rsidR="00021BCA" w:rsidRPr="008D35DA">
        <w:rPr>
          <w:rFonts w:ascii="Times New Roman" w:hAnsi="Times New Roman" w:cs="Times New Roman"/>
          <w:color w:val="242424"/>
          <w:sz w:val="24"/>
          <w:szCs w:val="24"/>
          <w:shd w:val="clear" w:color="auto" w:fill="FFFFFF"/>
        </w:rPr>
        <w:t xml:space="preserve"> et al. 2008; Michielsens and Cave 201</w:t>
      </w:r>
      <w:r w:rsidR="009175C5" w:rsidRPr="008D35DA">
        <w:rPr>
          <w:rFonts w:ascii="Times New Roman" w:hAnsi="Times New Roman" w:cs="Times New Roman"/>
          <w:color w:val="242424"/>
          <w:sz w:val="24"/>
          <w:szCs w:val="24"/>
          <w:shd w:val="clear" w:color="auto" w:fill="FFFFFF"/>
        </w:rPr>
        <w:t>9</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DFO</w:t>
      </w:r>
      <w:r w:rsidR="00021BCA" w:rsidRPr="008D35DA">
        <w:rPr>
          <w:rFonts w:ascii="Times New Roman" w:hAnsi="Times New Roman" w:cs="Times New Roman"/>
          <w:color w:val="242424"/>
          <w:sz w:val="24"/>
          <w:szCs w:val="24"/>
          <w:shd w:val="clear" w:color="auto" w:fill="FFFFFF"/>
        </w:rPr>
        <w:t xml:space="preserve"> </w:t>
      </w:r>
      <w:r w:rsidR="00AA4821" w:rsidRPr="008D35DA">
        <w:rPr>
          <w:rFonts w:ascii="Times New Roman" w:hAnsi="Times New Roman" w:cs="Times New Roman"/>
          <w:color w:val="242424"/>
          <w:sz w:val="24"/>
          <w:szCs w:val="24"/>
          <w:shd w:val="clear" w:color="auto" w:fill="FFFFFF"/>
        </w:rPr>
        <w:t>2021</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 xml:space="preserve">Additionally, pre-season forecast </w:t>
      </w:r>
      <w:r w:rsidR="00A61BA6" w:rsidRPr="008D35DA">
        <w:rPr>
          <w:rFonts w:ascii="Times New Roman" w:hAnsi="Times New Roman" w:cs="Times New Roman"/>
          <w:color w:val="242424"/>
          <w:sz w:val="24"/>
          <w:szCs w:val="24"/>
          <w:shd w:val="clear" w:color="auto" w:fill="FFFFFF"/>
        </w:rPr>
        <w:t>assists decision-making processes including</w:t>
      </w:r>
      <w:r w:rsidR="009175C5" w:rsidRPr="008D35DA">
        <w:rPr>
          <w:rFonts w:ascii="Times New Roman" w:hAnsi="Times New Roman" w:cs="Times New Roman"/>
          <w:color w:val="242424"/>
          <w:sz w:val="24"/>
          <w:szCs w:val="24"/>
          <w:shd w:val="clear" w:color="auto" w:fill="FFFFFF"/>
        </w:rPr>
        <w:t xml:space="preserve"> international total catch allowance negotiation, </w:t>
      </w:r>
      <w:del w:id="120" w:author="Liu, Qi" w:date="2023-04-13T11:13:00Z">
        <w:r w:rsidR="009175C5" w:rsidRPr="008D35DA" w:rsidDel="00ED3664">
          <w:rPr>
            <w:rFonts w:ascii="Times New Roman" w:hAnsi="Times New Roman" w:cs="Times New Roman"/>
            <w:color w:val="242424"/>
            <w:sz w:val="24"/>
            <w:szCs w:val="24"/>
            <w:shd w:val="clear" w:color="auto" w:fill="FFFFFF"/>
          </w:rPr>
          <w:delText>escapement survey</w:delText>
        </w:r>
      </w:del>
      <w:ins w:id="121" w:author="Xu, Yi [2]" w:date="2023-04-10T08:16:00Z">
        <w:del w:id="122" w:author="Liu, Qi" w:date="2023-04-13T11:13:00Z">
          <w:r w:rsidR="00AA25AC" w:rsidDel="00ED3664">
            <w:rPr>
              <w:rFonts w:ascii="Times New Roman" w:hAnsi="Times New Roman" w:cs="Times New Roman"/>
              <w:color w:val="242424"/>
              <w:sz w:val="24"/>
              <w:szCs w:val="24"/>
              <w:shd w:val="clear" w:color="auto" w:fill="FFFFFF"/>
            </w:rPr>
            <w:delText xml:space="preserve"> method</w:delText>
          </w:r>
        </w:del>
      </w:ins>
      <w:del w:id="123" w:author="Xu, Yi [2]" w:date="2023-04-10T08:16:00Z">
        <w:r w:rsidR="009175C5" w:rsidRPr="008D35DA" w:rsidDel="00AA25AC">
          <w:rPr>
            <w:rFonts w:ascii="Times New Roman" w:hAnsi="Times New Roman" w:cs="Times New Roman"/>
            <w:color w:val="242424"/>
            <w:sz w:val="24"/>
            <w:szCs w:val="24"/>
            <w:shd w:val="clear" w:color="auto" w:fill="FFFFFF"/>
          </w:rPr>
          <w:delText>s</w:delText>
        </w:r>
      </w:del>
      <w:ins w:id="124" w:author="Xu, Yi [2]" w:date="2023-04-10T08:16:00Z">
        <w:del w:id="125" w:author="Liu, Qi" w:date="2023-04-13T11:13:00Z">
          <w:r w:rsidR="00AA25AC" w:rsidDel="00ED3664">
            <w:rPr>
              <w:rFonts w:ascii="Times New Roman" w:hAnsi="Times New Roman" w:cs="Times New Roman"/>
              <w:color w:val="242424"/>
              <w:sz w:val="24"/>
              <w:szCs w:val="24"/>
              <w:shd w:val="clear" w:color="auto" w:fill="FFFFFF"/>
            </w:rPr>
            <w:delText xml:space="preserve"> choices</w:delText>
          </w:r>
        </w:del>
      </w:ins>
      <w:ins w:id="126" w:author="Liu, Qi" w:date="2023-04-13T11:12:00Z">
        <w:r w:rsidR="00ED3664">
          <w:rPr>
            <w:rFonts w:ascii="Times New Roman" w:hAnsi="Times New Roman" w:cs="Times New Roman"/>
            <w:color w:val="242424"/>
            <w:sz w:val="24"/>
            <w:szCs w:val="24"/>
            <w:shd w:val="clear" w:color="auto" w:fill="FFFFFF"/>
          </w:rPr>
          <w:t xml:space="preserve"> allocation of</w:t>
        </w:r>
      </w:ins>
      <w:ins w:id="127" w:author="Liu, Qi" w:date="2023-04-13T11:11:00Z">
        <w:r w:rsidR="00ED3664">
          <w:rPr>
            <w:rFonts w:ascii="Times New Roman" w:hAnsi="Times New Roman" w:cs="Times New Roman"/>
            <w:color w:val="242424"/>
            <w:sz w:val="24"/>
            <w:szCs w:val="24"/>
            <w:shd w:val="clear" w:color="auto" w:fill="FFFFFF"/>
          </w:rPr>
          <w:t xml:space="preserve"> </w:t>
        </w:r>
      </w:ins>
      <w:ins w:id="128" w:author="Liu, Qi" w:date="2023-04-13T11:13:00Z">
        <w:r w:rsidR="00ED3664">
          <w:rPr>
            <w:rFonts w:ascii="Times New Roman" w:hAnsi="Times New Roman" w:cs="Times New Roman"/>
            <w:color w:val="242424"/>
            <w:sz w:val="24"/>
            <w:szCs w:val="24"/>
            <w:shd w:val="clear" w:color="auto" w:fill="FFFFFF"/>
          </w:rPr>
          <w:t xml:space="preserve">stock assessment </w:t>
        </w:r>
      </w:ins>
      <w:ins w:id="129" w:author="Liu, Qi" w:date="2023-04-13T11:11:00Z">
        <w:r w:rsidR="00ED3664">
          <w:rPr>
            <w:rFonts w:ascii="Times New Roman" w:hAnsi="Times New Roman" w:cs="Times New Roman"/>
            <w:color w:val="242424"/>
            <w:sz w:val="24"/>
            <w:szCs w:val="24"/>
            <w:shd w:val="clear" w:color="auto" w:fill="FFFFFF"/>
          </w:rPr>
          <w:t>resources</w:t>
        </w:r>
      </w:ins>
      <w:r w:rsidR="009175C5" w:rsidRPr="008D35DA">
        <w:rPr>
          <w:rFonts w:ascii="Times New Roman" w:hAnsi="Times New Roman" w:cs="Times New Roman"/>
          <w:color w:val="242424"/>
          <w:sz w:val="24"/>
          <w:szCs w:val="24"/>
          <w:shd w:val="clear" w:color="auto" w:fill="FFFFFF"/>
        </w:rPr>
        <w:t xml:space="preserve">, and hatchery enhancement </w:t>
      </w:r>
      <w:del w:id="130" w:author="Liu, Qi" w:date="2023-04-13T11:10:00Z">
        <w:r w:rsidR="009175C5" w:rsidRPr="008D35DA" w:rsidDel="00ED3664">
          <w:rPr>
            <w:rFonts w:ascii="Times New Roman" w:hAnsi="Times New Roman" w:cs="Times New Roman"/>
            <w:color w:val="242424"/>
            <w:sz w:val="24"/>
            <w:szCs w:val="24"/>
            <w:shd w:val="clear" w:color="auto" w:fill="FFFFFF"/>
          </w:rPr>
          <w:delText xml:space="preserve">experiments </w:delText>
        </w:r>
      </w:del>
      <w:ins w:id="131" w:author="Liu, Qi" w:date="2023-04-13T11:10:00Z">
        <w:r w:rsidR="00ED3664">
          <w:rPr>
            <w:rFonts w:ascii="Times New Roman" w:hAnsi="Times New Roman" w:cs="Times New Roman"/>
            <w:color w:val="242424"/>
            <w:sz w:val="24"/>
            <w:szCs w:val="24"/>
            <w:shd w:val="clear" w:color="auto" w:fill="FFFFFF"/>
          </w:rPr>
          <w:t>planning</w:t>
        </w:r>
        <w:r w:rsidR="00ED3664" w:rsidRPr="008D35DA">
          <w:rPr>
            <w:rFonts w:ascii="Times New Roman" w:hAnsi="Times New Roman" w:cs="Times New Roman"/>
            <w:color w:val="242424"/>
            <w:sz w:val="24"/>
            <w:szCs w:val="24"/>
            <w:shd w:val="clear" w:color="auto" w:fill="FFFFFF"/>
          </w:rPr>
          <w:t xml:space="preserve"> </w:t>
        </w:r>
      </w:ins>
      <w:r w:rsidR="009175C5" w:rsidRPr="008D35DA">
        <w:rPr>
          <w:rFonts w:ascii="Times New Roman" w:hAnsi="Times New Roman" w:cs="Times New Roman"/>
          <w:color w:val="242424"/>
          <w:sz w:val="24"/>
          <w:szCs w:val="24"/>
          <w:shd w:val="clear" w:color="auto" w:fill="FFFFFF"/>
        </w:rPr>
        <w:t>(Hawkshaw et al. 2020a, b).</w:t>
      </w:r>
    </w:p>
    <w:p w14:paraId="5FBC5B76" w14:textId="3EDCC8FD" w:rsidR="00E03FF6" w:rsidRPr="008D35DA" w:rsidRDefault="00C43FF8" w:rsidP="008D35DA">
      <w:pPr>
        <w:spacing w:line="480" w:lineRule="auto"/>
        <w:ind w:firstLine="360"/>
        <w:rPr>
          <w:rFonts w:ascii="Times New Roman" w:hAnsi="Times New Roman" w:cs="Times New Roman"/>
          <w:color w:val="242424"/>
          <w:sz w:val="24"/>
          <w:szCs w:val="24"/>
          <w:shd w:val="clear" w:color="auto" w:fill="FFFFFF"/>
        </w:rPr>
      </w:pPr>
      <w:del w:id="132" w:author="Holmes, John" w:date="2023-04-02T10:20:00Z">
        <w:r w:rsidRPr="008D35DA" w:rsidDel="0000048E">
          <w:rPr>
            <w:rFonts w:ascii="Times New Roman" w:hAnsi="Times New Roman" w:cs="Times New Roman"/>
            <w:color w:val="242424"/>
            <w:sz w:val="24"/>
            <w:szCs w:val="24"/>
            <w:shd w:val="clear" w:color="auto" w:fill="FFFFFF"/>
          </w:rPr>
          <w:lastRenderedPageBreak/>
          <w:delText xml:space="preserve">Despite the tremendous importance of pre-season Fraser </w:delText>
        </w:r>
        <w:r w:rsidR="0078086B" w:rsidDel="0000048E">
          <w:rPr>
            <w:rFonts w:ascii="Times New Roman" w:hAnsi="Times New Roman" w:cs="Times New Roman"/>
            <w:color w:val="242424"/>
            <w:sz w:val="24"/>
            <w:szCs w:val="24"/>
            <w:shd w:val="clear" w:color="auto" w:fill="FFFFFF"/>
          </w:rPr>
          <w:delText>Sockeye</w:delText>
        </w:r>
        <w:r w:rsidRPr="008D35DA" w:rsidDel="0000048E">
          <w:rPr>
            <w:rFonts w:ascii="Times New Roman" w:hAnsi="Times New Roman" w:cs="Times New Roman"/>
            <w:color w:val="242424"/>
            <w:sz w:val="24"/>
            <w:szCs w:val="24"/>
            <w:shd w:val="clear" w:color="auto" w:fill="FFFFFF"/>
          </w:rPr>
          <w:delText xml:space="preserve"> f</w:delText>
        </w:r>
        <w:r w:rsidR="00D403F2" w:rsidRPr="008D35DA" w:rsidDel="0000048E">
          <w:rPr>
            <w:rFonts w:ascii="Times New Roman" w:hAnsi="Times New Roman" w:cs="Times New Roman"/>
            <w:color w:val="242424"/>
            <w:sz w:val="24"/>
            <w:szCs w:val="24"/>
            <w:shd w:val="clear" w:color="auto" w:fill="FFFFFF"/>
          </w:rPr>
          <w:delText>orecast</w:delText>
        </w:r>
        <w:r w:rsidRPr="008D35DA" w:rsidDel="0000048E">
          <w:rPr>
            <w:rFonts w:ascii="Times New Roman" w:hAnsi="Times New Roman" w:cs="Times New Roman"/>
            <w:color w:val="242424"/>
            <w:sz w:val="24"/>
            <w:szCs w:val="24"/>
            <w:shd w:val="clear" w:color="auto" w:fill="FFFFFF"/>
          </w:rPr>
          <w:delText xml:space="preserve">, </w:delText>
        </w:r>
        <w:r w:rsidR="001C5E4A" w:rsidRPr="008D35DA" w:rsidDel="0000048E">
          <w:rPr>
            <w:rFonts w:ascii="Times New Roman" w:hAnsi="Times New Roman" w:cs="Times New Roman"/>
            <w:color w:val="242424"/>
            <w:sz w:val="24"/>
            <w:szCs w:val="24"/>
            <w:shd w:val="clear" w:color="auto" w:fill="FFFFFF"/>
          </w:rPr>
          <w:delText xml:space="preserve">rigorous evaluation of forecast </w:delText>
        </w:r>
        <w:r w:rsidR="000214F8" w:rsidRPr="008D35DA" w:rsidDel="0000048E">
          <w:rPr>
            <w:rFonts w:ascii="Times New Roman" w:hAnsi="Times New Roman" w:cs="Times New Roman"/>
            <w:color w:val="242424"/>
            <w:sz w:val="24"/>
            <w:szCs w:val="24"/>
            <w:shd w:val="clear" w:color="auto" w:fill="FFFFFF"/>
          </w:rPr>
          <w:delText xml:space="preserve">performance </w:delText>
        </w:r>
      </w:del>
      <w:del w:id="133" w:author="Holmes, John" w:date="2023-04-02T10:18:00Z">
        <w:r w:rsidR="00E12218" w:rsidRPr="008D35DA" w:rsidDel="0000048E">
          <w:rPr>
            <w:rFonts w:ascii="Times New Roman" w:hAnsi="Times New Roman" w:cs="Times New Roman"/>
            <w:color w:val="242424"/>
            <w:sz w:val="24"/>
            <w:szCs w:val="24"/>
            <w:shd w:val="clear" w:color="auto" w:fill="FFFFFF"/>
          </w:rPr>
          <w:delText xml:space="preserve">has rarely been done </w:delText>
        </w:r>
        <w:r w:rsidR="001C5E4A" w:rsidRPr="008D35DA" w:rsidDel="0000048E">
          <w:rPr>
            <w:rFonts w:ascii="Times New Roman" w:hAnsi="Times New Roman" w:cs="Times New Roman"/>
            <w:color w:val="242424"/>
            <w:sz w:val="24"/>
            <w:szCs w:val="24"/>
            <w:shd w:val="clear" w:color="auto" w:fill="FFFFFF"/>
          </w:rPr>
          <w:delText xml:space="preserve">both </w:delText>
        </w:r>
      </w:del>
      <w:del w:id="134" w:author="Holmes, John" w:date="2023-04-02T10:20:00Z">
        <w:r w:rsidR="001C5E4A" w:rsidRPr="008D35DA" w:rsidDel="0000048E">
          <w:rPr>
            <w:rFonts w:ascii="Times New Roman" w:hAnsi="Times New Roman" w:cs="Times New Roman"/>
            <w:color w:val="242424"/>
            <w:sz w:val="24"/>
            <w:szCs w:val="24"/>
            <w:shd w:val="clear" w:color="auto" w:fill="FFFFFF"/>
          </w:rPr>
          <w:delText xml:space="preserve">in terms of accuracy and </w:delText>
        </w:r>
        <w:r w:rsidR="00DB152A" w:rsidDel="0000048E">
          <w:rPr>
            <w:rFonts w:ascii="Times New Roman" w:hAnsi="Times New Roman" w:cs="Times New Roman"/>
            <w:color w:val="242424"/>
            <w:sz w:val="24"/>
            <w:szCs w:val="24"/>
            <w:shd w:val="clear" w:color="auto" w:fill="FFFFFF"/>
          </w:rPr>
          <w:delText>uncertainty</w:delText>
        </w:r>
        <w:r w:rsidR="001C5E4A" w:rsidRPr="008D35DA" w:rsidDel="0000048E">
          <w:rPr>
            <w:rFonts w:ascii="Times New Roman" w:hAnsi="Times New Roman" w:cs="Times New Roman"/>
            <w:color w:val="242424"/>
            <w:sz w:val="24"/>
            <w:szCs w:val="24"/>
            <w:shd w:val="clear" w:color="auto" w:fill="FFFFFF"/>
          </w:rPr>
          <w:delText xml:space="preserve"> </w:delText>
        </w:r>
        <w:r w:rsidRPr="008D35DA" w:rsidDel="0000048E">
          <w:rPr>
            <w:rFonts w:ascii="Times New Roman" w:hAnsi="Times New Roman" w:cs="Times New Roman"/>
            <w:color w:val="242424"/>
            <w:sz w:val="24"/>
            <w:szCs w:val="24"/>
            <w:shd w:val="clear" w:color="auto" w:fill="FFFFFF"/>
          </w:rPr>
          <w:delText>(Satterthwaite et al. 2020).</w:delText>
        </w:r>
        <w:r w:rsidR="00D403F2" w:rsidRPr="008D35DA" w:rsidDel="0000048E">
          <w:rPr>
            <w:rFonts w:ascii="Times New Roman" w:hAnsi="Times New Roman" w:cs="Times New Roman"/>
            <w:color w:val="242424"/>
            <w:sz w:val="24"/>
            <w:szCs w:val="24"/>
            <w:shd w:val="clear" w:color="auto" w:fill="FFFFFF"/>
          </w:rPr>
          <w:delText xml:space="preserve"> </w:delText>
        </w:r>
      </w:del>
      <w:r w:rsidRPr="008D35DA">
        <w:rPr>
          <w:rFonts w:ascii="Times New Roman" w:hAnsi="Times New Roman" w:cs="Times New Roman"/>
          <w:color w:val="242424"/>
          <w:sz w:val="24"/>
          <w:szCs w:val="24"/>
          <w:shd w:val="clear" w:color="auto" w:fill="FFFFFF"/>
        </w:rPr>
        <w:t xml:space="preserve">The </w:t>
      </w:r>
      <w:r w:rsidR="000214F8" w:rsidRPr="008D35DA">
        <w:rPr>
          <w:rFonts w:ascii="Times New Roman" w:hAnsi="Times New Roman" w:cs="Times New Roman"/>
          <w:color w:val="242424"/>
          <w:sz w:val="24"/>
          <w:szCs w:val="24"/>
          <w:shd w:val="clear" w:color="auto" w:fill="FFFFFF"/>
        </w:rPr>
        <w:t xml:space="preserve">reliability </w:t>
      </w:r>
      <w:r w:rsidRPr="008D35DA">
        <w:rPr>
          <w:rFonts w:ascii="Times New Roman" w:hAnsi="Times New Roman" w:cs="Times New Roman"/>
          <w:color w:val="242424"/>
          <w:sz w:val="24"/>
          <w:szCs w:val="24"/>
          <w:shd w:val="clear" w:color="auto" w:fill="FFFFFF"/>
        </w:rPr>
        <w:t xml:space="preserve">of </w:t>
      </w:r>
      <w:r w:rsidR="000214F8" w:rsidRPr="008D35DA">
        <w:rPr>
          <w:rFonts w:ascii="Times New Roman" w:hAnsi="Times New Roman" w:cs="Times New Roman"/>
          <w:color w:val="242424"/>
          <w:sz w:val="24"/>
          <w:szCs w:val="24"/>
          <w:shd w:val="clear" w:color="auto" w:fill="FFFFFF"/>
        </w:rPr>
        <w:t xml:space="preserve">pre-season </w:t>
      </w:r>
      <w:r w:rsidRPr="008D35DA">
        <w:rPr>
          <w:rFonts w:ascii="Times New Roman" w:hAnsi="Times New Roman" w:cs="Times New Roman"/>
          <w:color w:val="242424"/>
          <w:sz w:val="24"/>
          <w:szCs w:val="24"/>
          <w:shd w:val="clear" w:color="auto" w:fill="FFFFFF"/>
        </w:rPr>
        <w:t>forecast</w:t>
      </w:r>
      <w:r w:rsidR="001C5E4A" w:rsidRPr="008D35DA">
        <w:rPr>
          <w:rFonts w:ascii="Times New Roman" w:hAnsi="Times New Roman" w:cs="Times New Roman"/>
          <w:color w:val="242424"/>
          <w:sz w:val="24"/>
          <w:szCs w:val="24"/>
          <w:shd w:val="clear" w:color="auto" w:fill="FFFFFF"/>
        </w:rPr>
        <w:t xml:space="preserve">s </w:t>
      </w:r>
      <w:r w:rsidR="000214F8" w:rsidRPr="008D35DA">
        <w:rPr>
          <w:rFonts w:ascii="Times New Roman" w:hAnsi="Times New Roman" w:cs="Times New Roman"/>
          <w:color w:val="242424"/>
          <w:sz w:val="24"/>
          <w:szCs w:val="24"/>
          <w:shd w:val="clear" w:color="auto" w:fill="FFFFFF"/>
        </w:rPr>
        <w:t xml:space="preserve">depends on </w:t>
      </w:r>
      <w:ins w:id="135" w:author="Holmes, John" w:date="2023-04-02T10:19:00Z">
        <w:r w:rsidR="0000048E">
          <w:rPr>
            <w:rFonts w:ascii="Times New Roman" w:hAnsi="Times New Roman" w:cs="Times New Roman"/>
            <w:color w:val="242424"/>
            <w:sz w:val="24"/>
            <w:szCs w:val="24"/>
            <w:shd w:val="clear" w:color="auto" w:fill="FFFFFF"/>
          </w:rPr>
          <w:t xml:space="preserve">a </w:t>
        </w:r>
      </w:ins>
      <w:r w:rsidR="000214F8" w:rsidRPr="008D35DA">
        <w:rPr>
          <w:rFonts w:ascii="Times New Roman" w:hAnsi="Times New Roman" w:cs="Times New Roman"/>
          <w:color w:val="242424"/>
          <w:sz w:val="24"/>
          <w:szCs w:val="24"/>
          <w:shd w:val="clear" w:color="auto" w:fill="FFFFFF"/>
        </w:rPr>
        <w:t xml:space="preserve">good understanding and </w:t>
      </w:r>
      <w:r w:rsidR="00B075CA" w:rsidRPr="008D35DA">
        <w:rPr>
          <w:rFonts w:ascii="Times New Roman" w:hAnsi="Times New Roman" w:cs="Times New Roman"/>
          <w:color w:val="242424"/>
          <w:sz w:val="24"/>
          <w:szCs w:val="24"/>
          <w:shd w:val="clear" w:color="auto" w:fill="FFFFFF"/>
        </w:rPr>
        <w:t>modelling</w:t>
      </w:r>
      <w:r w:rsidR="000214F8" w:rsidRPr="008D35DA">
        <w:rPr>
          <w:rFonts w:ascii="Times New Roman" w:hAnsi="Times New Roman" w:cs="Times New Roman"/>
          <w:color w:val="242424"/>
          <w:sz w:val="24"/>
          <w:szCs w:val="24"/>
          <w:shd w:val="clear" w:color="auto" w:fill="FFFFFF"/>
        </w:rPr>
        <w:t xml:space="preserve"> of </w:t>
      </w:r>
      <w:r w:rsidRPr="008D35DA">
        <w:rPr>
          <w:rFonts w:ascii="Times New Roman" w:hAnsi="Times New Roman" w:cs="Times New Roman"/>
          <w:color w:val="242424"/>
          <w:sz w:val="24"/>
          <w:szCs w:val="24"/>
          <w:shd w:val="clear" w:color="auto" w:fill="FFFFFF"/>
        </w:rPr>
        <w:t xml:space="preserve">complex interactions </w:t>
      </w:r>
      <w:r w:rsidR="000214F8" w:rsidRPr="008D35DA">
        <w:rPr>
          <w:rFonts w:ascii="Times New Roman" w:hAnsi="Times New Roman" w:cs="Times New Roman"/>
          <w:color w:val="242424"/>
          <w:sz w:val="24"/>
          <w:szCs w:val="24"/>
          <w:shd w:val="clear" w:color="auto" w:fill="FFFFFF"/>
        </w:rPr>
        <w:t>b</w:t>
      </w:r>
      <w:r w:rsidRPr="008D35DA">
        <w:rPr>
          <w:rFonts w:ascii="Times New Roman" w:hAnsi="Times New Roman" w:cs="Times New Roman"/>
          <w:color w:val="242424"/>
          <w:sz w:val="24"/>
          <w:szCs w:val="24"/>
          <w:shd w:val="clear" w:color="auto" w:fill="FFFFFF"/>
        </w:rPr>
        <w:t>etween</w:t>
      </w:r>
      <w:r w:rsidR="000214F8"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climate, ecosystems, and populations involving both climate regime shifts and ecosystem phase transitions</w:t>
      </w:r>
      <w:r w:rsidR="000214F8" w:rsidRPr="008D35DA">
        <w:rPr>
          <w:rFonts w:ascii="Times New Roman" w:hAnsi="Times New Roman" w:cs="Times New Roman"/>
          <w:color w:val="242424"/>
          <w:sz w:val="24"/>
          <w:szCs w:val="24"/>
          <w:shd w:val="clear" w:color="auto" w:fill="FFFFFF"/>
        </w:rPr>
        <w:t xml:space="preserve"> (Wainwright 2021)</w:t>
      </w:r>
      <w:r w:rsidRPr="008D35DA">
        <w:rPr>
          <w:rFonts w:ascii="Times New Roman" w:hAnsi="Times New Roman" w:cs="Times New Roman"/>
          <w:color w:val="242424"/>
          <w:sz w:val="24"/>
          <w:szCs w:val="24"/>
          <w:shd w:val="clear" w:color="auto" w:fill="FFFFFF"/>
        </w:rPr>
        <w:t xml:space="preserve">. </w:t>
      </w:r>
      <w:ins w:id="136" w:author="Holmes, John" w:date="2023-04-02T10:16:00Z">
        <w:r w:rsidR="0000048E">
          <w:rPr>
            <w:rFonts w:ascii="Times New Roman" w:hAnsi="Times New Roman" w:cs="Times New Roman"/>
            <w:color w:val="242424"/>
            <w:sz w:val="24"/>
            <w:szCs w:val="24"/>
            <w:shd w:val="clear" w:color="auto" w:fill="FFFFFF"/>
          </w:rPr>
          <w:t xml:space="preserve">Fraser </w:t>
        </w:r>
      </w:ins>
      <w:r w:rsidR="00E03FF6" w:rsidRPr="008D35DA">
        <w:rPr>
          <w:rFonts w:ascii="Times New Roman" w:hAnsi="Times New Roman" w:cs="Times New Roman"/>
          <w:color w:val="242424"/>
          <w:sz w:val="24"/>
          <w:szCs w:val="24"/>
          <w:shd w:val="clear" w:color="auto" w:fill="FFFFFF"/>
        </w:rPr>
        <w:t xml:space="preserve">Sockeye </w:t>
      </w:r>
      <w:r w:rsidR="000F3B8C" w:rsidRPr="008D35DA">
        <w:rPr>
          <w:rFonts w:ascii="Times New Roman" w:hAnsi="Times New Roman" w:cs="Times New Roman"/>
          <w:color w:val="242424"/>
          <w:sz w:val="24"/>
          <w:szCs w:val="24"/>
          <w:shd w:val="clear" w:color="auto" w:fill="FFFFFF"/>
        </w:rPr>
        <w:t xml:space="preserve">salmon </w:t>
      </w:r>
      <w:commentRangeStart w:id="137"/>
      <w:commentRangeStart w:id="138"/>
      <w:r w:rsidR="000F3B8C" w:rsidRPr="008D35DA">
        <w:rPr>
          <w:rFonts w:ascii="Times New Roman" w:hAnsi="Times New Roman" w:cs="Times New Roman"/>
          <w:color w:val="242424"/>
          <w:sz w:val="24"/>
          <w:szCs w:val="24"/>
          <w:shd w:val="clear" w:color="auto" w:fill="FFFFFF"/>
        </w:rPr>
        <w:t>return</w:t>
      </w:r>
      <w:ins w:id="139" w:author="Holmes, John" w:date="2023-04-02T10:16:00Z">
        <w:r w:rsidR="0000048E">
          <w:rPr>
            <w:rFonts w:ascii="Times New Roman" w:hAnsi="Times New Roman" w:cs="Times New Roman"/>
            <w:color w:val="242424"/>
            <w:sz w:val="24"/>
            <w:szCs w:val="24"/>
            <w:shd w:val="clear" w:color="auto" w:fill="FFFFFF"/>
          </w:rPr>
          <w:t>s</w:t>
        </w:r>
      </w:ins>
      <w:r w:rsidR="00CB5154" w:rsidRPr="008D35DA">
        <w:rPr>
          <w:rFonts w:ascii="Times New Roman" w:hAnsi="Times New Roman" w:cs="Times New Roman"/>
          <w:color w:val="242424"/>
          <w:sz w:val="24"/>
          <w:szCs w:val="24"/>
          <w:shd w:val="clear" w:color="auto" w:fill="FFFFFF"/>
        </w:rPr>
        <w:t xml:space="preserve"> </w:t>
      </w:r>
      <w:commentRangeEnd w:id="137"/>
      <w:r w:rsidR="0000048E">
        <w:rPr>
          <w:rStyle w:val="CommentReference"/>
        </w:rPr>
        <w:commentReference w:id="137"/>
      </w:r>
      <w:commentRangeEnd w:id="138"/>
      <w:r w:rsidR="00160529">
        <w:rPr>
          <w:rStyle w:val="CommentReference"/>
        </w:rPr>
        <w:commentReference w:id="138"/>
      </w:r>
      <w:del w:id="140" w:author="Holmes, John" w:date="2023-04-02T10:16:00Z">
        <w:r w:rsidR="000F3B8C" w:rsidRPr="008D35DA" w:rsidDel="0000048E">
          <w:rPr>
            <w:rFonts w:ascii="Times New Roman" w:hAnsi="Times New Roman" w:cs="Times New Roman"/>
            <w:color w:val="242424"/>
            <w:sz w:val="24"/>
            <w:szCs w:val="24"/>
            <w:shd w:val="clear" w:color="auto" w:fill="FFFFFF"/>
          </w:rPr>
          <w:delText>has been</w:delText>
        </w:r>
      </w:del>
      <w:ins w:id="141" w:author="Holmes, John" w:date="2023-04-02T10:16:00Z">
        <w:r w:rsidR="0000048E">
          <w:rPr>
            <w:rFonts w:ascii="Times New Roman" w:hAnsi="Times New Roman" w:cs="Times New Roman"/>
            <w:color w:val="242424"/>
            <w:sz w:val="24"/>
            <w:szCs w:val="24"/>
            <w:shd w:val="clear" w:color="auto" w:fill="FFFFFF"/>
          </w:rPr>
          <w:t>are</w:t>
        </w:r>
      </w:ins>
      <w:r w:rsidR="000F3B8C" w:rsidRPr="008D35DA">
        <w:rPr>
          <w:rFonts w:ascii="Times New Roman" w:hAnsi="Times New Roman" w:cs="Times New Roman"/>
          <w:color w:val="242424"/>
          <w:sz w:val="24"/>
          <w:szCs w:val="24"/>
          <w:shd w:val="clear" w:color="auto" w:fill="FFFFFF"/>
        </w:rPr>
        <w:t xml:space="preserve"> highly variable not only due to </w:t>
      </w:r>
      <w:del w:id="142" w:author="Holmes, John" w:date="2023-04-02T10:19:00Z">
        <w:r w:rsidR="000F3B8C" w:rsidRPr="008D35DA" w:rsidDel="0000048E">
          <w:rPr>
            <w:rFonts w:ascii="Times New Roman" w:hAnsi="Times New Roman" w:cs="Times New Roman"/>
            <w:color w:val="242424"/>
            <w:sz w:val="24"/>
            <w:szCs w:val="24"/>
            <w:shd w:val="clear" w:color="auto" w:fill="FFFFFF"/>
          </w:rPr>
          <w:delText xml:space="preserve">its </w:delText>
        </w:r>
      </w:del>
      <w:ins w:id="143" w:author="Holmes, John" w:date="2023-04-02T10:19:00Z">
        <w:r w:rsidR="0000048E">
          <w:rPr>
            <w:rFonts w:ascii="Times New Roman" w:hAnsi="Times New Roman" w:cs="Times New Roman"/>
            <w:color w:val="242424"/>
            <w:sz w:val="24"/>
            <w:szCs w:val="24"/>
            <w:shd w:val="clear" w:color="auto" w:fill="FFFFFF"/>
          </w:rPr>
          <w:t>the</w:t>
        </w:r>
        <w:r w:rsidR="0000048E" w:rsidRPr="008D35DA">
          <w:rPr>
            <w:rFonts w:ascii="Times New Roman" w:hAnsi="Times New Roman" w:cs="Times New Roman"/>
            <w:color w:val="242424"/>
            <w:sz w:val="24"/>
            <w:szCs w:val="24"/>
            <w:shd w:val="clear" w:color="auto" w:fill="FFFFFF"/>
          </w:rPr>
          <w:t xml:space="preserve"> </w:t>
        </w:r>
      </w:ins>
      <w:r w:rsidR="000F3B8C" w:rsidRPr="008D35DA">
        <w:rPr>
          <w:rFonts w:ascii="Times New Roman" w:hAnsi="Times New Roman" w:cs="Times New Roman"/>
          <w:color w:val="242424"/>
          <w:sz w:val="24"/>
          <w:szCs w:val="24"/>
          <w:shd w:val="clear" w:color="auto" w:fill="FFFFFF"/>
        </w:rPr>
        <w:t xml:space="preserve">cyclic nature </w:t>
      </w:r>
      <w:r w:rsidR="00E12218">
        <w:rPr>
          <w:rFonts w:ascii="Times New Roman" w:hAnsi="Times New Roman" w:cs="Times New Roman"/>
          <w:color w:val="242424"/>
          <w:sz w:val="24"/>
          <w:szCs w:val="24"/>
          <w:shd w:val="clear" w:color="auto" w:fill="FFFFFF"/>
        </w:rPr>
        <w:t xml:space="preserve">for some large stocks </w:t>
      </w:r>
      <w:r w:rsidR="00C97442" w:rsidRPr="008D35DA">
        <w:rPr>
          <w:rFonts w:ascii="Times New Roman" w:hAnsi="Times New Roman" w:cs="Times New Roman"/>
          <w:color w:val="242424"/>
          <w:sz w:val="24"/>
          <w:szCs w:val="24"/>
          <w:shd w:val="clear" w:color="auto" w:fill="FFFFFF"/>
        </w:rPr>
        <w:t xml:space="preserve">(with a dominant year preceded and followed by </w:t>
      </w:r>
      <w:r w:rsidR="00B55A8F">
        <w:rPr>
          <w:rFonts w:ascii="Times New Roman" w:hAnsi="Times New Roman" w:cs="Times New Roman"/>
          <w:color w:val="242424"/>
          <w:sz w:val="24"/>
          <w:szCs w:val="24"/>
          <w:shd w:val="clear" w:color="auto" w:fill="FFFFFF"/>
        </w:rPr>
        <w:t>three</w:t>
      </w:r>
      <w:r w:rsidR="00C97442" w:rsidRPr="008D35DA">
        <w:rPr>
          <w:rFonts w:ascii="Times New Roman" w:hAnsi="Times New Roman" w:cs="Times New Roman"/>
          <w:color w:val="242424"/>
          <w:sz w:val="24"/>
          <w:szCs w:val="24"/>
          <w:shd w:val="clear" w:color="auto" w:fill="FFFFFF"/>
        </w:rPr>
        <w:t xml:space="preserve"> years of low return</w:t>
      </w:r>
      <w:ins w:id="144" w:author="Holmes, John" w:date="2023-04-02T10:19:00Z">
        <w:r w:rsidR="0000048E">
          <w:rPr>
            <w:rFonts w:ascii="Times New Roman" w:hAnsi="Times New Roman" w:cs="Times New Roman"/>
            <w:color w:val="242424"/>
            <w:sz w:val="24"/>
            <w:szCs w:val="24"/>
            <w:shd w:val="clear" w:color="auto" w:fill="FFFFFF"/>
          </w:rPr>
          <w:t>s</w:t>
        </w:r>
      </w:ins>
      <w:r w:rsidR="00C97442" w:rsidRPr="008D35DA">
        <w:rPr>
          <w:rFonts w:ascii="Times New Roman" w:hAnsi="Times New Roman" w:cs="Times New Roman"/>
          <w:color w:val="242424"/>
          <w:sz w:val="24"/>
          <w:szCs w:val="24"/>
          <w:shd w:val="clear" w:color="auto" w:fill="FFFFFF"/>
        </w:rPr>
        <w:t>)</w:t>
      </w:r>
      <w:r w:rsidR="000F3B8C" w:rsidRPr="008D35DA">
        <w:rPr>
          <w:rFonts w:ascii="Times New Roman" w:hAnsi="Times New Roman" w:cs="Times New Roman"/>
          <w:color w:val="242424"/>
          <w:sz w:val="24"/>
          <w:szCs w:val="24"/>
          <w:shd w:val="clear" w:color="auto" w:fill="FFFFFF"/>
        </w:rPr>
        <w:t>, but also unpredictable productivity</w:t>
      </w:r>
      <w:r w:rsidR="00C33AB8" w:rsidRPr="008D35DA">
        <w:rPr>
          <w:rFonts w:ascii="Times New Roman" w:hAnsi="Times New Roman" w:cs="Times New Roman"/>
          <w:color w:val="242424"/>
          <w:sz w:val="24"/>
          <w:szCs w:val="24"/>
          <w:shd w:val="clear" w:color="auto" w:fill="FFFFFF"/>
        </w:rPr>
        <w:t xml:space="preserve"> at different life stages</w:t>
      </w:r>
      <w:r w:rsidR="000F3B8C" w:rsidRPr="008D35DA">
        <w:rPr>
          <w:rFonts w:ascii="Times New Roman" w:hAnsi="Times New Roman" w:cs="Times New Roman"/>
          <w:color w:val="242424"/>
          <w:sz w:val="24"/>
          <w:szCs w:val="24"/>
          <w:shd w:val="clear" w:color="auto" w:fill="FFFFFF"/>
        </w:rPr>
        <w:t xml:space="preserve"> in both freshwater and marine environment</w:t>
      </w:r>
      <w:r w:rsidR="00E66E0B">
        <w:rPr>
          <w:rFonts w:ascii="Times New Roman" w:hAnsi="Times New Roman" w:cs="Times New Roman"/>
          <w:color w:val="242424"/>
          <w:sz w:val="24"/>
          <w:szCs w:val="24"/>
          <w:shd w:val="clear" w:color="auto" w:fill="FFFFFF"/>
        </w:rPr>
        <w:t>s</w:t>
      </w:r>
      <w:r w:rsidR="000F3B8C" w:rsidRPr="008D35DA">
        <w:rPr>
          <w:rFonts w:ascii="Times New Roman" w:hAnsi="Times New Roman" w:cs="Times New Roman"/>
          <w:color w:val="242424"/>
          <w:sz w:val="24"/>
          <w:szCs w:val="24"/>
          <w:shd w:val="clear" w:color="auto" w:fill="FFFFFF"/>
        </w:rPr>
        <w:t xml:space="preserve"> (Ricker 1997; Akenhead et al. 2016</w:t>
      </w:r>
      <w:r w:rsidR="00096DF9" w:rsidRPr="008D35DA">
        <w:rPr>
          <w:rFonts w:ascii="Times New Roman" w:hAnsi="Times New Roman" w:cs="Times New Roman"/>
          <w:color w:val="242424"/>
          <w:sz w:val="24"/>
          <w:szCs w:val="24"/>
          <w:shd w:val="clear" w:color="auto" w:fill="FFFFFF"/>
        </w:rPr>
        <w:t>a</w:t>
      </w:r>
      <w:r w:rsidR="000F3B8C" w:rsidRPr="008D35DA">
        <w:rPr>
          <w:rFonts w:ascii="Times New Roman" w:hAnsi="Times New Roman" w:cs="Times New Roman"/>
          <w:color w:val="242424"/>
          <w:sz w:val="24"/>
          <w:szCs w:val="24"/>
          <w:shd w:val="clear" w:color="auto" w:fill="FFFFFF"/>
        </w:rPr>
        <w:t>;</w:t>
      </w:r>
      <w:r w:rsidR="000A5D9D" w:rsidRPr="008D35DA">
        <w:rPr>
          <w:rFonts w:ascii="Times New Roman" w:hAnsi="Times New Roman" w:cs="Times New Roman"/>
          <w:color w:val="242424"/>
          <w:sz w:val="24"/>
          <w:szCs w:val="24"/>
          <w:shd w:val="clear" w:color="auto" w:fill="FFFFFF"/>
        </w:rPr>
        <w:t xml:space="preserve"> Huang et al. 2021</w:t>
      </w:r>
      <w:r w:rsidR="000F3B8C" w:rsidRPr="008D35DA">
        <w:rPr>
          <w:rFonts w:ascii="Times New Roman" w:hAnsi="Times New Roman" w:cs="Times New Roman"/>
          <w:color w:val="242424"/>
          <w:sz w:val="24"/>
          <w:szCs w:val="24"/>
          <w:shd w:val="clear" w:color="auto" w:fill="FFFFFF"/>
        </w:rPr>
        <w:t>)</w:t>
      </w:r>
      <w:r w:rsidR="00BF798C" w:rsidRPr="008D35DA">
        <w:rPr>
          <w:rFonts w:ascii="Times New Roman" w:hAnsi="Times New Roman" w:cs="Times New Roman"/>
          <w:color w:val="242424"/>
          <w:sz w:val="24"/>
          <w:szCs w:val="24"/>
          <w:shd w:val="clear" w:color="auto" w:fill="FFFFFF"/>
        </w:rPr>
        <w:t>,</w:t>
      </w:r>
      <w:r w:rsidR="00E03FF6" w:rsidRPr="008D35DA">
        <w:rPr>
          <w:rFonts w:ascii="Times New Roman" w:hAnsi="Times New Roman" w:cs="Times New Roman"/>
          <w:color w:val="242424"/>
          <w:sz w:val="24"/>
          <w:szCs w:val="24"/>
          <w:shd w:val="clear" w:color="auto" w:fill="FFFFFF"/>
        </w:rPr>
        <w:t xml:space="preserve"> </w:t>
      </w:r>
      <w:r w:rsidR="00BF798C" w:rsidRPr="008D35DA">
        <w:rPr>
          <w:rFonts w:ascii="Times New Roman" w:hAnsi="Times New Roman" w:cs="Times New Roman"/>
          <w:color w:val="242424"/>
          <w:sz w:val="24"/>
          <w:szCs w:val="24"/>
          <w:shd w:val="clear" w:color="auto" w:fill="FFFFFF"/>
        </w:rPr>
        <w:t>which has made pre-season forecast</w:t>
      </w:r>
      <w:ins w:id="145" w:author="Fu, Caihong" w:date="2023-04-05T11:47:00Z">
        <w:r w:rsidR="00597302">
          <w:rPr>
            <w:rFonts w:ascii="Times New Roman" w:hAnsi="Times New Roman" w:cs="Times New Roman"/>
            <w:color w:val="242424"/>
            <w:sz w:val="24"/>
            <w:szCs w:val="24"/>
            <w:shd w:val="clear" w:color="auto" w:fill="FFFFFF"/>
          </w:rPr>
          <w:t>s</w:t>
        </w:r>
      </w:ins>
      <w:r w:rsidR="00BF798C" w:rsidRPr="008D35DA">
        <w:rPr>
          <w:rFonts w:ascii="Times New Roman" w:hAnsi="Times New Roman" w:cs="Times New Roman"/>
          <w:color w:val="242424"/>
          <w:sz w:val="24"/>
          <w:szCs w:val="24"/>
          <w:shd w:val="clear" w:color="auto" w:fill="FFFFFF"/>
        </w:rPr>
        <w:t xml:space="preserve"> of </w:t>
      </w:r>
      <w:r w:rsidR="0078086B">
        <w:rPr>
          <w:rFonts w:ascii="Times New Roman" w:hAnsi="Times New Roman" w:cs="Times New Roman"/>
          <w:color w:val="242424"/>
          <w:sz w:val="24"/>
          <w:szCs w:val="24"/>
          <w:shd w:val="clear" w:color="auto" w:fill="FFFFFF"/>
        </w:rPr>
        <w:t>Sockeye</w:t>
      </w:r>
      <w:r w:rsidR="00BF798C" w:rsidRPr="008D35DA">
        <w:rPr>
          <w:rFonts w:ascii="Times New Roman" w:hAnsi="Times New Roman" w:cs="Times New Roman"/>
          <w:color w:val="242424"/>
          <w:sz w:val="24"/>
          <w:szCs w:val="24"/>
          <w:shd w:val="clear" w:color="auto" w:fill="FFFFFF"/>
        </w:rPr>
        <w:t xml:space="preserve"> return</w:t>
      </w:r>
      <w:ins w:id="146" w:author="Fu, Caihong" w:date="2023-04-05T11:47:00Z">
        <w:r w:rsidR="00597302">
          <w:rPr>
            <w:rFonts w:ascii="Times New Roman" w:hAnsi="Times New Roman" w:cs="Times New Roman"/>
            <w:color w:val="242424"/>
            <w:sz w:val="24"/>
            <w:szCs w:val="24"/>
            <w:shd w:val="clear" w:color="auto" w:fill="FFFFFF"/>
          </w:rPr>
          <w:t>s</w:t>
        </w:r>
      </w:ins>
      <w:r w:rsidR="00BF798C" w:rsidRPr="008D35DA">
        <w:rPr>
          <w:rFonts w:ascii="Times New Roman" w:hAnsi="Times New Roman" w:cs="Times New Roman"/>
          <w:color w:val="242424"/>
          <w:sz w:val="24"/>
          <w:szCs w:val="24"/>
          <w:shd w:val="clear" w:color="auto" w:fill="FFFFFF"/>
        </w:rPr>
        <w:t xml:space="preserve"> challenging</w:t>
      </w:r>
      <w:r w:rsidR="000F3B8C" w:rsidRPr="008D35DA">
        <w:rPr>
          <w:rFonts w:ascii="Times New Roman" w:hAnsi="Times New Roman" w:cs="Times New Roman"/>
          <w:color w:val="242424"/>
          <w:sz w:val="24"/>
          <w:szCs w:val="24"/>
          <w:shd w:val="clear" w:color="auto" w:fill="FFFFFF"/>
        </w:rPr>
        <w:t xml:space="preserve">. </w:t>
      </w:r>
    </w:p>
    <w:p w14:paraId="3A824C17" w14:textId="5DAD686D" w:rsidR="000F3B8C" w:rsidRPr="008D35DA" w:rsidRDefault="0000048E" w:rsidP="008D35DA">
      <w:pPr>
        <w:spacing w:line="480" w:lineRule="auto"/>
        <w:ind w:firstLine="360"/>
        <w:rPr>
          <w:rFonts w:ascii="Times New Roman" w:hAnsi="Times New Roman" w:cs="Times New Roman"/>
          <w:color w:val="242424"/>
          <w:sz w:val="24"/>
          <w:szCs w:val="24"/>
          <w:shd w:val="clear" w:color="auto" w:fill="FFFFFF"/>
        </w:rPr>
      </w:pPr>
      <w:ins w:id="147" w:author="Holmes, John" w:date="2023-04-02T10:20:00Z">
        <w:r w:rsidRPr="008D35DA">
          <w:rPr>
            <w:rFonts w:ascii="Times New Roman" w:hAnsi="Times New Roman" w:cs="Times New Roman"/>
            <w:color w:val="242424"/>
            <w:sz w:val="24"/>
            <w:szCs w:val="24"/>
            <w:shd w:val="clear" w:color="auto" w:fill="FFFFFF"/>
          </w:rPr>
          <w:t xml:space="preserve">Despite the tremendous importance </w:t>
        </w:r>
      </w:ins>
      <w:ins w:id="148" w:author="Fu, Caihong" w:date="2023-04-05T11:48:00Z">
        <w:r w:rsidR="00597302">
          <w:rPr>
            <w:rFonts w:ascii="Times New Roman" w:hAnsi="Times New Roman" w:cs="Times New Roman"/>
            <w:color w:val="242424"/>
            <w:sz w:val="24"/>
            <w:szCs w:val="24"/>
            <w:shd w:val="clear" w:color="auto" w:fill="FFFFFF"/>
          </w:rPr>
          <w:t xml:space="preserve">and challenges </w:t>
        </w:r>
      </w:ins>
      <w:ins w:id="149" w:author="Holmes, John" w:date="2023-04-02T10:20:00Z">
        <w:r w:rsidRPr="008D35DA">
          <w:rPr>
            <w:rFonts w:ascii="Times New Roman" w:hAnsi="Times New Roman" w:cs="Times New Roman"/>
            <w:color w:val="242424"/>
            <w:sz w:val="24"/>
            <w:szCs w:val="24"/>
            <w:shd w:val="clear" w:color="auto" w:fill="FFFFFF"/>
          </w:rPr>
          <w:t xml:space="preserve">of pre-season Fraser </w:t>
        </w:r>
        <w:r>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forecast</w:t>
        </w:r>
        <w:r>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w:t>
        </w:r>
        <w:r>
          <w:rPr>
            <w:rFonts w:ascii="Times New Roman" w:hAnsi="Times New Roman" w:cs="Times New Roman"/>
            <w:color w:val="242424"/>
            <w:sz w:val="24"/>
            <w:szCs w:val="24"/>
            <w:shd w:val="clear" w:color="auto" w:fill="FFFFFF"/>
          </w:rPr>
          <w:t xml:space="preserve">a </w:t>
        </w:r>
        <w:r w:rsidRPr="008D35DA">
          <w:rPr>
            <w:rFonts w:ascii="Times New Roman" w:hAnsi="Times New Roman" w:cs="Times New Roman"/>
            <w:color w:val="242424"/>
            <w:sz w:val="24"/>
            <w:szCs w:val="24"/>
            <w:shd w:val="clear" w:color="auto" w:fill="FFFFFF"/>
          </w:rPr>
          <w:t xml:space="preserve">rigorous evaluation of forecast performance in terms of </w:t>
        </w:r>
        <w:r>
          <w:rPr>
            <w:rFonts w:ascii="Times New Roman" w:hAnsi="Times New Roman" w:cs="Times New Roman"/>
            <w:color w:val="242424"/>
            <w:sz w:val="24"/>
            <w:szCs w:val="24"/>
            <w:shd w:val="clear" w:color="auto" w:fill="FFFFFF"/>
          </w:rPr>
          <w:t xml:space="preserve">both </w:t>
        </w:r>
        <w:r w:rsidRPr="008D35DA">
          <w:rPr>
            <w:rFonts w:ascii="Times New Roman" w:hAnsi="Times New Roman" w:cs="Times New Roman"/>
            <w:color w:val="242424"/>
            <w:sz w:val="24"/>
            <w:szCs w:val="24"/>
            <w:shd w:val="clear" w:color="auto" w:fill="FFFFFF"/>
          </w:rPr>
          <w:t xml:space="preserve">accuracy and </w:t>
        </w:r>
        <w:r>
          <w:rPr>
            <w:rFonts w:ascii="Times New Roman" w:hAnsi="Times New Roman" w:cs="Times New Roman"/>
            <w:color w:val="242424"/>
            <w:sz w:val="24"/>
            <w:szCs w:val="24"/>
            <w:shd w:val="clear" w:color="auto" w:fill="FFFFFF"/>
          </w:rPr>
          <w:t>uncertainty has not been completed</w:t>
        </w:r>
        <w:del w:id="150" w:author="Liu, Qi" w:date="2023-04-13T14:36:00Z">
          <w:r w:rsidRPr="008D35DA" w:rsidDel="00220093">
            <w:rPr>
              <w:rFonts w:ascii="Times New Roman" w:hAnsi="Times New Roman" w:cs="Times New Roman"/>
              <w:color w:val="242424"/>
              <w:sz w:val="24"/>
              <w:szCs w:val="24"/>
              <w:shd w:val="clear" w:color="auto" w:fill="FFFFFF"/>
            </w:rPr>
            <w:delText xml:space="preserve"> (Satterthwaite et al. 2020)</w:delText>
          </w:r>
        </w:del>
        <w:r w:rsidRPr="008D35DA">
          <w:rPr>
            <w:rFonts w:ascii="Times New Roman" w:hAnsi="Times New Roman" w:cs="Times New Roman"/>
            <w:color w:val="242424"/>
            <w:sz w:val="24"/>
            <w:szCs w:val="24"/>
            <w:shd w:val="clear" w:color="auto" w:fill="FFFFFF"/>
          </w:rPr>
          <w:t xml:space="preserve">. </w:t>
        </w:r>
      </w:ins>
      <w:r w:rsidR="00E03FF6" w:rsidRPr="008D35DA">
        <w:rPr>
          <w:rFonts w:ascii="Times New Roman" w:hAnsi="Times New Roman" w:cs="Times New Roman"/>
          <w:color w:val="242424"/>
          <w:sz w:val="24"/>
          <w:szCs w:val="24"/>
          <w:shd w:val="clear" w:color="auto" w:fill="FFFFFF"/>
        </w:rPr>
        <w:t>In particular, confidence in pre-season forecast</w:t>
      </w:r>
      <w:ins w:id="151" w:author="Holmes, John" w:date="2023-04-02T10:20:00Z">
        <w:r>
          <w:rPr>
            <w:rFonts w:ascii="Times New Roman" w:hAnsi="Times New Roman" w:cs="Times New Roman"/>
            <w:color w:val="242424"/>
            <w:sz w:val="24"/>
            <w:szCs w:val="24"/>
            <w:shd w:val="clear" w:color="auto" w:fill="FFFFFF"/>
          </w:rPr>
          <w:t>s</w:t>
        </w:r>
      </w:ins>
      <w:r w:rsidR="00E03FF6" w:rsidRPr="008D35DA">
        <w:rPr>
          <w:rFonts w:ascii="Times New Roman" w:hAnsi="Times New Roman" w:cs="Times New Roman"/>
          <w:color w:val="242424"/>
          <w:sz w:val="24"/>
          <w:szCs w:val="24"/>
          <w:shd w:val="clear" w:color="auto" w:fill="FFFFFF"/>
        </w:rPr>
        <w:t xml:space="preserve"> of Fraser </w:t>
      </w:r>
      <w:r w:rsidR="0078086B">
        <w:rPr>
          <w:rFonts w:ascii="Times New Roman" w:hAnsi="Times New Roman" w:cs="Times New Roman"/>
          <w:color w:val="242424"/>
          <w:sz w:val="24"/>
          <w:szCs w:val="24"/>
          <w:shd w:val="clear" w:color="auto" w:fill="FFFFFF"/>
        </w:rPr>
        <w:t>Sockeye</w:t>
      </w:r>
      <w:r w:rsidR="00E03FF6" w:rsidRPr="008D35DA">
        <w:rPr>
          <w:rFonts w:ascii="Times New Roman" w:hAnsi="Times New Roman" w:cs="Times New Roman"/>
          <w:color w:val="242424"/>
          <w:sz w:val="24"/>
          <w:szCs w:val="24"/>
          <w:shd w:val="clear" w:color="auto" w:fill="FFFFFF"/>
        </w:rPr>
        <w:t xml:space="preserve"> return</w:t>
      </w:r>
      <w:ins w:id="152" w:author="Holmes, John" w:date="2023-04-02T10:20:00Z">
        <w:r>
          <w:rPr>
            <w:rFonts w:ascii="Times New Roman" w:hAnsi="Times New Roman" w:cs="Times New Roman"/>
            <w:color w:val="242424"/>
            <w:sz w:val="24"/>
            <w:szCs w:val="24"/>
            <w:shd w:val="clear" w:color="auto" w:fill="FFFFFF"/>
          </w:rPr>
          <w:t>s</w:t>
        </w:r>
      </w:ins>
      <w:r w:rsidR="00E03FF6" w:rsidRPr="008D35DA">
        <w:rPr>
          <w:rFonts w:ascii="Times New Roman" w:hAnsi="Times New Roman" w:cs="Times New Roman"/>
          <w:color w:val="242424"/>
          <w:sz w:val="24"/>
          <w:szCs w:val="24"/>
          <w:shd w:val="clear" w:color="auto" w:fill="FFFFFF"/>
        </w:rPr>
        <w:t xml:space="preserve"> has eroded among </w:t>
      </w:r>
      <w:r w:rsidR="00E66E0B">
        <w:rPr>
          <w:rFonts w:ascii="Times New Roman" w:hAnsi="Times New Roman" w:cs="Times New Roman"/>
          <w:color w:val="242424"/>
          <w:sz w:val="24"/>
          <w:szCs w:val="24"/>
          <w:shd w:val="clear" w:color="auto" w:fill="FFFFFF"/>
        </w:rPr>
        <w:t xml:space="preserve">fisheries </w:t>
      </w:r>
      <w:r w:rsidR="00E03FF6" w:rsidRPr="008D35DA">
        <w:rPr>
          <w:rFonts w:ascii="Times New Roman" w:hAnsi="Times New Roman" w:cs="Times New Roman"/>
          <w:color w:val="242424"/>
          <w:sz w:val="24"/>
          <w:szCs w:val="24"/>
          <w:shd w:val="clear" w:color="auto" w:fill="FFFFFF"/>
        </w:rPr>
        <w:t xml:space="preserve">managers and harvesters in recent years </w:t>
      </w:r>
      <w:del w:id="153" w:author="Holmes, John" w:date="2023-04-02T10:22:00Z">
        <w:r w:rsidR="00E03FF6" w:rsidRPr="008D35DA" w:rsidDel="0000048E">
          <w:rPr>
            <w:rFonts w:ascii="Times New Roman" w:hAnsi="Times New Roman" w:cs="Times New Roman"/>
            <w:color w:val="242424"/>
            <w:sz w:val="24"/>
            <w:szCs w:val="24"/>
            <w:shd w:val="clear" w:color="auto" w:fill="FFFFFF"/>
          </w:rPr>
          <w:delText>since actual</w:delText>
        </w:r>
      </w:del>
      <w:ins w:id="154" w:author="Holmes, John" w:date="2023-04-02T10:22:00Z">
        <w:r>
          <w:rPr>
            <w:rFonts w:ascii="Times New Roman" w:hAnsi="Times New Roman" w:cs="Times New Roman"/>
            <w:color w:val="242424"/>
            <w:sz w:val="24"/>
            <w:szCs w:val="24"/>
            <w:shd w:val="clear" w:color="auto" w:fill="FFFFFF"/>
          </w:rPr>
          <w:t>because observed</w:t>
        </w:r>
      </w:ins>
      <w:r w:rsidR="00E03FF6" w:rsidRPr="008D35DA">
        <w:rPr>
          <w:rFonts w:ascii="Times New Roman" w:hAnsi="Times New Roman" w:cs="Times New Roman"/>
          <w:color w:val="242424"/>
          <w:sz w:val="24"/>
          <w:szCs w:val="24"/>
          <w:shd w:val="clear" w:color="auto" w:fill="FFFFFF"/>
        </w:rPr>
        <w:t xml:space="preserve"> return</w:t>
      </w:r>
      <w:ins w:id="155" w:author="Holmes, John" w:date="2023-04-02T10:22:00Z">
        <w:r>
          <w:rPr>
            <w:rFonts w:ascii="Times New Roman" w:hAnsi="Times New Roman" w:cs="Times New Roman"/>
            <w:color w:val="242424"/>
            <w:sz w:val="24"/>
            <w:szCs w:val="24"/>
            <w:shd w:val="clear" w:color="auto" w:fill="FFFFFF"/>
          </w:rPr>
          <w:t>s</w:t>
        </w:r>
      </w:ins>
      <w:r w:rsidR="00E03FF6" w:rsidRPr="008D35DA">
        <w:rPr>
          <w:rFonts w:ascii="Times New Roman" w:hAnsi="Times New Roman" w:cs="Times New Roman"/>
          <w:color w:val="242424"/>
          <w:sz w:val="24"/>
          <w:szCs w:val="24"/>
          <w:shd w:val="clear" w:color="auto" w:fill="FFFFFF"/>
        </w:rPr>
        <w:t xml:space="preserve"> ha</w:t>
      </w:r>
      <w:ins w:id="156" w:author="Holmes, John" w:date="2023-04-02T10:22:00Z">
        <w:r>
          <w:rPr>
            <w:rFonts w:ascii="Times New Roman" w:hAnsi="Times New Roman" w:cs="Times New Roman"/>
            <w:color w:val="242424"/>
            <w:sz w:val="24"/>
            <w:szCs w:val="24"/>
            <w:shd w:val="clear" w:color="auto" w:fill="FFFFFF"/>
          </w:rPr>
          <w:t xml:space="preserve">ve </w:t>
        </w:r>
      </w:ins>
      <w:del w:id="157" w:author="Holmes, John" w:date="2023-04-02T10:22:00Z">
        <w:r w:rsidR="00FC0B7F" w:rsidRPr="008D35DA" w:rsidDel="0000048E">
          <w:rPr>
            <w:rFonts w:ascii="Times New Roman" w:hAnsi="Times New Roman" w:cs="Times New Roman"/>
            <w:color w:val="242424"/>
            <w:sz w:val="24"/>
            <w:szCs w:val="24"/>
            <w:shd w:val="clear" w:color="auto" w:fill="FFFFFF"/>
          </w:rPr>
          <w:delText>s</w:delText>
        </w:r>
        <w:r w:rsidR="00E03FF6" w:rsidRPr="008D35DA" w:rsidDel="0000048E">
          <w:rPr>
            <w:rFonts w:ascii="Times New Roman" w:hAnsi="Times New Roman" w:cs="Times New Roman"/>
            <w:color w:val="242424"/>
            <w:sz w:val="24"/>
            <w:szCs w:val="24"/>
            <w:shd w:val="clear" w:color="auto" w:fill="FFFFFF"/>
          </w:rPr>
          <w:delText xml:space="preserve"> </w:delText>
        </w:r>
      </w:del>
      <w:r w:rsidR="00E03FF6" w:rsidRPr="008D35DA">
        <w:rPr>
          <w:rFonts w:ascii="Times New Roman" w:hAnsi="Times New Roman" w:cs="Times New Roman"/>
          <w:color w:val="242424"/>
          <w:sz w:val="24"/>
          <w:szCs w:val="24"/>
          <w:shd w:val="clear" w:color="auto" w:fill="FFFFFF"/>
        </w:rPr>
        <w:t xml:space="preserve">frequently </w:t>
      </w:r>
      <w:ins w:id="158" w:author="Holmes, John" w:date="2023-04-02T10:23:00Z">
        <w:r>
          <w:rPr>
            <w:rFonts w:ascii="Times New Roman" w:hAnsi="Times New Roman" w:cs="Times New Roman"/>
            <w:color w:val="242424"/>
            <w:sz w:val="24"/>
            <w:szCs w:val="24"/>
            <w:shd w:val="clear" w:color="auto" w:fill="FFFFFF"/>
          </w:rPr>
          <w:t xml:space="preserve">diverged </w:t>
        </w:r>
      </w:ins>
      <w:del w:id="159" w:author="Holmes, John" w:date="2023-04-02T10:23:00Z">
        <w:r w:rsidR="00E03FF6" w:rsidRPr="008D35DA" w:rsidDel="0000048E">
          <w:rPr>
            <w:rFonts w:ascii="Times New Roman" w:hAnsi="Times New Roman" w:cs="Times New Roman"/>
            <w:color w:val="242424"/>
            <w:sz w:val="24"/>
            <w:szCs w:val="24"/>
            <w:shd w:val="clear" w:color="auto" w:fill="FFFFFF"/>
          </w:rPr>
          <w:delText xml:space="preserve">fallen </w:delText>
        </w:r>
      </w:del>
      <w:r w:rsidR="00E03FF6" w:rsidRPr="008D35DA">
        <w:rPr>
          <w:rFonts w:ascii="Times New Roman" w:hAnsi="Times New Roman" w:cs="Times New Roman"/>
          <w:color w:val="242424"/>
          <w:sz w:val="24"/>
          <w:szCs w:val="24"/>
          <w:shd w:val="clear" w:color="auto" w:fill="FFFFFF"/>
        </w:rPr>
        <w:t xml:space="preserve">outside of the estimated distribution range </w:t>
      </w:r>
      <w:ins w:id="160" w:author="Holmes, John" w:date="2023-04-02T10:23:00Z">
        <w:r>
          <w:rPr>
            <w:rFonts w:ascii="Times New Roman" w:hAnsi="Times New Roman" w:cs="Times New Roman"/>
            <w:color w:val="242424"/>
            <w:sz w:val="24"/>
            <w:szCs w:val="24"/>
            <w:shd w:val="clear" w:color="auto" w:fill="FFFFFF"/>
          </w:rPr>
          <w:t xml:space="preserve">of the predicted returns </w:t>
        </w:r>
      </w:ins>
      <w:r w:rsidR="00E03FF6" w:rsidRPr="008D35DA">
        <w:rPr>
          <w:rFonts w:ascii="Times New Roman" w:hAnsi="Times New Roman" w:cs="Times New Roman"/>
          <w:color w:val="242424"/>
          <w:sz w:val="24"/>
          <w:szCs w:val="24"/>
          <w:shd w:val="clear" w:color="auto" w:fill="FFFFFF"/>
        </w:rPr>
        <w:t xml:space="preserve">(i.e., &lt;10 percentile or &gt;90 percentile of observations; DFO 2021). </w:t>
      </w:r>
      <w:del w:id="161" w:author="Holmes, John" w:date="2023-04-02T10:24:00Z">
        <w:r w:rsidR="00CB5154" w:rsidRPr="008D35DA" w:rsidDel="0000048E">
          <w:rPr>
            <w:rFonts w:ascii="Times New Roman" w:hAnsi="Times New Roman" w:cs="Times New Roman"/>
            <w:color w:val="242424"/>
            <w:sz w:val="24"/>
            <w:szCs w:val="24"/>
            <w:shd w:val="clear" w:color="auto" w:fill="FFFFFF"/>
          </w:rPr>
          <w:delText xml:space="preserve">The </w:delText>
        </w:r>
      </w:del>
      <w:ins w:id="162" w:author="Holmes, John" w:date="2023-04-02T10:24:00Z">
        <w:r>
          <w:rPr>
            <w:rFonts w:ascii="Times New Roman" w:hAnsi="Times New Roman" w:cs="Times New Roman"/>
            <w:color w:val="242424"/>
            <w:sz w:val="24"/>
            <w:szCs w:val="24"/>
            <w:shd w:val="clear" w:color="auto" w:fill="FFFFFF"/>
          </w:rPr>
          <w:t>Large differences between</w:t>
        </w:r>
        <w:r w:rsidRPr="008D35DA">
          <w:rPr>
            <w:rFonts w:ascii="Times New Roman" w:hAnsi="Times New Roman" w:cs="Times New Roman"/>
            <w:color w:val="242424"/>
            <w:sz w:val="24"/>
            <w:szCs w:val="24"/>
            <w:shd w:val="clear" w:color="auto" w:fill="FFFFFF"/>
          </w:rPr>
          <w:t xml:space="preserve"> </w:t>
        </w:r>
      </w:ins>
      <w:commentRangeStart w:id="163"/>
      <w:commentRangeStart w:id="164"/>
      <w:del w:id="165" w:author="Holmes, John" w:date="2023-04-02T10:24:00Z">
        <w:r w:rsidR="00CB5154" w:rsidRPr="008D35DA" w:rsidDel="0000048E">
          <w:rPr>
            <w:rFonts w:ascii="Times New Roman" w:hAnsi="Times New Roman" w:cs="Times New Roman"/>
            <w:color w:val="242424"/>
            <w:sz w:val="24"/>
            <w:szCs w:val="24"/>
            <w:shd w:val="clear" w:color="auto" w:fill="FFFFFF"/>
          </w:rPr>
          <w:delText xml:space="preserve">inaccurate </w:delText>
        </w:r>
        <w:commentRangeEnd w:id="163"/>
        <w:r w:rsidDel="0000048E">
          <w:rPr>
            <w:rStyle w:val="CommentReference"/>
          </w:rPr>
          <w:commentReference w:id="163"/>
        </w:r>
      </w:del>
      <w:commentRangeEnd w:id="164"/>
      <w:r w:rsidR="00160529">
        <w:rPr>
          <w:rStyle w:val="CommentReference"/>
        </w:rPr>
        <w:commentReference w:id="164"/>
      </w:r>
      <w:r w:rsidR="00CB5154" w:rsidRPr="008D35DA">
        <w:rPr>
          <w:rFonts w:ascii="Times New Roman" w:hAnsi="Times New Roman" w:cs="Times New Roman"/>
          <w:color w:val="242424"/>
          <w:sz w:val="24"/>
          <w:szCs w:val="24"/>
          <w:shd w:val="clear" w:color="auto" w:fill="FFFFFF"/>
        </w:rPr>
        <w:t xml:space="preserve">pre-season forecasts </w:t>
      </w:r>
      <w:ins w:id="166" w:author="Holmes, John" w:date="2023-04-02T10:24:00Z">
        <w:r>
          <w:rPr>
            <w:rFonts w:ascii="Times New Roman" w:hAnsi="Times New Roman" w:cs="Times New Roman"/>
            <w:color w:val="242424"/>
            <w:sz w:val="24"/>
            <w:szCs w:val="24"/>
            <w:shd w:val="clear" w:color="auto" w:fill="FFFFFF"/>
          </w:rPr>
          <w:t xml:space="preserve">and observed returns </w:t>
        </w:r>
      </w:ins>
      <w:r w:rsidR="00CB5154" w:rsidRPr="008D35DA">
        <w:rPr>
          <w:rFonts w:ascii="Times New Roman" w:hAnsi="Times New Roman" w:cs="Times New Roman"/>
          <w:color w:val="242424"/>
          <w:sz w:val="24"/>
          <w:szCs w:val="24"/>
          <w:shd w:val="clear" w:color="auto" w:fill="FFFFFF"/>
        </w:rPr>
        <w:t xml:space="preserve">have led to potentially reduced </w:t>
      </w:r>
      <w:del w:id="167" w:author="Holmes, John" w:date="2023-04-02T10:25:00Z">
        <w:r w:rsidR="00CB5154" w:rsidRPr="008D35DA" w:rsidDel="0000048E">
          <w:rPr>
            <w:rFonts w:ascii="Times New Roman" w:hAnsi="Times New Roman" w:cs="Times New Roman"/>
            <w:color w:val="242424"/>
            <w:sz w:val="24"/>
            <w:szCs w:val="24"/>
            <w:shd w:val="clear" w:color="auto" w:fill="FFFFFF"/>
          </w:rPr>
          <w:delText xml:space="preserve">economic </w:delText>
        </w:r>
      </w:del>
      <w:ins w:id="168" w:author="Holmes, John" w:date="2023-04-02T10:25:00Z">
        <w:r>
          <w:rPr>
            <w:rFonts w:ascii="Times New Roman" w:hAnsi="Times New Roman" w:cs="Times New Roman"/>
            <w:color w:val="242424"/>
            <w:sz w:val="24"/>
            <w:szCs w:val="24"/>
            <w:shd w:val="clear" w:color="auto" w:fill="FFFFFF"/>
          </w:rPr>
          <w:t>fishery</w:t>
        </w:r>
        <w:r w:rsidRPr="008D35DA">
          <w:rPr>
            <w:rFonts w:ascii="Times New Roman" w:hAnsi="Times New Roman" w:cs="Times New Roman"/>
            <w:color w:val="242424"/>
            <w:sz w:val="24"/>
            <w:szCs w:val="24"/>
            <w:shd w:val="clear" w:color="auto" w:fill="FFFFFF"/>
          </w:rPr>
          <w:t xml:space="preserve"> </w:t>
        </w:r>
      </w:ins>
      <w:r w:rsidR="00CB5154" w:rsidRPr="008D35DA">
        <w:rPr>
          <w:rFonts w:ascii="Times New Roman" w:hAnsi="Times New Roman" w:cs="Times New Roman"/>
          <w:color w:val="242424"/>
          <w:sz w:val="24"/>
          <w:szCs w:val="24"/>
          <w:shd w:val="clear" w:color="auto" w:fill="FFFFFF"/>
        </w:rPr>
        <w:t xml:space="preserve">opportunities, missed management targets and escapement goals, </w:t>
      </w:r>
      <w:r w:rsidR="00AA31E7">
        <w:rPr>
          <w:rFonts w:ascii="Times New Roman" w:hAnsi="Times New Roman" w:cs="Times New Roman"/>
          <w:color w:val="242424"/>
          <w:sz w:val="24"/>
          <w:szCs w:val="24"/>
          <w:shd w:val="clear" w:color="auto" w:fill="FFFFFF"/>
        </w:rPr>
        <w:t>as well as</w:t>
      </w:r>
      <w:r w:rsidR="00CB5154" w:rsidRPr="008D35DA">
        <w:rPr>
          <w:rFonts w:ascii="Times New Roman" w:hAnsi="Times New Roman" w:cs="Times New Roman"/>
          <w:color w:val="242424"/>
          <w:sz w:val="24"/>
          <w:szCs w:val="24"/>
          <w:shd w:val="clear" w:color="auto" w:fill="FFFFFF"/>
        </w:rPr>
        <w:t xml:space="preserve"> increased conservation concerns</w:t>
      </w:r>
      <w:ins w:id="169" w:author="Holmes, John" w:date="2023-04-02T10:25:00Z">
        <w:r>
          <w:rPr>
            <w:rFonts w:ascii="Times New Roman" w:hAnsi="Times New Roman" w:cs="Times New Roman"/>
            <w:color w:val="242424"/>
            <w:sz w:val="24"/>
            <w:szCs w:val="24"/>
            <w:shd w:val="clear" w:color="auto" w:fill="FFFFFF"/>
          </w:rPr>
          <w:t xml:space="preserve"> for Fraser Sockeye salmon stocks</w:t>
        </w:r>
      </w:ins>
      <w:r w:rsidR="00CB5154" w:rsidRPr="008D35DA">
        <w:rPr>
          <w:rFonts w:ascii="Times New Roman" w:hAnsi="Times New Roman" w:cs="Times New Roman"/>
          <w:color w:val="242424"/>
          <w:sz w:val="24"/>
          <w:szCs w:val="24"/>
          <w:shd w:val="clear" w:color="auto" w:fill="FFFFFF"/>
        </w:rPr>
        <w:t>.</w:t>
      </w:r>
      <w:r w:rsidR="004F2E4F" w:rsidRPr="008D35DA">
        <w:rPr>
          <w:rFonts w:ascii="Times New Roman" w:hAnsi="Times New Roman" w:cs="Times New Roman"/>
          <w:color w:val="242424"/>
          <w:sz w:val="24"/>
          <w:szCs w:val="24"/>
          <w:shd w:val="clear" w:color="auto" w:fill="FFFFFF"/>
        </w:rPr>
        <w:t xml:space="preserve"> </w:t>
      </w:r>
      <w:r w:rsidR="007833DA" w:rsidRPr="008D35DA">
        <w:rPr>
          <w:rFonts w:ascii="Times New Roman" w:hAnsi="Times New Roman" w:cs="Times New Roman"/>
          <w:color w:val="242424"/>
          <w:sz w:val="24"/>
          <w:szCs w:val="24"/>
          <w:shd w:val="clear" w:color="auto" w:fill="FFFFFF"/>
        </w:rPr>
        <w:t xml:space="preserve">Therefore, </w:t>
      </w:r>
      <w:r w:rsidR="006F72D0">
        <w:rPr>
          <w:rFonts w:ascii="Times New Roman" w:hAnsi="Times New Roman" w:cs="Times New Roman"/>
          <w:color w:val="242424"/>
          <w:sz w:val="24"/>
          <w:szCs w:val="24"/>
          <w:shd w:val="clear" w:color="auto" w:fill="FFFFFF"/>
        </w:rPr>
        <w:t>it is imperative</w:t>
      </w:r>
      <w:r w:rsidR="007833DA" w:rsidRPr="008D35DA">
        <w:rPr>
          <w:rFonts w:ascii="Times New Roman" w:hAnsi="Times New Roman" w:cs="Times New Roman"/>
          <w:color w:val="242424"/>
          <w:sz w:val="24"/>
          <w:szCs w:val="24"/>
          <w:shd w:val="clear" w:color="auto" w:fill="FFFFFF"/>
        </w:rPr>
        <w:t xml:space="preserve"> to improve forecasting ability for Fraser </w:t>
      </w:r>
      <w:r w:rsidR="0078086B">
        <w:rPr>
          <w:rFonts w:ascii="Times New Roman" w:hAnsi="Times New Roman" w:cs="Times New Roman"/>
          <w:color w:val="242424"/>
          <w:sz w:val="24"/>
          <w:szCs w:val="24"/>
          <w:shd w:val="clear" w:color="auto" w:fill="FFFFFF"/>
        </w:rPr>
        <w:t>Sockeye</w:t>
      </w:r>
      <w:r w:rsidR="006F72D0">
        <w:rPr>
          <w:rFonts w:ascii="Times New Roman" w:hAnsi="Times New Roman" w:cs="Times New Roman"/>
          <w:color w:val="242424"/>
          <w:sz w:val="24"/>
          <w:szCs w:val="24"/>
          <w:shd w:val="clear" w:color="auto" w:fill="FFFFFF"/>
        </w:rPr>
        <w:t>, for which</w:t>
      </w:r>
      <w:r w:rsidR="007833DA" w:rsidRPr="008D35DA">
        <w:rPr>
          <w:rFonts w:ascii="Times New Roman" w:hAnsi="Times New Roman" w:cs="Times New Roman"/>
          <w:color w:val="242424"/>
          <w:sz w:val="24"/>
          <w:szCs w:val="24"/>
          <w:shd w:val="clear" w:color="auto" w:fill="FFFFFF"/>
        </w:rPr>
        <w:t xml:space="preserve"> it </w:t>
      </w:r>
      <w:r w:rsidR="006F72D0">
        <w:rPr>
          <w:rFonts w:ascii="Times New Roman" w:hAnsi="Times New Roman" w:cs="Times New Roman"/>
          <w:color w:val="242424"/>
          <w:sz w:val="24"/>
          <w:szCs w:val="24"/>
          <w:shd w:val="clear" w:color="auto" w:fill="FFFFFF"/>
        </w:rPr>
        <w:t>has become necessary</w:t>
      </w:r>
      <w:r w:rsidR="007833DA" w:rsidRPr="008D35DA">
        <w:rPr>
          <w:rFonts w:ascii="Times New Roman" w:hAnsi="Times New Roman" w:cs="Times New Roman"/>
          <w:color w:val="242424"/>
          <w:sz w:val="24"/>
          <w:szCs w:val="24"/>
          <w:shd w:val="clear" w:color="auto" w:fill="FFFFFF"/>
        </w:rPr>
        <w:t xml:space="preserve"> to incorporate new information derived from recent scientific research into the forecast process particularly in the face of ever increasing challenge of </w:t>
      </w:r>
      <w:r w:rsidR="004B1281" w:rsidRPr="008D35DA">
        <w:rPr>
          <w:rFonts w:ascii="Times New Roman" w:hAnsi="Times New Roman" w:cs="Times New Roman"/>
          <w:color w:val="242424"/>
          <w:sz w:val="24"/>
          <w:szCs w:val="24"/>
          <w:shd w:val="clear" w:color="auto" w:fill="FFFFFF"/>
        </w:rPr>
        <w:t xml:space="preserve">climate change. </w:t>
      </w:r>
    </w:p>
    <w:p w14:paraId="21A2C652" w14:textId="619FA369" w:rsidR="001F1B93" w:rsidRPr="008D35DA" w:rsidRDefault="00965042"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lastRenderedPageBreak/>
        <w:t>Sockeye return</w:t>
      </w:r>
      <w:ins w:id="170" w:author="Holmes, John" w:date="2023-04-02T10:26:00Z">
        <w:r w:rsidR="0063455A">
          <w:rPr>
            <w:rFonts w:ascii="Times New Roman" w:hAnsi="Times New Roman" w:cs="Times New Roman"/>
            <w:color w:val="242424"/>
            <w:sz w:val="24"/>
            <w:szCs w:val="24"/>
            <w:shd w:val="clear" w:color="auto" w:fill="FFFFFF"/>
          </w:rPr>
          <w:t>s</w:t>
        </w:r>
      </w:ins>
      <w:r w:rsidRPr="008D35DA">
        <w:rPr>
          <w:rFonts w:ascii="Times New Roman" w:hAnsi="Times New Roman" w:cs="Times New Roman"/>
          <w:color w:val="242424"/>
          <w:sz w:val="24"/>
          <w:szCs w:val="24"/>
          <w:shd w:val="clear" w:color="auto" w:fill="FFFFFF"/>
        </w:rPr>
        <w:t xml:space="preserve"> in any given year </w:t>
      </w:r>
      <w:del w:id="171" w:author="Holmes, John" w:date="2023-04-02T10:26:00Z">
        <w:r w:rsidRPr="008D35DA" w:rsidDel="0063455A">
          <w:rPr>
            <w:rFonts w:ascii="Times New Roman" w:hAnsi="Times New Roman" w:cs="Times New Roman"/>
            <w:color w:val="242424"/>
            <w:sz w:val="24"/>
            <w:szCs w:val="24"/>
            <w:shd w:val="clear" w:color="auto" w:fill="FFFFFF"/>
          </w:rPr>
          <w:delText xml:space="preserve">is </w:delText>
        </w:r>
      </w:del>
      <w:ins w:id="172" w:author="Holmes, John" w:date="2023-04-02T10:26:00Z">
        <w:r w:rsidR="0063455A">
          <w:rPr>
            <w:rFonts w:ascii="Times New Roman" w:hAnsi="Times New Roman" w:cs="Times New Roman"/>
            <w:color w:val="242424"/>
            <w:sz w:val="24"/>
            <w:szCs w:val="24"/>
            <w:shd w:val="clear" w:color="auto" w:fill="FFFFFF"/>
          </w:rPr>
          <w:t>are</w:t>
        </w:r>
        <w:r w:rsidR="0063455A" w:rsidRPr="008D35DA">
          <w:rPr>
            <w:rFonts w:ascii="Times New Roman" w:hAnsi="Times New Roman" w:cs="Times New Roman"/>
            <w:color w:val="242424"/>
            <w:sz w:val="24"/>
            <w:szCs w:val="24"/>
            <w:shd w:val="clear" w:color="auto" w:fill="FFFFFF"/>
          </w:rPr>
          <w:t xml:space="preserve"> </w:t>
        </w:r>
      </w:ins>
      <w:r w:rsidRPr="008D35DA">
        <w:rPr>
          <w:rFonts w:ascii="Times New Roman" w:hAnsi="Times New Roman" w:cs="Times New Roman"/>
          <w:color w:val="242424"/>
          <w:sz w:val="24"/>
          <w:szCs w:val="24"/>
          <w:shd w:val="clear" w:color="auto" w:fill="FFFFFF"/>
        </w:rPr>
        <w:t>influenced by the abundance of their parental spawners (</w:t>
      </w:r>
      <w:proofErr w:type="spellStart"/>
      <w:r w:rsidR="002E68FB">
        <w:rPr>
          <w:rFonts w:ascii="Times New Roman" w:hAnsi="Times New Roman" w:cs="Times New Roman"/>
          <w:color w:val="242424"/>
          <w:sz w:val="24"/>
          <w:szCs w:val="24"/>
          <w:shd w:val="clear" w:color="auto" w:fill="FFFFFF"/>
        </w:rPr>
        <w:t>i.e</w:t>
      </w:r>
      <w:proofErr w:type="spellEnd"/>
      <w:r w:rsidR="002E68FB">
        <w:rPr>
          <w:rFonts w:ascii="Times New Roman" w:hAnsi="Times New Roman" w:cs="Times New Roman"/>
          <w:color w:val="242424"/>
          <w:sz w:val="24"/>
          <w:szCs w:val="24"/>
          <w:shd w:val="clear" w:color="auto" w:fill="FFFFFF"/>
        </w:rPr>
        <w:t>, escapement or Sockeye returns that reach the spawning grounds</w:t>
      </w:r>
      <w:r w:rsidRPr="008D35DA">
        <w:rPr>
          <w:rFonts w:ascii="Times New Roman" w:hAnsi="Times New Roman" w:cs="Times New Roman"/>
          <w:color w:val="242424"/>
          <w:sz w:val="24"/>
          <w:szCs w:val="24"/>
          <w:shd w:val="clear" w:color="auto" w:fill="FFFFFF"/>
        </w:rPr>
        <w:t xml:space="preserve">), the proportions of age classes, and the survival rate of the adult recruits across the entire life cycle from egg to adult </w:t>
      </w:r>
      <w:ins w:id="173" w:author="Holmes, John" w:date="2023-04-02T10:26:00Z">
        <w:del w:id="174" w:author="Fu, Caihong" w:date="2023-04-06T13:28:00Z">
          <w:r w:rsidR="0063455A" w:rsidDel="004F549B">
            <w:rPr>
              <w:rFonts w:ascii="Times New Roman" w:hAnsi="Times New Roman" w:cs="Times New Roman"/>
              <w:color w:val="242424"/>
              <w:sz w:val="24"/>
              <w:szCs w:val="24"/>
              <w:shd w:val="clear" w:color="auto" w:fill="FFFFFF"/>
            </w:rPr>
            <w:delText xml:space="preserve">as observed </w:delText>
          </w:r>
        </w:del>
      </w:ins>
      <w:ins w:id="175" w:author="Holmes, John" w:date="2023-04-02T10:27:00Z">
        <w:del w:id="176" w:author="Fu, Caihong" w:date="2023-04-06T13:28:00Z">
          <w:r w:rsidR="0063455A" w:rsidDel="004F549B">
            <w:rPr>
              <w:rFonts w:ascii="Times New Roman" w:hAnsi="Times New Roman" w:cs="Times New Roman"/>
              <w:color w:val="242424"/>
              <w:sz w:val="24"/>
              <w:szCs w:val="24"/>
              <w:shd w:val="clear" w:color="auto" w:fill="FFFFFF"/>
            </w:rPr>
            <w:delText xml:space="preserve">four years later </w:delText>
          </w:r>
        </w:del>
      </w:ins>
      <w:r w:rsidRPr="008D35DA">
        <w:rPr>
          <w:rFonts w:ascii="Times New Roman" w:hAnsi="Times New Roman" w:cs="Times New Roman"/>
          <w:color w:val="242424"/>
          <w:sz w:val="24"/>
          <w:szCs w:val="24"/>
          <w:shd w:val="clear" w:color="auto" w:fill="FFFFFF"/>
        </w:rPr>
        <w:t xml:space="preserve">(Grant et al. 2010; Hawkshaw et al. 2020a, b). </w:t>
      </w:r>
      <w:r w:rsidR="00AA31E7" w:rsidRPr="008D35DA">
        <w:rPr>
          <w:rFonts w:ascii="Times New Roman" w:hAnsi="Times New Roman" w:cs="Times New Roman"/>
          <w:color w:val="242424"/>
          <w:sz w:val="24"/>
          <w:szCs w:val="24"/>
          <w:shd w:val="clear" w:color="auto" w:fill="FFFFFF"/>
        </w:rPr>
        <w:t xml:space="preserve">A wide variety of forecast models are typically available at a stock level for Fraser </w:t>
      </w:r>
      <w:r w:rsidR="0078086B">
        <w:rPr>
          <w:rFonts w:ascii="Times New Roman" w:hAnsi="Times New Roman" w:cs="Times New Roman"/>
          <w:color w:val="242424"/>
          <w:sz w:val="24"/>
          <w:szCs w:val="24"/>
          <w:shd w:val="clear" w:color="auto" w:fill="FFFFFF"/>
        </w:rPr>
        <w:t>Sockeye</w:t>
      </w:r>
      <w:r w:rsidR="00AA31E7" w:rsidRPr="008D35DA">
        <w:rPr>
          <w:rFonts w:ascii="Times New Roman" w:hAnsi="Times New Roman" w:cs="Times New Roman"/>
          <w:color w:val="242424"/>
          <w:sz w:val="24"/>
          <w:szCs w:val="24"/>
          <w:shd w:val="clear" w:color="auto" w:fill="FFFFFF"/>
        </w:rPr>
        <w:t xml:space="preserve"> from non-parametric </w:t>
      </w:r>
      <w:r w:rsidR="006F3C02">
        <w:rPr>
          <w:rFonts w:ascii="Times New Roman" w:hAnsi="Times New Roman" w:cs="Times New Roman"/>
          <w:color w:val="242424"/>
          <w:sz w:val="24"/>
          <w:szCs w:val="24"/>
          <w:shd w:val="clear" w:color="auto" w:fill="FFFFFF"/>
        </w:rPr>
        <w:t xml:space="preserve">‘naïve’ </w:t>
      </w:r>
      <w:r w:rsidR="00AA31E7" w:rsidRPr="008D35DA">
        <w:rPr>
          <w:rFonts w:ascii="Times New Roman" w:hAnsi="Times New Roman" w:cs="Times New Roman"/>
          <w:color w:val="242424"/>
          <w:sz w:val="24"/>
          <w:szCs w:val="24"/>
          <w:shd w:val="clear" w:color="auto" w:fill="FFFFFF"/>
        </w:rPr>
        <w:t xml:space="preserve">models </w:t>
      </w:r>
      <w:r w:rsidR="006F3C02" w:rsidRPr="006F3C02">
        <w:rPr>
          <w:rFonts w:ascii="Times New Roman" w:hAnsi="Times New Roman" w:cs="Times New Roman"/>
          <w:color w:val="242424"/>
          <w:sz w:val="24"/>
          <w:szCs w:val="24"/>
          <w:shd w:val="clear" w:color="auto" w:fill="FFFFFF"/>
        </w:rPr>
        <w:t xml:space="preserve">(i.e., models using recent and historical adult recruits only without considering spawners) </w:t>
      </w:r>
      <w:r w:rsidR="00AA31E7" w:rsidRPr="008D35DA">
        <w:rPr>
          <w:rFonts w:ascii="Times New Roman" w:hAnsi="Times New Roman" w:cs="Times New Roman"/>
          <w:color w:val="242424"/>
          <w:sz w:val="24"/>
          <w:szCs w:val="24"/>
          <w:shd w:val="clear" w:color="auto" w:fill="FFFFFF"/>
        </w:rPr>
        <w:t xml:space="preserve">to complex stock-recruitment models that </w:t>
      </w:r>
      <w:r w:rsidR="002E776B">
        <w:rPr>
          <w:rFonts w:ascii="Times New Roman" w:hAnsi="Times New Roman" w:cs="Times New Roman"/>
          <w:color w:val="242424"/>
          <w:sz w:val="24"/>
          <w:szCs w:val="24"/>
          <w:shd w:val="clear" w:color="auto" w:fill="FFFFFF"/>
        </w:rPr>
        <w:t>incorporate</w:t>
      </w:r>
      <w:r w:rsidR="00AA31E7" w:rsidRPr="008D35DA">
        <w:rPr>
          <w:rFonts w:ascii="Times New Roman" w:hAnsi="Times New Roman" w:cs="Times New Roman"/>
          <w:color w:val="242424"/>
          <w:sz w:val="24"/>
          <w:szCs w:val="24"/>
          <w:shd w:val="clear" w:color="auto" w:fill="FFFFFF"/>
        </w:rPr>
        <w:t xml:space="preserve"> environmental variables</w:t>
      </w:r>
      <w:r w:rsidR="002E776B">
        <w:rPr>
          <w:rFonts w:ascii="Times New Roman" w:hAnsi="Times New Roman" w:cs="Times New Roman"/>
          <w:color w:val="242424"/>
          <w:sz w:val="24"/>
          <w:szCs w:val="24"/>
          <w:shd w:val="clear" w:color="auto" w:fill="FFFFFF"/>
        </w:rPr>
        <w:t xml:space="preserve"> into the</w:t>
      </w:r>
      <w:r w:rsidR="00AA31E7" w:rsidRPr="008D35DA">
        <w:rPr>
          <w:rFonts w:ascii="Times New Roman" w:hAnsi="Times New Roman" w:cs="Times New Roman"/>
          <w:color w:val="242424"/>
          <w:sz w:val="24"/>
          <w:szCs w:val="24"/>
          <w:shd w:val="clear" w:color="auto" w:fill="FFFFFF"/>
        </w:rPr>
        <w:t xml:space="preserve"> </w:t>
      </w:r>
      <w:r w:rsidR="002E776B" w:rsidRPr="008D35DA">
        <w:rPr>
          <w:rFonts w:ascii="Times New Roman" w:hAnsi="Times New Roman" w:cs="Times New Roman"/>
          <w:color w:val="242424"/>
          <w:sz w:val="24"/>
          <w:szCs w:val="24"/>
          <w:shd w:val="clear" w:color="auto" w:fill="FFFFFF"/>
        </w:rPr>
        <w:t xml:space="preserve">relationships between spawners and subsequent recruitment </w:t>
      </w:r>
      <w:r w:rsidR="00AA31E7" w:rsidRPr="008D35DA">
        <w:rPr>
          <w:rFonts w:ascii="Times New Roman" w:hAnsi="Times New Roman" w:cs="Times New Roman"/>
          <w:color w:val="242424"/>
          <w:sz w:val="24"/>
          <w:szCs w:val="24"/>
          <w:shd w:val="clear" w:color="auto" w:fill="FFFFFF"/>
        </w:rPr>
        <w:t>(Cass et al. 2006; Grant et al. 2011</w:t>
      </w:r>
      <w:r w:rsidR="00A5646A">
        <w:rPr>
          <w:rFonts w:ascii="Times New Roman" w:hAnsi="Times New Roman" w:cs="Times New Roman"/>
          <w:color w:val="242424"/>
          <w:sz w:val="24"/>
          <w:szCs w:val="24"/>
          <w:shd w:val="clear" w:color="auto" w:fill="FFFFFF"/>
        </w:rPr>
        <w:t>;</w:t>
      </w:r>
      <w:r w:rsidR="00A5646A" w:rsidRPr="00A5646A">
        <w:t xml:space="preserve"> </w:t>
      </w:r>
      <w:r w:rsidR="00A5646A" w:rsidRPr="00A5646A">
        <w:rPr>
          <w:rFonts w:ascii="Times New Roman" w:hAnsi="Times New Roman" w:cs="Times New Roman"/>
          <w:color w:val="242424"/>
          <w:sz w:val="24"/>
          <w:szCs w:val="24"/>
          <w:shd w:val="clear" w:color="auto" w:fill="FFFFFF"/>
        </w:rPr>
        <w:t>DFO 2018; Hawkshaw et al. 2020a, b</w:t>
      </w:r>
      <w:r w:rsidR="00AA31E7" w:rsidRPr="008D35DA">
        <w:rPr>
          <w:rFonts w:ascii="Times New Roman" w:hAnsi="Times New Roman" w:cs="Times New Roman"/>
          <w:color w:val="242424"/>
          <w:sz w:val="24"/>
          <w:szCs w:val="24"/>
          <w:shd w:val="clear" w:color="auto" w:fill="FFFFFF"/>
        </w:rPr>
        <w:t xml:space="preserve">). </w:t>
      </w:r>
      <w:r w:rsidR="002E776B">
        <w:rPr>
          <w:rFonts w:ascii="Times New Roman" w:hAnsi="Times New Roman" w:cs="Times New Roman"/>
          <w:color w:val="242424"/>
          <w:sz w:val="24"/>
          <w:szCs w:val="24"/>
          <w:shd w:val="clear" w:color="auto" w:fill="FFFFFF"/>
        </w:rPr>
        <w:t>A</w:t>
      </w:r>
      <w:r w:rsidR="00951648" w:rsidRPr="008D35DA">
        <w:rPr>
          <w:rFonts w:ascii="Times New Roman" w:hAnsi="Times New Roman" w:cs="Times New Roman"/>
          <w:color w:val="242424"/>
          <w:sz w:val="24"/>
          <w:szCs w:val="24"/>
          <w:shd w:val="clear" w:color="auto" w:fill="FFFFFF"/>
        </w:rPr>
        <w:t>dvanced f</w:t>
      </w:r>
      <w:r w:rsidR="004F2E4F" w:rsidRPr="008D35DA">
        <w:rPr>
          <w:rFonts w:ascii="Times New Roman" w:hAnsi="Times New Roman" w:cs="Times New Roman"/>
          <w:color w:val="242424"/>
          <w:sz w:val="24"/>
          <w:szCs w:val="24"/>
          <w:shd w:val="clear" w:color="auto" w:fill="FFFFFF"/>
        </w:rPr>
        <w:t>orecast methods</w:t>
      </w:r>
      <w:r w:rsidR="002E776B">
        <w:rPr>
          <w:rFonts w:ascii="Times New Roman" w:hAnsi="Times New Roman" w:cs="Times New Roman"/>
          <w:color w:val="242424"/>
          <w:sz w:val="24"/>
          <w:szCs w:val="24"/>
          <w:shd w:val="clear" w:color="auto" w:fill="FFFFFF"/>
        </w:rPr>
        <w:t xml:space="preserve"> also</w:t>
      </w:r>
      <w:r w:rsidR="004F2E4F" w:rsidRPr="008D35DA">
        <w:rPr>
          <w:rFonts w:ascii="Times New Roman" w:hAnsi="Times New Roman" w:cs="Times New Roman"/>
          <w:color w:val="242424"/>
          <w:sz w:val="24"/>
          <w:szCs w:val="24"/>
          <w:shd w:val="clear" w:color="auto" w:fill="FFFFFF"/>
        </w:rPr>
        <w:t xml:space="preserve"> </w:t>
      </w:r>
      <w:r w:rsidR="00951648" w:rsidRPr="008D35DA">
        <w:rPr>
          <w:rFonts w:ascii="Times New Roman" w:hAnsi="Times New Roman" w:cs="Times New Roman"/>
          <w:color w:val="242424"/>
          <w:sz w:val="24"/>
          <w:szCs w:val="24"/>
          <w:shd w:val="clear" w:color="auto" w:fill="FFFFFF"/>
        </w:rPr>
        <w:t>incorporate Bayesian statistical approach into the</w:t>
      </w:r>
      <w:r w:rsidR="004F2E4F" w:rsidRPr="008D35DA">
        <w:rPr>
          <w:rFonts w:ascii="Times New Roman" w:hAnsi="Times New Roman" w:cs="Times New Roman"/>
          <w:color w:val="242424"/>
          <w:sz w:val="24"/>
          <w:szCs w:val="24"/>
          <w:shd w:val="clear" w:color="auto" w:fill="FFFFFF"/>
        </w:rPr>
        <w:t xml:space="preserve"> stock-recruitment </w:t>
      </w:r>
      <w:r w:rsidR="00951648" w:rsidRPr="008D35DA">
        <w:rPr>
          <w:rFonts w:ascii="Times New Roman" w:hAnsi="Times New Roman" w:cs="Times New Roman"/>
          <w:color w:val="242424"/>
          <w:sz w:val="24"/>
          <w:szCs w:val="24"/>
          <w:shd w:val="clear" w:color="auto" w:fill="FFFFFF"/>
        </w:rPr>
        <w:t xml:space="preserve">relationship </w:t>
      </w:r>
      <w:r w:rsidR="00241BCF" w:rsidRPr="008D35DA">
        <w:rPr>
          <w:rFonts w:ascii="Times New Roman" w:hAnsi="Times New Roman" w:cs="Times New Roman"/>
          <w:color w:val="242424"/>
          <w:sz w:val="24"/>
          <w:szCs w:val="24"/>
          <w:shd w:val="clear" w:color="auto" w:fill="FFFFFF"/>
        </w:rPr>
        <w:t>to</w:t>
      </w:r>
      <w:r w:rsidR="00951648"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assess uncertainty associated with abundance estimates (Cass et al. 2006; Grant et al. </w:t>
      </w:r>
      <w:r w:rsidR="00AA4821" w:rsidRPr="008D35DA">
        <w:rPr>
          <w:rFonts w:ascii="Times New Roman" w:hAnsi="Times New Roman" w:cs="Times New Roman"/>
          <w:color w:val="242424"/>
          <w:sz w:val="24"/>
          <w:szCs w:val="24"/>
          <w:shd w:val="clear" w:color="auto" w:fill="FFFFFF"/>
        </w:rPr>
        <w:t>2011</w:t>
      </w:r>
      <w:r w:rsidR="00014E45" w:rsidRPr="008D35DA">
        <w:rPr>
          <w:rFonts w:ascii="Times New Roman" w:hAnsi="Times New Roman" w:cs="Times New Roman"/>
          <w:color w:val="242424"/>
          <w:sz w:val="24"/>
          <w:szCs w:val="24"/>
          <w:shd w:val="clear" w:color="auto" w:fill="FFFFFF"/>
        </w:rPr>
        <w:t>; Akenhead et al. 2016</w:t>
      </w:r>
      <w:r w:rsidR="00096DF9" w:rsidRPr="008D35DA">
        <w:rPr>
          <w:rFonts w:ascii="Times New Roman" w:hAnsi="Times New Roman" w:cs="Times New Roman"/>
          <w:color w:val="242424"/>
          <w:sz w:val="24"/>
          <w:szCs w:val="24"/>
          <w:shd w:val="clear" w:color="auto" w:fill="FFFFFF"/>
        </w:rPr>
        <w:t>a</w:t>
      </w:r>
      <w:r w:rsidR="004F2E4F"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Model selection </w:t>
      </w:r>
      <w:r w:rsidR="00A53D24">
        <w:rPr>
          <w:rFonts w:ascii="Times New Roman" w:hAnsi="Times New Roman" w:cs="Times New Roman"/>
          <w:color w:val="242424"/>
          <w:sz w:val="24"/>
          <w:szCs w:val="24"/>
          <w:shd w:val="clear" w:color="auto" w:fill="FFFFFF"/>
        </w:rPr>
        <w:t xml:space="preserve">for Fraser </w:t>
      </w:r>
      <w:r w:rsidR="0078086B">
        <w:rPr>
          <w:rFonts w:ascii="Times New Roman" w:hAnsi="Times New Roman" w:cs="Times New Roman"/>
          <w:color w:val="242424"/>
          <w:sz w:val="24"/>
          <w:szCs w:val="24"/>
          <w:shd w:val="clear" w:color="auto" w:fill="FFFFFF"/>
        </w:rPr>
        <w:t>Sockeye</w:t>
      </w:r>
      <w:r w:rsidR="00A53D24">
        <w:rPr>
          <w:rFonts w:ascii="Times New Roman" w:hAnsi="Times New Roman" w:cs="Times New Roman"/>
          <w:color w:val="242424"/>
          <w:sz w:val="24"/>
          <w:szCs w:val="24"/>
          <w:shd w:val="clear" w:color="auto" w:fill="FFFFFF"/>
        </w:rPr>
        <w:t xml:space="preserve"> forecast</w:t>
      </w:r>
      <w:ins w:id="177" w:author="Holmes, John" w:date="2023-04-02T10:30:00Z">
        <w:r w:rsidR="00E5211C">
          <w:rPr>
            <w:rFonts w:ascii="Times New Roman" w:hAnsi="Times New Roman" w:cs="Times New Roman"/>
            <w:color w:val="242424"/>
            <w:sz w:val="24"/>
            <w:szCs w:val="24"/>
            <w:shd w:val="clear" w:color="auto" w:fill="FFFFFF"/>
          </w:rPr>
          <w:t>s</w:t>
        </w:r>
      </w:ins>
      <w:r w:rsidR="00A53D24">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has been an expert-driven process</w:t>
      </w:r>
      <w:r w:rsidR="00807FAB" w:rsidRPr="008D35DA">
        <w:rPr>
          <w:rFonts w:ascii="Times New Roman" w:hAnsi="Times New Roman" w:cs="Times New Roman"/>
          <w:color w:val="242424"/>
          <w:sz w:val="24"/>
          <w:szCs w:val="24"/>
          <w:shd w:val="clear" w:color="auto" w:fill="FFFFFF"/>
        </w:rPr>
        <w:t>, primarily adopting</w:t>
      </w:r>
      <w:r w:rsidR="000F3B8C" w:rsidRPr="008D35DA">
        <w:rPr>
          <w:rFonts w:ascii="Times New Roman" w:hAnsi="Times New Roman" w:cs="Times New Roman"/>
          <w:color w:val="242424"/>
          <w:sz w:val="24"/>
          <w:szCs w:val="24"/>
          <w:shd w:val="clear" w:color="auto" w:fill="FFFFFF"/>
        </w:rPr>
        <w:t xml:space="preserve"> </w:t>
      </w:r>
      <w:r w:rsidR="00807FAB" w:rsidRPr="008D35DA">
        <w:rPr>
          <w:rFonts w:ascii="Times New Roman" w:hAnsi="Times New Roman" w:cs="Times New Roman"/>
          <w:color w:val="242424"/>
          <w:sz w:val="24"/>
          <w:szCs w:val="24"/>
          <w:shd w:val="clear" w:color="auto" w:fill="FFFFFF"/>
        </w:rPr>
        <w:t xml:space="preserve">forecast models identified </w:t>
      </w:r>
      <w:r w:rsidR="006F72D0">
        <w:rPr>
          <w:rFonts w:ascii="Times New Roman" w:hAnsi="Times New Roman" w:cs="Times New Roman"/>
          <w:color w:val="242424"/>
          <w:sz w:val="24"/>
          <w:szCs w:val="24"/>
          <w:shd w:val="clear" w:color="auto" w:fill="FFFFFF"/>
        </w:rPr>
        <w:t>based on</w:t>
      </w:r>
      <w:r w:rsidR="00807FAB" w:rsidRPr="008D35DA">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Jack-knife cross validation</w:t>
      </w:r>
      <w:r w:rsid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 xml:space="preserve">i.e., analysis being carried out by </w:t>
      </w:r>
      <w:r w:rsidR="00FA3DFF">
        <w:rPr>
          <w:rFonts w:ascii="Times New Roman" w:hAnsi="Times New Roman" w:cs="Times New Roman"/>
          <w:color w:val="242424"/>
          <w:sz w:val="24"/>
          <w:szCs w:val="24"/>
          <w:shd w:val="clear" w:color="auto" w:fill="FFFFFF"/>
        </w:rPr>
        <w:t xml:space="preserve">randomly </w:t>
      </w:r>
      <w:r w:rsidR="006F72D0" w:rsidRPr="006F72D0">
        <w:rPr>
          <w:rFonts w:ascii="Times New Roman" w:hAnsi="Times New Roman" w:cs="Times New Roman"/>
          <w:color w:val="242424"/>
          <w:sz w:val="24"/>
          <w:szCs w:val="24"/>
          <w:shd w:val="clear" w:color="auto" w:fill="FFFFFF"/>
        </w:rPr>
        <w:t xml:space="preserve">leaving out </w:t>
      </w:r>
      <w:del w:id="178" w:author="Holmes, John" w:date="2023-04-02T10:26:00Z">
        <w:r w:rsidR="006F72D0" w:rsidRPr="006F72D0" w:rsidDel="0063455A">
          <w:rPr>
            <w:rFonts w:ascii="Times New Roman" w:hAnsi="Times New Roman" w:cs="Times New Roman"/>
            <w:color w:val="242424"/>
            <w:sz w:val="24"/>
            <w:szCs w:val="24"/>
            <w:shd w:val="clear" w:color="auto" w:fill="FFFFFF"/>
          </w:rPr>
          <w:delText xml:space="preserve">1 </w:delText>
        </w:r>
      </w:del>
      <w:ins w:id="179" w:author="Holmes, John" w:date="2023-04-02T10:26:00Z">
        <w:r w:rsidR="0063455A">
          <w:rPr>
            <w:rFonts w:ascii="Times New Roman" w:hAnsi="Times New Roman" w:cs="Times New Roman"/>
            <w:color w:val="242424"/>
            <w:sz w:val="24"/>
            <w:szCs w:val="24"/>
            <w:shd w:val="clear" w:color="auto" w:fill="FFFFFF"/>
          </w:rPr>
          <w:t>one</w:t>
        </w:r>
        <w:r w:rsidR="0063455A" w:rsidRPr="006F72D0">
          <w:rPr>
            <w:rFonts w:ascii="Times New Roman" w:hAnsi="Times New Roman" w:cs="Times New Roman"/>
            <w:color w:val="242424"/>
            <w:sz w:val="24"/>
            <w:szCs w:val="24"/>
            <w:shd w:val="clear" w:color="auto" w:fill="FFFFFF"/>
          </w:rPr>
          <w:t xml:space="preserve"> </w:t>
        </w:r>
      </w:ins>
      <w:r w:rsidR="006F72D0" w:rsidRPr="006F72D0">
        <w:rPr>
          <w:rFonts w:ascii="Times New Roman" w:hAnsi="Times New Roman" w:cs="Times New Roman"/>
          <w:color w:val="242424"/>
          <w:sz w:val="24"/>
          <w:szCs w:val="24"/>
          <w:shd w:val="clear" w:color="auto" w:fill="FFFFFF"/>
        </w:rPr>
        <w:t>year’s data at a time</w:t>
      </w:r>
      <w:r w:rsidR="006F72D0">
        <w:rPr>
          <w:rFonts w:ascii="Times New Roman" w:hAnsi="Times New Roman" w:cs="Times New Roman"/>
          <w:color w:val="242424"/>
          <w:sz w:val="24"/>
          <w:szCs w:val="24"/>
          <w:shd w:val="clear" w:color="auto" w:fill="FFFFFF"/>
        </w:rPr>
        <w:t>)</w:t>
      </w:r>
      <w:r w:rsidR="006F72D0" w:rsidRPr="006F72D0">
        <w:rPr>
          <w:rFonts w:ascii="Times New Roman" w:hAnsi="Times New Roman" w:cs="Times New Roman"/>
          <w:color w:val="242424"/>
          <w:sz w:val="24"/>
          <w:szCs w:val="24"/>
          <w:shd w:val="clear" w:color="auto" w:fill="FFFFFF"/>
        </w:rPr>
        <w:t xml:space="preserve"> conducted </w:t>
      </w:r>
      <w:r w:rsidR="001F1B93" w:rsidRPr="008D35DA">
        <w:rPr>
          <w:rFonts w:ascii="Times New Roman" w:hAnsi="Times New Roman" w:cs="Times New Roman"/>
          <w:color w:val="242424"/>
          <w:sz w:val="24"/>
          <w:szCs w:val="24"/>
          <w:shd w:val="clear" w:color="auto" w:fill="FFFFFF"/>
        </w:rPr>
        <w:t xml:space="preserve">for the period of 1997 to 2004 </w:t>
      </w:r>
      <w:r w:rsidR="000F3B8C" w:rsidRPr="008D35DA">
        <w:rPr>
          <w:rFonts w:ascii="Times New Roman" w:hAnsi="Times New Roman" w:cs="Times New Roman"/>
          <w:color w:val="242424"/>
          <w:sz w:val="24"/>
          <w:szCs w:val="24"/>
          <w:shd w:val="clear" w:color="auto" w:fill="FFFFFF"/>
        </w:rPr>
        <w:t xml:space="preserve">(Grant et al. 2011). </w:t>
      </w:r>
    </w:p>
    <w:p w14:paraId="45E3EC88" w14:textId="3FEE2BC4" w:rsidR="00B440DC" w:rsidRPr="008D35DA" w:rsidRDefault="001F1B93"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Since the 1990s, Fraser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has generally declined with several populations being </w:t>
      </w:r>
      <w:commentRangeStart w:id="180"/>
      <w:commentRangeStart w:id="181"/>
      <w:del w:id="182" w:author="Holmes, John" w:date="2023-04-02T10:25:00Z">
        <w:r w:rsidRPr="008D35DA" w:rsidDel="0063455A">
          <w:rPr>
            <w:rFonts w:ascii="Times New Roman" w:hAnsi="Times New Roman" w:cs="Times New Roman"/>
            <w:color w:val="242424"/>
            <w:sz w:val="24"/>
            <w:szCs w:val="24"/>
            <w:shd w:val="clear" w:color="auto" w:fill="FFFFFF"/>
          </w:rPr>
          <w:delText xml:space="preserve">listed </w:delText>
        </w:r>
      </w:del>
      <w:commentRangeEnd w:id="180"/>
      <w:r w:rsidR="00E5211C">
        <w:rPr>
          <w:rStyle w:val="CommentReference"/>
        </w:rPr>
        <w:commentReference w:id="180"/>
      </w:r>
      <w:commentRangeEnd w:id="181"/>
      <w:r w:rsidR="00160529">
        <w:rPr>
          <w:rStyle w:val="CommentReference"/>
        </w:rPr>
        <w:commentReference w:id="181"/>
      </w:r>
      <w:ins w:id="183" w:author="Holmes, John" w:date="2023-04-02T10:25:00Z">
        <w:r w:rsidR="0063455A">
          <w:rPr>
            <w:rFonts w:ascii="Times New Roman" w:hAnsi="Times New Roman" w:cs="Times New Roman"/>
            <w:color w:val="242424"/>
            <w:sz w:val="24"/>
            <w:szCs w:val="24"/>
            <w:shd w:val="clear" w:color="auto" w:fill="FFFFFF"/>
          </w:rPr>
          <w:t>assessed</w:t>
        </w:r>
        <w:r w:rsidR="0063455A" w:rsidRPr="008D35DA">
          <w:rPr>
            <w:rFonts w:ascii="Times New Roman" w:hAnsi="Times New Roman" w:cs="Times New Roman"/>
            <w:color w:val="242424"/>
            <w:sz w:val="24"/>
            <w:szCs w:val="24"/>
            <w:shd w:val="clear" w:color="auto" w:fill="FFFFFF"/>
          </w:rPr>
          <w:t xml:space="preserve"> </w:t>
        </w:r>
      </w:ins>
      <w:r w:rsidRPr="008D35DA">
        <w:rPr>
          <w:rFonts w:ascii="Times New Roman" w:hAnsi="Times New Roman" w:cs="Times New Roman"/>
          <w:color w:val="242424"/>
          <w:sz w:val="24"/>
          <w:szCs w:val="24"/>
          <w:shd w:val="clear" w:color="auto" w:fill="FFFFFF"/>
        </w:rPr>
        <w:t>as endangered</w:t>
      </w:r>
      <w:ins w:id="184" w:author="Holmes, John" w:date="2023-04-02T10:32:00Z">
        <w:r w:rsidR="00E5211C">
          <w:rPr>
            <w:rFonts w:ascii="Times New Roman" w:hAnsi="Times New Roman" w:cs="Times New Roman"/>
            <w:color w:val="242424"/>
            <w:sz w:val="24"/>
            <w:szCs w:val="24"/>
            <w:shd w:val="clear" w:color="auto" w:fill="FFFFFF"/>
          </w:rPr>
          <w:t xml:space="preserve"> by the Committee on the Status of Endangered Wildlife in Canada</w:t>
        </w:r>
      </w:ins>
      <w:r w:rsidRPr="008D35DA">
        <w:rPr>
          <w:rFonts w:ascii="Times New Roman" w:hAnsi="Times New Roman" w:cs="Times New Roman"/>
          <w:color w:val="242424"/>
          <w:sz w:val="24"/>
          <w:szCs w:val="24"/>
          <w:shd w:val="clear" w:color="auto" w:fill="FFFFFF"/>
        </w:rPr>
        <w:t xml:space="preserve"> (COSEWIC</w:t>
      </w:r>
      <w:ins w:id="185" w:author="Holmes, John" w:date="2023-04-02T10:32:00Z">
        <w:r w:rsidR="00E5211C">
          <w:rPr>
            <w:rFonts w:ascii="Times New Roman" w:hAnsi="Times New Roman" w:cs="Times New Roman"/>
            <w:color w:val="242424"/>
            <w:sz w:val="24"/>
            <w:szCs w:val="24"/>
            <w:shd w:val="clear" w:color="auto" w:fill="FFFFFF"/>
          </w:rPr>
          <w:t>; COSEWIC</w:t>
        </w:r>
      </w:ins>
      <w:r w:rsidRPr="008D35DA">
        <w:rPr>
          <w:rFonts w:ascii="Times New Roman" w:hAnsi="Times New Roman" w:cs="Times New Roman"/>
          <w:color w:val="242424"/>
          <w:sz w:val="24"/>
          <w:szCs w:val="24"/>
          <w:shd w:val="clear" w:color="auto" w:fill="FFFFFF"/>
        </w:rPr>
        <w:t xml:space="preserve"> 2017).</w:t>
      </w:r>
      <w:r w:rsidRPr="008D35DA">
        <w:rPr>
          <w:rFonts w:ascii="Times New Roman" w:hAnsi="Times New Roman" w:cs="Times New Roman"/>
          <w:sz w:val="24"/>
          <w:szCs w:val="24"/>
        </w:rPr>
        <w:t xml:space="preserve"> </w:t>
      </w:r>
      <w:r w:rsidR="00885A48" w:rsidRPr="008D35DA">
        <w:rPr>
          <w:rFonts w:ascii="Times New Roman" w:hAnsi="Times New Roman" w:cs="Times New Roman"/>
          <w:color w:val="242424"/>
          <w:sz w:val="24"/>
          <w:szCs w:val="24"/>
          <w:shd w:val="clear" w:color="auto" w:fill="FFFFFF"/>
        </w:rPr>
        <w:t>Although t</w:t>
      </w:r>
      <w:r w:rsidR="000F3B8C" w:rsidRPr="008D35DA">
        <w:rPr>
          <w:rFonts w:ascii="Times New Roman" w:hAnsi="Times New Roman" w:cs="Times New Roman"/>
          <w:color w:val="242424"/>
          <w:sz w:val="24"/>
          <w:szCs w:val="24"/>
          <w:shd w:val="clear" w:color="auto" w:fill="FFFFFF"/>
        </w:rPr>
        <w:t xml:space="preserve">he </w:t>
      </w:r>
      <w:r w:rsidRPr="008D35DA">
        <w:rPr>
          <w:rFonts w:ascii="Times New Roman" w:hAnsi="Times New Roman" w:cs="Times New Roman"/>
          <w:color w:val="242424"/>
          <w:sz w:val="24"/>
          <w:szCs w:val="24"/>
          <w:shd w:val="clear" w:color="auto" w:fill="FFFFFF"/>
        </w:rPr>
        <w:t xml:space="preserve">previously </w:t>
      </w:r>
      <w:r w:rsidR="000F3B8C" w:rsidRPr="008D35DA">
        <w:rPr>
          <w:rFonts w:ascii="Times New Roman" w:hAnsi="Times New Roman" w:cs="Times New Roman"/>
          <w:color w:val="242424"/>
          <w:sz w:val="24"/>
          <w:szCs w:val="24"/>
          <w:shd w:val="clear" w:color="auto" w:fill="FFFFFF"/>
        </w:rPr>
        <w:t xml:space="preserve">ranked </w:t>
      </w:r>
      <w:r w:rsidR="008A764A">
        <w:rPr>
          <w:rFonts w:ascii="Times New Roman" w:hAnsi="Times New Roman" w:cs="Times New Roman"/>
          <w:color w:val="242424"/>
          <w:sz w:val="24"/>
          <w:szCs w:val="24"/>
          <w:shd w:val="clear" w:color="auto" w:fill="FFFFFF"/>
        </w:rPr>
        <w:t xml:space="preserve">good performing </w:t>
      </w:r>
      <w:r w:rsidR="000F3B8C" w:rsidRPr="008D35DA">
        <w:rPr>
          <w:rFonts w:ascii="Times New Roman" w:hAnsi="Times New Roman" w:cs="Times New Roman"/>
          <w:color w:val="242424"/>
          <w:sz w:val="24"/>
          <w:szCs w:val="24"/>
          <w:shd w:val="clear" w:color="auto" w:fill="FFFFFF"/>
        </w:rPr>
        <w:t>models</w:t>
      </w:r>
      <w:r w:rsidR="00316CC7"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of Grant et al. (2011)</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have been continuously used in pre-season forecast</w:t>
      </w:r>
      <w:ins w:id="186" w:author="Holmes, John" w:date="2023-04-02T10:33:00Z">
        <w:r w:rsidR="00E5211C">
          <w:rPr>
            <w:rFonts w:ascii="Times New Roman" w:hAnsi="Times New Roman" w:cs="Times New Roman"/>
            <w:color w:val="242424"/>
            <w:sz w:val="24"/>
            <w:szCs w:val="24"/>
            <w:shd w:val="clear" w:color="auto" w:fill="FFFFFF"/>
          </w:rPr>
          <w:t>s</w:t>
        </w:r>
      </w:ins>
      <w:r w:rsidR="00885A48" w:rsidRPr="008D35DA">
        <w:rPr>
          <w:rFonts w:ascii="Times New Roman" w:hAnsi="Times New Roman" w:cs="Times New Roman"/>
          <w:color w:val="242424"/>
          <w:sz w:val="24"/>
          <w:szCs w:val="24"/>
          <w:shd w:val="clear" w:color="auto" w:fill="FFFFFF"/>
        </w:rPr>
        <w:t xml:space="preserve">, their </w:t>
      </w:r>
      <w:r w:rsidR="000F3B8C" w:rsidRPr="008D35DA">
        <w:rPr>
          <w:rFonts w:ascii="Times New Roman" w:hAnsi="Times New Roman" w:cs="Times New Roman"/>
          <w:color w:val="242424"/>
          <w:sz w:val="24"/>
          <w:szCs w:val="24"/>
          <w:shd w:val="clear" w:color="auto" w:fill="FFFFFF"/>
        </w:rPr>
        <w:t xml:space="preserve">explanatory power </w:t>
      </w:r>
      <w:del w:id="187" w:author="Holmes, John" w:date="2023-04-02T10:33:00Z">
        <w:r w:rsidR="00885A48" w:rsidRPr="008D35DA" w:rsidDel="00E5211C">
          <w:rPr>
            <w:rFonts w:ascii="Times New Roman" w:hAnsi="Times New Roman" w:cs="Times New Roman"/>
            <w:color w:val="242424"/>
            <w:sz w:val="24"/>
            <w:szCs w:val="24"/>
            <w:shd w:val="clear" w:color="auto" w:fill="FFFFFF"/>
          </w:rPr>
          <w:delText>has been</w:delText>
        </w:r>
      </w:del>
      <w:ins w:id="188" w:author="Holmes, John" w:date="2023-04-02T10:33:00Z">
        <w:r w:rsidR="00E5211C">
          <w:rPr>
            <w:rFonts w:ascii="Times New Roman" w:hAnsi="Times New Roman" w:cs="Times New Roman"/>
            <w:color w:val="242424"/>
            <w:sz w:val="24"/>
            <w:szCs w:val="24"/>
            <w:shd w:val="clear" w:color="auto" w:fill="FFFFFF"/>
          </w:rPr>
          <w:t>is</w:t>
        </w:r>
      </w:ins>
      <w:r w:rsidR="00885A48" w:rsidRPr="008D35DA">
        <w:rPr>
          <w:rFonts w:ascii="Times New Roman" w:hAnsi="Times New Roman" w:cs="Times New Roman"/>
          <w:color w:val="242424"/>
          <w:sz w:val="24"/>
          <w:szCs w:val="24"/>
          <w:shd w:val="clear" w:color="auto" w:fill="FFFFFF"/>
        </w:rPr>
        <w:t xml:space="preserve"> low </w:t>
      </w:r>
      <w:r w:rsidR="000F3B8C" w:rsidRPr="008D35DA">
        <w:rPr>
          <w:rFonts w:ascii="Times New Roman" w:hAnsi="Times New Roman" w:cs="Times New Roman"/>
          <w:color w:val="242424"/>
          <w:sz w:val="24"/>
          <w:szCs w:val="24"/>
          <w:shd w:val="clear" w:color="auto" w:fill="FFFFFF"/>
        </w:rPr>
        <w:t>(Akenhead et al. 2016</w:t>
      </w:r>
      <w:r w:rsidR="00096DF9" w:rsidRPr="008D35DA">
        <w:rPr>
          <w:rFonts w:ascii="Times New Roman" w:hAnsi="Times New Roman" w:cs="Times New Roman"/>
          <w:color w:val="242424"/>
          <w:sz w:val="24"/>
          <w:szCs w:val="24"/>
          <w:shd w:val="clear" w:color="auto" w:fill="FFFFFF"/>
        </w:rPr>
        <w:t>a</w:t>
      </w:r>
      <w:r w:rsidR="00316CC7" w:rsidRPr="008D35DA">
        <w:rPr>
          <w:rFonts w:ascii="Times New Roman" w:hAnsi="Times New Roman" w:cs="Times New Roman"/>
          <w:color w:val="242424"/>
          <w:sz w:val="24"/>
          <w:szCs w:val="24"/>
          <w:shd w:val="clear" w:color="auto" w:fill="FFFFFF"/>
        </w:rPr>
        <w:t xml:space="preserve">; DFO </w:t>
      </w:r>
      <w:r w:rsidR="003E6910" w:rsidRPr="008D35DA">
        <w:rPr>
          <w:rFonts w:ascii="Times New Roman" w:hAnsi="Times New Roman" w:cs="Times New Roman"/>
          <w:color w:val="242424"/>
          <w:sz w:val="24"/>
          <w:szCs w:val="24"/>
          <w:shd w:val="clear" w:color="auto" w:fill="FFFFFF"/>
        </w:rPr>
        <w:t>2021</w:t>
      </w:r>
      <w:r w:rsidR="000F3B8C" w:rsidRPr="008D35DA">
        <w:rPr>
          <w:rFonts w:ascii="Times New Roman" w:hAnsi="Times New Roman" w:cs="Times New Roman"/>
          <w:color w:val="242424"/>
          <w:sz w:val="24"/>
          <w:szCs w:val="24"/>
          <w:shd w:val="clear" w:color="auto" w:fill="FFFFFF"/>
        </w:rPr>
        <w:t xml:space="preserve">). Moreover, environmental covariates </w:t>
      </w:r>
      <w:r w:rsidR="00D14A4B" w:rsidRPr="008D35DA">
        <w:rPr>
          <w:rFonts w:ascii="Times New Roman" w:hAnsi="Times New Roman" w:cs="Times New Roman"/>
          <w:color w:val="242424"/>
          <w:sz w:val="24"/>
          <w:szCs w:val="24"/>
          <w:shd w:val="clear" w:color="auto" w:fill="FFFFFF"/>
        </w:rPr>
        <w:t xml:space="preserve">such as </w:t>
      </w:r>
      <w:r w:rsidR="000F3B8C" w:rsidRPr="008D35DA">
        <w:rPr>
          <w:rFonts w:ascii="Times New Roman" w:hAnsi="Times New Roman" w:cs="Times New Roman"/>
          <w:color w:val="242424"/>
          <w:sz w:val="24"/>
          <w:szCs w:val="24"/>
          <w:shd w:val="clear" w:color="auto" w:fill="FFFFFF"/>
        </w:rPr>
        <w:t>coastal sea surface temperature</w:t>
      </w:r>
      <w:r w:rsidR="00D14A4B" w:rsidRPr="008D35DA">
        <w:rPr>
          <w:rFonts w:ascii="Times New Roman" w:hAnsi="Times New Roman" w:cs="Times New Roman"/>
          <w:color w:val="242424"/>
          <w:sz w:val="24"/>
          <w:szCs w:val="24"/>
          <w:shd w:val="clear" w:color="auto" w:fill="FFFFFF"/>
        </w:rPr>
        <w:t xml:space="preserve"> </w:t>
      </w:r>
      <w:r w:rsidR="00385E0A">
        <w:rPr>
          <w:rFonts w:ascii="Times New Roman" w:hAnsi="Times New Roman" w:cs="Times New Roman"/>
          <w:color w:val="242424"/>
          <w:sz w:val="24"/>
          <w:szCs w:val="24"/>
          <w:shd w:val="clear" w:color="auto" w:fill="FFFFFF"/>
        </w:rPr>
        <w:t xml:space="preserve">(SST) </w:t>
      </w:r>
      <w:r w:rsidR="000F3B8C" w:rsidRPr="008D35DA">
        <w:rPr>
          <w:rFonts w:ascii="Times New Roman" w:hAnsi="Times New Roman" w:cs="Times New Roman"/>
          <w:color w:val="242424"/>
          <w:sz w:val="24"/>
          <w:szCs w:val="24"/>
          <w:shd w:val="clear" w:color="auto" w:fill="FFFFFF"/>
        </w:rPr>
        <w:t xml:space="preserve">and </w:t>
      </w:r>
      <w:ins w:id="189" w:author="Holmes, John" w:date="2023-04-02T10:33:00Z">
        <w:r w:rsidR="00E5211C">
          <w:rPr>
            <w:rFonts w:ascii="Times New Roman" w:hAnsi="Times New Roman" w:cs="Times New Roman"/>
            <w:color w:val="242424"/>
            <w:sz w:val="24"/>
            <w:szCs w:val="24"/>
            <w:shd w:val="clear" w:color="auto" w:fill="FFFFFF"/>
          </w:rPr>
          <w:t xml:space="preserve">the </w:t>
        </w:r>
      </w:ins>
      <w:r w:rsidR="000F3B8C" w:rsidRPr="008D35DA">
        <w:rPr>
          <w:rFonts w:ascii="Times New Roman" w:hAnsi="Times New Roman" w:cs="Times New Roman"/>
          <w:color w:val="242424"/>
          <w:sz w:val="24"/>
          <w:szCs w:val="24"/>
          <w:shd w:val="clear" w:color="auto" w:fill="FFFFFF"/>
        </w:rPr>
        <w:t>Pacific Decadal Oscillation</w:t>
      </w:r>
      <w:r w:rsidR="006F72D0">
        <w:rPr>
          <w:rFonts w:ascii="Times New Roman" w:hAnsi="Times New Roman" w:cs="Times New Roman"/>
          <w:color w:val="242424"/>
          <w:sz w:val="24"/>
          <w:szCs w:val="24"/>
          <w:shd w:val="clear" w:color="auto" w:fill="FFFFFF"/>
        </w:rPr>
        <w:t xml:space="preserve"> (PDO)</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 xml:space="preserve">that </w:t>
      </w:r>
      <w:del w:id="190" w:author="Holmes, John" w:date="2023-04-02T10:33:00Z">
        <w:r w:rsidR="006F72D0" w:rsidRPr="008D35DA" w:rsidDel="00E5211C">
          <w:rPr>
            <w:rFonts w:ascii="Times New Roman" w:hAnsi="Times New Roman" w:cs="Times New Roman"/>
            <w:color w:val="242424"/>
            <w:sz w:val="24"/>
            <w:szCs w:val="24"/>
            <w:shd w:val="clear" w:color="auto" w:fill="FFFFFF"/>
          </w:rPr>
          <w:delText>ha</w:delText>
        </w:r>
        <w:r w:rsidR="006F72D0" w:rsidDel="00E5211C">
          <w:rPr>
            <w:rFonts w:ascii="Times New Roman" w:hAnsi="Times New Roman" w:cs="Times New Roman"/>
            <w:color w:val="242424"/>
            <w:sz w:val="24"/>
            <w:szCs w:val="24"/>
            <w:shd w:val="clear" w:color="auto" w:fill="FFFFFF"/>
          </w:rPr>
          <w:delText>d</w:delText>
        </w:r>
        <w:r w:rsidR="006F72D0" w:rsidRPr="008D35DA" w:rsidDel="00E5211C">
          <w:rPr>
            <w:rFonts w:ascii="Times New Roman" w:hAnsi="Times New Roman" w:cs="Times New Roman"/>
            <w:color w:val="242424"/>
            <w:sz w:val="24"/>
            <w:szCs w:val="24"/>
            <w:shd w:val="clear" w:color="auto" w:fill="FFFFFF"/>
          </w:rPr>
          <w:delText xml:space="preserve"> </w:delText>
        </w:r>
        <w:r w:rsidR="00885A48" w:rsidRPr="008D35DA" w:rsidDel="00E5211C">
          <w:rPr>
            <w:rFonts w:ascii="Times New Roman" w:hAnsi="Times New Roman" w:cs="Times New Roman"/>
            <w:color w:val="242424"/>
            <w:sz w:val="24"/>
            <w:szCs w:val="24"/>
            <w:shd w:val="clear" w:color="auto" w:fill="FFFFFF"/>
          </w:rPr>
          <w:delText>been</w:delText>
        </w:r>
      </w:del>
      <w:ins w:id="191" w:author="Holmes, John" w:date="2023-04-02T10:33:00Z">
        <w:r w:rsidR="00E5211C">
          <w:rPr>
            <w:rFonts w:ascii="Times New Roman" w:hAnsi="Times New Roman" w:cs="Times New Roman"/>
            <w:color w:val="242424"/>
            <w:sz w:val="24"/>
            <w:szCs w:val="24"/>
            <w:shd w:val="clear" w:color="auto" w:fill="FFFFFF"/>
          </w:rPr>
          <w:t xml:space="preserve">were shown to be </w:t>
        </w:r>
      </w:ins>
      <w:del w:id="192" w:author="Holmes, John" w:date="2023-04-02T10:33:00Z">
        <w:r w:rsidR="00885A48" w:rsidRPr="008D35DA" w:rsidDel="00E5211C">
          <w:rPr>
            <w:rFonts w:ascii="Times New Roman" w:hAnsi="Times New Roman" w:cs="Times New Roman"/>
            <w:color w:val="242424"/>
            <w:sz w:val="24"/>
            <w:szCs w:val="24"/>
            <w:shd w:val="clear" w:color="auto" w:fill="FFFFFF"/>
          </w:rPr>
          <w:delText xml:space="preserve"> proven</w:delText>
        </w:r>
      </w:del>
      <w:r w:rsidR="00885A48" w:rsidRPr="008D35DA">
        <w:rPr>
          <w:rFonts w:ascii="Times New Roman" w:hAnsi="Times New Roman" w:cs="Times New Roman"/>
          <w:color w:val="242424"/>
          <w:sz w:val="24"/>
          <w:szCs w:val="24"/>
          <w:shd w:val="clear" w:color="auto" w:fill="FFFFFF"/>
        </w:rPr>
        <w:t xml:space="preserve"> effective </w:t>
      </w:r>
      <w:del w:id="193" w:author="Holmes, John" w:date="2023-04-02T10:33:00Z">
        <w:r w:rsidR="000F3B8C" w:rsidRPr="008D35DA" w:rsidDel="00E5211C">
          <w:rPr>
            <w:rFonts w:ascii="Times New Roman" w:hAnsi="Times New Roman" w:cs="Times New Roman"/>
            <w:color w:val="242424"/>
            <w:sz w:val="24"/>
            <w:szCs w:val="24"/>
            <w:shd w:val="clear" w:color="auto" w:fill="FFFFFF"/>
          </w:rPr>
          <w:delText xml:space="preserve">to </w:delText>
        </w:r>
      </w:del>
      <w:ins w:id="194" w:author="Holmes, John" w:date="2023-04-02T10:33:00Z">
        <w:r w:rsidR="00E5211C">
          <w:rPr>
            <w:rFonts w:ascii="Times New Roman" w:hAnsi="Times New Roman" w:cs="Times New Roman"/>
            <w:color w:val="242424"/>
            <w:sz w:val="24"/>
            <w:szCs w:val="24"/>
            <w:shd w:val="clear" w:color="auto" w:fill="FFFFFF"/>
          </w:rPr>
          <w:t>in</w:t>
        </w:r>
        <w:r w:rsidR="00E5211C" w:rsidRPr="008D35DA">
          <w:rPr>
            <w:rFonts w:ascii="Times New Roman" w:hAnsi="Times New Roman" w:cs="Times New Roman"/>
            <w:color w:val="242424"/>
            <w:sz w:val="24"/>
            <w:szCs w:val="24"/>
            <w:shd w:val="clear" w:color="auto" w:fill="FFFFFF"/>
          </w:rPr>
          <w:t xml:space="preserve"> </w:t>
        </w:r>
      </w:ins>
      <w:del w:id="195" w:author="Holmes, John" w:date="2023-04-02T10:34:00Z">
        <w:r w:rsidR="000F3B8C" w:rsidRPr="008D35DA" w:rsidDel="00E5211C">
          <w:rPr>
            <w:rFonts w:ascii="Times New Roman" w:hAnsi="Times New Roman" w:cs="Times New Roman"/>
            <w:color w:val="242424"/>
            <w:sz w:val="24"/>
            <w:szCs w:val="24"/>
            <w:shd w:val="clear" w:color="auto" w:fill="FFFFFF"/>
          </w:rPr>
          <w:delText xml:space="preserve">reduce </w:delText>
        </w:r>
      </w:del>
      <w:ins w:id="196" w:author="Holmes, John" w:date="2023-04-02T10:34:00Z">
        <w:r w:rsidR="00E5211C" w:rsidRPr="008D35DA">
          <w:rPr>
            <w:rFonts w:ascii="Times New Roman" w:hAnsi="Times New Roman" w:cs="Times New Roman"/>
            <w:color w:val="242424"/>
            <w:sz w:val="24"/>
            <w:szCs w:val="24"/>
            <w:shd w:val="clear" w:color="auto" w:fill="FFFFFF"/>
          </w:rPr>
          <w:t>reduc</w:t>
        </w:r>
        <w:r w:rsidR="00E5211C">
          <w:rPr>
            <w:rFonts w:ascii="Times New Roman" w:hAnsi="Times New Roman" w:cs="Times New Roman"/>
            <w:color w:val="242424"/>
            <w:sz w:val="24"/>
            <w:szCs w:val="24"/>
            <w:shd w:val="clear" w:color="auto" w:fill="FFFFFF"/>
          </w:rPr>
          <w:t>ing</w:t>
        </w:r>
        <w:r w:rsidR="00E5211C" w:rsidRPr="008D35DA">
          <w:rPr>
            <w:rFonts w:ascii="Times New Roman" w:hAnsi="Times New Roman" w:cs="Times New Roman"/>
            <w:color w:val="242424"/>
            <w:sz w:val="24"/>
            <w:szCs w:val="24"/>
            <w:shd w:val="clear" w:color="auto" w:fill="FFFFFF"/>
          </w:rPr>
          <w:t xml:space="preserve"> </w:t>
        </w:r>
      </w:ins>
      <w:r w:rsidR="000F3B8C" w:rsidRPr="008D35DA">
        <w:rPr>
          <w:rFonts w:ascii="Times New Roman" w:hAnsi="Times New Roman" w:cs="Times New Roman"/>
          <w:color w:val="242424"/>
          <w:sz w:val="24"/>
          <w:szCs w:val="24"/>
          <w:shd w:val="clear" w:color="auto" w:fill="FFFFFF"/>
        </w:rPr>
        <w:t xml:space="preserve">the degree of unexplained stock-recruitment variation </w:t>
      </w:r>
      <w:r w:rsidR="00885A48" w:rsidRPr="008D35DA">
        <w:rPr>
          <w:rFonts w:ascii="Times New Roman" w:hAnsi="Times New Roman" w:cs="Times New Roman"/>
          <w:color w:val="242424"/>
          <w:sz w:val="24"/>
          <w:szCs w:val="24"/>
          <w:shd w:val="clear" w:color="auto" w:fill="FFFFFF"/>
        </w:rPr>
        <w:t>in the past two decades</w:t>
      </w:r>
      <w:ins w:id="197" w:author="Holmes, John" w:date="2023-04-02T10:35:00Z">
        <w:r w:rsidR="00E5211C">
          <w:rPr>
            <w:rFonts w:ascii="Times New Roman" w:hAnsi="Times New Roman" w:cs="Times New Roman"/>
            <w:color w:val="242424"/>
            <w:sz w:val="24"/>
            <w:szCs w:val="24"/>
            <w:shd w:val="clear" w:color="auto" w:fill="FFFFFF"/>
          </w:rPr>
          <w:t xml:space="preserve"> (Cass et al. 2006)</w:t>
        </w:r>
      </w:ins>
      <w:ins w:id="198" w:author="Holmes, John" w:date="2023-04-02T10:34:00Z">
        <w:r w:rsidR="00E5211C">
          <w:rPr>
            <w:rFonts w:ascii="Times New Roman" w:hAnsi="Times New Roman" w:cs="Times New Roman"/>
            <w:color w:val="242424"/>
            <w:sz w:val="24"/>
            <w:szCs w:val="24"/>
            <w:shd w:val="clear" w:color="auto" w:fill="FFFFFF"/>
          </w:rPr>
          <w:t>,</w:t>
        </w:r>
      </w:ins>
      <w:r w:rsidR="00885A48" w:rsidRPr="008D35DA">
        <w:rPr>
          <w:rFonts w:ascii="Times New Roman" w:hAnsi="Times New Roman" w:cs="Times New Roman"/>
          <w:color w:val="242424"/>
          <w:sz w:val="24"/>
          <w:szCs w:val="24"/>
          <w:shd w:val="clear" w:color="auto" w:fill="FFFFFF"/>
        </w:rPr>
        <w:t xml:space="preserve"> are no longer </w:t>
      </w:r>
      <w:r w:rsidR="006F72D0">
        <w:rPr>
          <w:rFonts w:ascii="Times New Roman" w:hAnsi="Times New Roman" w:cs="Times New Roman"/>
          <w:color w:val="242424"/>
          <w:sz w:val="24"/>
          <w:szCs w:val="24"/>
          <w:shd w:val="clear" w:color="auto" w:fill="FFFFFF"/>
        </w:rPr>
        <w:t>applicable</w:t>
      </w:r>
      <w:r w:rsidR="006F72D0"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for most</w:t>
      </w:r>
      <w:r w:rsidR="00A410E1" w:rsidRPr="008D35DA">
        <w:rPr>
          <w:rFonts w:ascii="Times New Roman" w:hAnsi="Times New Roman" w:cs="Times New Roman"/>
          <w:color w:val="242424"/>
          <w:sz w:val="24"/>
          <w:szCs w:val="24"/>
          <w:shd w:val="clear" w:color="auto" w:fill="FFFFFF"/>
        </w:rPr>
        <w:t xml:space="preserve"> </w:t>
      </w:r>
      <w:r w:rsidR="00A410E1" w:rsidRPr="008D35DA">
        <w:rPr>
          <w:rFonts w:ascii="Times New Roman" w:hAnsi="Times New Roman" w:cs="Times New Roman"/>
          <w:color w:val="242424"/>
          <w:sz w:val="24"/>
          <w:szCs w:val="24"/>
          <w:shd w:val="clear" w:color="auto" w:fill="FFFFFF"/>
        </w:rPr>
        <w:lastRenderedPageBreak/>
        <w:t xml:space="preserve">stocks </w:t>
      </w:r>
      <w:r w:rsidR="000F3B8C" w:rsidRPr="008D35DA">
        <w:rPr>
          <w:rFonts w:ascii="Times New Roman" w:hAnsi="Times New Roman" w:cs="Times New Roman"/>
          <w:color w:val="242424"/>
          <w:sz w:val="24"/>
          <w:szCs w:val="24"/>
          <w:shd w:val="clear" w:color="auto" w:fill="FFFFFF"/>
        </w:rPr>
        <w:t>(</w:t>
      </w:r>
      <w:del w:id="199" w:author="Holmes, John" w:date="2023-04-02T10:35:00Z">
        <w:r w:rsidR="000F3B8C" w:rsidRPr="008D35DA" w:rsidDel="00E5211C">
          <w:rPr>
            <w:rFonts w:ascii="Times New Roman" w:hAnsi="Times New Roman" w:cs="Times New Roman"/>
            <w:color w:val="242424"/>
            <w:sz w:val="24"/>
            <w:szCs w:val="24"/>
            <w:shd w:val="clear" w:color="auto" w:fill="FFFFFF"/>
          </w:rPr>
          <w:delText>Cass et al. 2006</w:delText>
        </w:r>
        <w:r w:rsidR="00807FAB" w:rsidRPr="008D35DA" w:rsidDel="00E5211C">
          <w:rPr>
            <w:rFonts w:ascii="Times New Roman" w:hAnsi="Times New Roman" w:cs="Times New Roman"/>
            <w:color w:val="242424"/>
            <w:sz w:val="24"/>
            <w:szCs w:val="24"/>
            <w:shd w:val="clear" w:color="auto" w:fill="FFFFFF"/>
          </w:rPr>
          <w:delText xml:space="preserve">; </w:delText>
        </w:r>
      </w:del>
      <w:r w:rsidR="00807FAB" w:rsidRPr="008D35DA">
        <w:rPr>
          <w:rFonts w:ascii="Times New Roman" w:hAnsi="Times New Roman" w:cs="Times New Roman"/>
          <w:color w:val="242424"/>
          <w:sz w:val="24"/>
          <w:szCs w:val="24"/>
          <w:shd w:val="clear" w:color="auto" w:fill="FFFFFF"/>
        </w:rPr>
        <w:t>Litzow et al. 2020</w:t>
      </w:r>
      <w:r w:rsidR="000F3B8C"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These time-varying effects of</w:t>
      </w:r>
      <w:r w:rsidR="000F3B8C" w:rsidRPr="008D35DA">
        <w:rPr>
          <w:rFonts w:ascii="Times New Roman" w:hAnsi="Times New Roman" w:cs="Times New Roman"/>
          <w:color w:val="242424"/>
          <w:sz w:val="24"/>
          <w:szCs w:val="24"/>
          <w:shd w:val="clear" w:color="auto" w:fill="FFFFFF"/>
        </w:rPr>
        <w:t xml:space="preserve"> </w:t>
      </w:r>
      <w:r w:rsidR="00CB0CC4" w:rsidRPr="008D35DA">
        <w:rPr>
          <w:rFonts w:ascii="Times New Roman" w:hAnsi="Times New Roman" w:cs="Times New Roman"/>
          <w:color w:val="242424"/>
          <w:sz w:val="24"/>
          <w:szCs w:val="24"/>
          <w:shd w:val="clear" w:color="auto" w:fill="FFFFFF"/>
        </w:rPr>
        <w:t xml:space="preserve">environmental conditions on </w:t>
      </w:r>
      <w:ins w:id="200" w:author="Holmes, John" w:date="2023-04-02T10:34:00Z">
        <w:r w:rsidR="00E5211C">
          <w:rPr>
            <w:rFonts w:ascii="Times New Roman" w:hAnsi="Times New Roman" w:cs="Times New Roman"/>
            <w:color w:val="242424"/>
            <w:sz w:val="24"/>
            <w:szCs w:val="24"/>
            <w:shd w:val="clear" w:color="auto" w:fill="FFFFFF"/>
          </w:rPr>
          <w:t xml:space="preserve"> </w:t>
        </w:r>
      </w:ins>
      <w:r w:rsidR="00CB0CC4" w:rsidRPr="008D35DA">
        <w:rPr>
          <w:rFonts w:ascii="Times New Roman" w:hAnsi="Times New Roman" w:cs="Times New Roman"/>
          <w:color w:val="242424"/>
          <w:sz w:val="24"/>
          <w:szCs w:val="24"/>
          <w:shd w:val="clear" w:color="auto" w:fill="FFFFFF"/>
        </w:rPr>
        <w:t xml:space="preserve">population </w:t>
      </w:r>
      <w:r w:rsidR="00244932" w:rsidRPr="008D35DA">
        <w:rPr>
          <w:rFonts w:ascii="Times New Roman" w:hAnsi="Times New Roman" w:cs="Times New Roman"/>
          <w:color w:val="242424"/>
          <w:sz w:val="24"/>
          <w:szCs w:val="24"/>
          <w:shd w:val="clear" w:color="auto" w:fill="FFFFFF"/>
        </w:rPr>
        <w:t xml:space="preserve">and community </w:t>
      </w:r>
      <w:r w:rsidR="00CB0CC4" w:rsidRPr="008D35DA">
        <w:rPr>
          <w:rFonts w:ascii="Times New Roman" w:hAnsi="Times New Roman" w:cs="Times New Roman"/>
          <w:color w:val="242424"/>
          <w:sz w:val="24"/>
          <w:szCs w:val="24"/>
          <w:shd w:val="clear" w:color="auto" w:fill="FFFFFF"/>
        </w:rPr>
        <w:t xml:space="preserve">processes, </w:t>
      </w:r>
      <w:r w:rsidR="00244932" w:rsidRPr="008D35DA">
        <w:rPr>
          <w:rFonts w:ascii="Times New Roman" w:hAnsi="Times New Roman" w:cs="Times New Roman"/>
          <w:color w:val="242424"/>
          <w:sz w:val="24"/>
          <w:szCs w:val="24"/>
          <w:shd w:val="clear" w:color="auto" w:fill="FFFFFF"/>
        </w:rPr>
        <w:t xml:space="preserve">i.e., non-stationary relationships, </w:t>
      </w:r>
      <w:del w:id="201" w:author="Holmes, John" w:date="2023-04-02T10:36:00Z">
        <w:r w:rsidR="00CB0CC4" w:rsidRPr="008D35DA" w:rsidDel="00C75D56">
          <w:rPr>
            <w:rFonts w:ascii="Times New Roman" w:hAnsi="Times New Roman" w:cs="Times New Roman"/>
            <w:color w:val="242424"/>
            <w:sz w:val="24"/>
            <w:szCs w:val="24"/>
            <w:shd w:val="clear" w:color="auto" w:fill="FFFFFF"/>
          </w:rPr>
          <w:delText xml:space="preserve">have </w:delText>
        </w:r>
      </w:del>
      <w:ins w:id="202" w:author="Holmes, John" w:date="2023-04-02T10:36:00Z">
        <w:r w:rsidR="00C75D56">
          <w:rPr>
            <w:rFonts w:ascii="Times New Roman" w:hAnsi="Times New Roman" w:cs="Times New Roman"/>
            <w:color w:val="242424"/>
            <w:sz w:val="24"/>
            <w:szCs w:val="24"/>
            <w:shd w:val="clear" w:color="auto" w:fill="FFFFFF"/>
          </w:rPr>
          <w:t>are</w:t>
        </w:r>
        <w:r w:rsidR="00C75D56" w:rsidRPr="008D35DA">
          <w:rPr>
            <w:rFonts w:ascii="Times New Roman" w:hAnsi="Times New Roman" w:cs="Times New Roman"/>
            <w:color w:val="242424"/>
            <w:sz w:val="24"/>
            <w:szCs w:val="24"/>
            <w:shd w:val="clear" w:color="auto" w:fill="FFFFFF"/>
          </w:rPr>
          <w:t xml:space="preserve"> </w:t>
        </w:r>
      </w:ins>
      <w:del w:id="203" w:author="Holmes, John" w:date="2023-04-02T10:36:00Z">
        <w:r w:rsidR="00244932" w:rsidRPr="008D35DA" w:rsidDel="00C75D56">
          <w:rPr>
            <w:rFonts w:ascii="Times New Roman" w:hAnsi="Times New Roman" w:cs="Times New Roman"/>
            <w:color w:val="242424"/>
            <w:sz w:val="24"/>
            <w:szCs w:val="24"/>
            <w:shd w:val="clear" w:color="auto" w:fill="FFFFFF"/>
          </w:rPr>
          <w:delText xml:space="preserve">become </w:delText>
        </w:r>
      </w:del>
      <w:ins w:id="204" w:author="Holmes, John" w:date="2023-04-02T10:36:00Z">
        <w:r w:rsidR="00C75D56" w:rsidRPr="008D35DA">
          <w:rPr>
            <w:rFonts w:ascii="Times New Roman" w:hAnsi="Times New Roman" w:cs="Times New Roman"/>
            <w:color w:val="242424"/>
            <w:sz w:val="24"/>
            <w:szCs w:val="24"/>
            <w:shd w:val="clear" w:color="auto" w:fill="FFFFFF"/>
          </w:rPr>
          <w:t>becom</w:t>
        </w:r>
        <w:r w:rsidR="00C75D56">
          <w:rPr>
            <w:rFonts w:ascii="Times New Roman" w:hAnsi="Times New Roman" w:cs="Times New Roman"/>
            <w:color w:val="242424"/>
            <w:sz w:val="24"/>
            <w:szCs w:val="24"/>
            <w:shd w:val="clear" w:color="auto" w:fill="FFFFFF"/>
          </w:rPr>
          <w:t>ing</w:t>
        </w:r>
        <w:r w:rsidR="00C75D56" w:rsidRPr="008D35DA">
          <w:rPr>
            <w:rFonts w:ascii="Times New Roman" w:hAnsi="Times New Roman" w:cs="Times New Roman"/>
            <w:color w:val="242424"/>
            <w:sz w:val="24"/>
            <w:szCs w:val="24"/>
            <w:shd w:val="clear" w:color="auto" w:fill="FFFFFF"/>
          </w:rPr>
          <w:t xml:space="preserve"> </w:t>
        </w:r>
      </w:ins>
      <w:r w:rsidR="00244932" w:rsidRPr="008D35DA">
        <w:rPr>
          <w:rFonts w:ascii="Times New Roman" w:hAnsi="Times New Roman" w:cs="Times New Roman"/>
          <w:color w:val="242424"/>
          <w:sz w:val="24"/>
          <w:szCs w:val="24"/>
          <w:shd w:val="clear" w:color="auto" w:fill="FFFFFF"/>
        </w:rPr>
        <w:t xml:space="preserve">more </w:t>
      </w:r>
      <w:del w:id="205" w:author="Holmes, John" w:date="2023-04-02T10:36:00Z">
        <w:r w:rsidR="00244932" w:rsidRPr="008D35DA" w:rsidDel="00C75D56">
          <w:rPr>
            <w:rFonts w:ascii="Times New Roman" w:hAnsi="Times New Roman" w:cs="Times New Roman"/>
            <w:color w:val="242424"/>
            <w:sz w:val="24"/>
            <w:szCs w:val="24"/>
            <w:shd w:val="clear" w:color="auto" w:fill="FFFFFF"/>
          </w:rPr>
          <w:delText xml:space="preserve">prevailing </w:delText>
        </w:r>
      </w:del>
      <w:ins w:id="206" w:author="Holmes, John" w:date="2023-04-02T10:36:00Z">
        <w:r w:rsidR="00C75D56">
          <w:rPr>
            <w:rFonts w:ascii="Times New Roman" w:hAnsi="Times New Roman" w:cs="Times New Roman"/>
            <w:color w:val="242424"/>
            <w:sz w:val="24"/>
            <w:szCs w:val="24"/>
            <w:shd w:val="clear" w:color="auto" w:fill="FFFFFF"/>
          </w:rPr>
          <w:t>prevalent</w:t>
        </w:r>
        <w:r w:rsidR="00C75D56" w:rsidRPr="008D35DA">
          <w:rPr>
            <w:rFonts w:ascii="Times New Roman" w:hAnsi="Times New Roman" w:cs="Times New Roman"/>
            <w:color w:val="242424"/>
            <w:sz w:val="24"/>
            <w:szCs w:val="24"/>
            <w:shd w:val="clear" w:color="auto" w:fill="FFFFFF"/>
          </w:rPr>
          <w:t xml:space="preserve"> </w:t>
        </w:r>
      </w:ins>
      <w:r w:rsidR="00244932" w:rsidRPr="008D35DA">
        <w:rPr>
          <w:rFonts w:ascii="Times New Roman" w:hAnsi="Times New Roman" w:cs="Times New Roman"/>
          <w:color w:val="242424"/>
          <w:sz w:val="24"/>
          <w:szCs w:val="24"/>
          <w:shd w:val="clear" w:color="auto" w:fill="FFFFFF"/>
        </w:rPr>
        <w:t>in the face of climate change</w:t>
      </w:r>
      <w:ins w:id="207" w:author="Holmes, John" w:date="2023-04-02T10:36:00Z">
        <w:r w:rsidR="00C75D56">
          <w:rPr>
            <w:rFonts w:ascii="Times New Roman" w:hAnsi="Times New Roman" w:cs="Times New Roman"/>
            <w:color w:val="242424"/>
            <w:sz w:val="24"/>
            <w:szCs w:val="24"/>
            <w:shd w:val="clear" w:color="auto" w:fill="FFFFFF"/>
          </w:rPr>
          <w:t>,</w:t>
        </w:r>
      </w:ins>
      <w:r w:rsidR="00244932" w:rsidRPr="008D35DA">
        <w:rPr>
          <w:rFonts w:ascii="Times New Roman" w:hAnsi="Times New Roman" w:cs="Times New Roman"/>
          <w:color w:val="242424"/>
          <w:sz w:val="24"/>
          <w:szCs w:val="24"/>
          <w:shd w:val="clear" w:color="auto" w:fill="FFFFFF"/>
        </w:rPr>
        <w:t xml:space="preserve"> and </w:t>
      </w:r>
      <w:ins w:id="208" w:author="Holmes, John" w:date="2023-04-02T10:36:00Z">
        <w:r w:rsidR="00C75D56">
          <w:rPr>
            <w:rFonts w:ascii="Times New Roman" w:hAnsi="Times New Roman" w:cs="Times New Roman"/>
            <w:color w:val="242424"/>
            <w:sz w:val="24"/>
            <w:szCs w:val="24"/>
            <w:shd w:val="clear" w:color="auto" w:fill="FFFFFF"/>
          </w:rPr>
          <w:t xml:space="preserve">have </w:t>
        </w:r>
      </w:ins>
      <w:r w:rsidR="00CB0CC4" w:rsidRPr="008D35DA">
        <w:rPr>
          <w:rFonts w:ascii="Times New Roman" w:hAnsi="Times New Roman" w:cs="Times New Roman"/>
          <w:color w:val="242424"/>
          <w:sz w:val="24"/>
          <w:szCs w:val="24"/>
          <w:shd w:val="clear" w:color="auto" w:fill="FFFFFF"/>
        </w:rPr>
        <w:t xml:space="preserve">been increasingly recognized </w:t>
      </w:r>
      <w:r w:rsidR="002F6E81"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e.g., </w:t>
      </w:r>
      <w:r w:rsidR="002F6E81" w:rsidRPr="008D35DA">
        <w:rPr>
          <w:rFonts w:ascii="Times New Roman" w:hAnsi="Times New Roman" w:cs="Times New Roman"/>
          <w:color w:val="242424"/>
          <w:sz w:val="24"/>
          <w:szCs w:val="24"/>
          <w:shd w:val="clear" w:color="auto" w:fill="FFFFFF"/>
        </w:rPr>
        <w:t xml:space="preserve">Litzow et al. 2018, 2020; </w:t>
      </w:r>
      <w:proofErr w:type="spellStart"/>
      <w:r w:rsidR="002F6E81" w:rsidRPr="008D35DA">
        <w:rPr>
          <w:rFonts w:ascii="Times New Roman" w:hAnsi="Times New Roman" w:cs="Times New Roman"/>
          <w:color w:val="242424"/>
          <w:sz w:val="24"/>
          <w:szCs w:val="24"/>
          <w:shd w:val="clear" w:color="auto" w:fill="FFFFFF"/>
        </w:rPr>
        <w:t>Ohlberger</w:t>
      </w:r>
      <w:proofErr w:type="spellEnd"/>
      <w:r w:rsidR="002F6E81" w:rsidRPr="008D35DA">
        <w:rPr>
          <w:rFonts w:ascii="Times New Roman" w:hAnsi="Times New Roman" w:cs="Times New Roman"/>
          <w:color w:val="242424"/>
          <w:sz w:val="24"/>
          <w:szCs w:val="24"/>
          <w:shd w:val="clear" w:color="auto" w:fill="FFFFFF"/>
        </w:rPr>
        <w:t xml:space="preserve"> et al. 202</w:t>
      </w:r>
      <w:r w:rsidR="00100CCA" w:rsidRPr="008D35DA">
        <w:rPr>
          <w:rFonts w:ascii="Times New Roman" w:hAnsi="Times New Roman" w:cs="Times New Roman"/>
          <w:color w:val="242424"/>
          <w:sz w:val="24"/>
          <w:szCs w:val="24"/>
          <w:shd w:val="clear" w:color="auto" w:fill="FFFFFF"/>
        </w:rPr>
        <w:t>2</w:t>
      </w:r>
      <w:r w:rsidR="002F6E81"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Such non-stationarity requires that previously established</w:t>
      </w:r>
      <w:r w:rsidR="002B134D" w:rsidRPr="008D35DA">
        <w:rPr>
          <w:rFonts w:ascii="Times New Roman" w:hAnsi="Times New Roman" w:cs="Times New Roman"/>
          <w:color w:val="242424"/>
          <w:sz w:val="24"/>
          <w:szCs w:val="24"/>
          <w:shd w:val="clear" w:color="auto" w:fill="FFFFFF"/>
        </w:rPr>
        <w:t xml:space="preserve"> Fraser </w:t>
      </w:r>
      <w:r w:rsidR="0078086B">
        <w:rPr>
          <w:rFonts w:ascii="Times New Roman" w:hAnsi="Times New Roman" w:cs="Times New Roman"/>
          <w:color w:val="242424"/>
          <w:sz w:val="24"/>
          <w:szCs w:val="24"/>
          <w:shd w:val="clear" w:color="auto" w:fill="FFFFFF"/>
        </w:rPr>
        <w:t>Sockeye</w:t>
      </w:r>
      <w:r w:rsidR="00244932" w:rsidRPr="008D35DA">
        <w:rPr>
          <w:rFonts w:ascii="Times New Roman" w:hAnsi="Times New Roman" w:cs="Times New Roman"/>
          <w:color w:val="242424"/>
          <w:sz w:val="24"/>
          <w:szCs w:val="24"/>
          <w:shd w:val="clear" w:color="auto" w:fill="FFFFFF"/>
        </w:rPr>
        <w:t xml:space="preserve"> forecast models be </w:t>
      </w:r>
      <w:r w:rsidR="002B134D" w:rsidRPr="008D35DA">
        <w:rPr>
          <w:rFonts w:ascii="Times New Roman" w:hAnsi="Times New Roman" w:cs="Times New Roman"/>
          <w:color w:val="242424"/>
          <w:sz w:val="24"/>
          <w:szCs w:val="24"/>
          <w:shd w:val="clear" w:color="auto" w:fill="FFFFFF"/>
        </w:rPr>
        <w:t>continuously evaluated through annual retrospective analysis before carrying out</w:t>
      </w:r>
      <w:r w:rsidR="00244932" w:rsidRPr="008D35DA">
        <w:rPr>
          <w:rFonts w:ascii="Times New Roman" w:hAnsi="Times New Roman" w:cs="Times New Roman"/>
          <w:color w:val="242424"/>
          <w:sz w:val="24"/>
          <w:szCs w:val="24"/>
          <w:shd w:val="clear" w:color="auto" w:fill="FFFFFF"/>
        </w:rPr>
        <w:t xml:space="preserve"> pre-season forecasts</w:t>
      </w:r>
      <w:r w:rsidR="002B134D"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w:t>
      </w:r>
      <w:r w:rsidR="002B134D" w:rsidRPr="008D35DA">
        <w:rPr>
          <w:rFonts w:ascii="Times New Roman" w:hAnsi="Times New Roman" w:cs="Times New Roman"/>
          <w:color w:val="242424"/>
          <w:sz w:val="24"/>
          <w:szCs w:val="24"/>
          <w:shd w:val="clear" w:color="auto" w:fill="FFFFFF"/>
        </w:rPr>
        <w:t>Furthermore,</w:t>
      </w:r>
      <w:r w:rsidRPr="008D35DA">
        <w:rPr>
          <w:rFonts w:ascii="Times New Roman" w:hAnsi="Times New Roman" w:cs="Times New Roman"/>
          <w:color w:val="242424"/>
          <w:sz w:val="24"/>
          <w:szCs w:val="24"/>
          <w:shd w:val="clear" w:color="auto" w:fill="FFFFFF"/>
        </w:rPr>
        <w:t xml:space="preserve"> </w:t>
      </w:r>
      <w:r w:rsidR="007F3EC1" w:rsidRPr="008D35DA">
        <w:rPr>
          <w:rFonts w:ascii="Times New Roman" w:hAnsi="Times New Roman" w:cs="Times New Roman"/>
          <w:color w:val="242424"/>
          <w:sz w:val="24"/>
          <w:szCs w:val="24"/>
          <w:shd w:val="clear" w:color="auto" w:fill="FFFFFF"/>
        </w:rPr>
        <w:t xml:space="preserve">external </w:t>
      </w:r>
      <w:r w:rsidRPr="008D35DA">
        <w:rPr>
          <w:rFonts w:ascii="Times New Roman" w:hAnsi="Times New Roman" w:cs="Times New Roman"/>
          <w:color w:val="242424"/>
          <w:sz w:val="24"/>
          <w:szCs w:val="24"/>
          <w:shd w:val="clear" w:color="auto" w:fill="FFFFFF"/>
        </w:rPr>
        <w:t xml:space="preserve">drivers that are </w:t>
      </w:r>
      <w:r w:rsidR="006F72D0">
        <w:rPr>
          <w:rFonts w:ascii="Times New Roman" w:hAnsi="Times New Roman" w:cs="Times New Roman"/>
          <w:color w:val="242424"/>
          <w:sz w:val="24"/>
          <w:szCs w:val="24"/>
          <w:shd w:val="clear" w:color="auto" w:fill="FFFFFF"/>
        </w:rPr>
        <w:t xml:space="preserve">potentially </w:t>
      </w:r>
      <w:r w:rsidRPr="008D35DA">
        <w:rPr>
          <w:rFonts w:ascii="Times New Roman" w:hAnsi="Times New Roman" w:cs="Times New Roman"/>
          <w:color w:val="242424"/>
          <w:sz w:val="24"/>
          <w:szCs w:val="24"/>
          <w:shd w:val="clear" w:color="auto" w:fill="FFFFFF"/>
        </w:rPr>
        <w:t xml:space="preserve">responsible for the interannual and long-term variability of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abundance and productivity </w:t>
      </w:r>
      <w:r w:rsidR="002B134D" w:rsidRPr="008D35DA">
        <w:rPr>
          <w:rFonts w:ascii="Times New Roman" w:hAnsi="Times New Roman" w:cs="Times New Roman"/>
          <w:color w:val="242424"/>
          <w:sz w:val="24"/>
          <w:szCs w:val="24"/>
          <w:shd w:val="clear" w:color="auto" w:fill="FFFFFF"/>
        </w:rPr>
        <w:t xml:space="preserve">continue </w:t>
      </w:r>
      <w:r w:rsidRPr="008D35DA">
        <w:rPr>
          <w:rFonts w:ascii="Times New Roman" w:hAnsi="Times New Roman" w:cs="Times New Roman"/>
          <w:color w:val="242424"/>
          <w:sz w:val="24"/>
          <w:szCs w:val="24"/>
          <w:shd w:val="clear" w:color="auto" w:fill="FFFFFF"/>
        </w:rPr>
        <w:t xml:space="preserve">to be </w:t>
      </w:r>
      <w:r w:rsidR="002B134D" w:rsidRPr="008D35DA">
        <w:rPr>
          <w:rFonts w:ascii="Times New Roman" w:hAnsi="Times New Roman" w:cs="Times New Roman"/>
          <w:color w:val="242424"/>
          <w:sz w:val="24"/>
          <w:szCs w:val="24"/>
          <w:shd w:val="clear" w:color="auto" w:fill="FFFFFF"/>
        </w:rPr>
        <w:t xml:space="preserve">explored and </w:t>
      </w:r>
      <w:r w:rsidRPr="008D35DA">
        <w:rPr>
          <w:rFonts w:ascii="Times New Roman" w:hAnsi="Times New Roman" w:cs="Times New Roman"/>
          <w:color w:val="242424"/>
          <w:sz w:val="24"/>
          <w:szCs w:val="24"/>
          <w:shd w:val="clear" w:color="auto" w:fill="FFFFFF"/>
        </w:rPr>
        <w:t>characterized in a changing environment (McKinnell 2008; Ruggerone et al. 2021)</w:t>
      </w:r>
      <w:r w:rsidR="002B134D" w:rsidRPr="008D35DA">
        <w:rPr>
          <w:rFonts w:ascii="Times New Roman" w:hAnsi="Times New Roman" w:cs="Times New Roman"/>
          <w:color w:val="242424"/>
          <w:sz w:val="24"/>
          <w:szCs w:val="24"/>
          <w:shd w:val="clear" w:color="auto" w:fill="FFFFFF"/>
        </w:rPr>
        <w:t>.</w:t>
      </w:r>
    </w:p>
    <w:p w14:paraId="34801C23" w14:textId="709B9909" w:rsidR="00AC017A" w:rsidRPr="008D35DA" w:rsidRDefault="00BB3DB0" w:rsidP="008D35DA">
      <w:pPr>
        <w:tabs>
          <w:tab w:val="left" w:pos="360"/>
          <w:tab w:val="left" w:pos="450"/>
        </w:tabs>
        <w:spacing w:line="480" w:lineRule="auto"/>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ab/>
        <w:t xml:space="preserve">In this study, </w:t>
      </w:r>
      <w:r w:rsidR="007F3EC1" w:rsidRPr="008D35DA">
        <w:rPr>
          <w:rFonts w:ascii="Times New Roman" w:hAnsi="Times New Roman" w:cs="Times New Roman"/>
          <w:color w:val="242424"/>
          <w:sz w:val="24"/>
          <w:szCs w:val="24"/>
          <w:shd w:val="clear" w:color="auto" w:fill="FFFFFF"/>
        </w:rPr>
        <w:t>we develop</w:t>
      </w:r>
      <w:r w:rsidR="00A947AA" w:rsidRPr="008D35DA">
        <w:rPr>
          <w:rFonts w:ascii="Times New Roman" w:hAnsi="Times New Roman" w:cs="Times New Roman"/>
          <w:color w:val="242424"/>
          <w:sz w:val="24"/>
          <w:szCs w:val="24"/>
          <w:shd w:val="clear" w:color="auto" w:fill="FFFFFF"/>
        </w:rPr>
        <w:t>ed</w:t>
      </w:r>
      <w:r w:rsidR="007F3EC1" w:rsidRPr="008D35DA">
        <w:rPr>
          <w:rFonts w:ascii="Times New Roman" w:hAnsi="Times New Roman" w:cs="Times New Roman"/>
          <w:color w:val="242424"/>
          <w:sz w:val="24"/>
          <w:szCs w:val="24"/>
          <w:shd w:val="clear" w:color="auto" w:fill="FFFFFF"/>
        </w:rPr>
        <w:t xml:space="preserve"> a framework </w:t>
      </w:r>
      <w:r w:rsidR="008D054F" w:rsidRPr="008D35DA">
        <w:rPr>
          <w:rFonts w:ascii="Times New Roman" w:hAnsi="Times New Roman" w:cs="Times New Roman"/>
          <w:color w:val="242424"/>
          <w:sz w:val="24"/>
          <w:szCs w:val="24"/>
          <w:shd w:val="clear" w:color="auto" w:fill="FFFFFF"/>
        </w:rPr>
        <w:t xml:space="preserve">that can be </w:t>
      </w:r>
      <w:ins w:id="209" w:author="Fu, Caihong" w:date="2023-04-05T12:03:00Z">
        <w:r w:rsidR="004B6DE1" w:rsidRPr="008D35DA">
          <w:rPr>
            <w:rFonts w:ascii="Times New Roman" w:hAnsi="Times New Roman" w:cs="Times New Roman"/>
            <w:color w:val="242424"/>
            <w:sz w:val="24"/>
            <w:szCs w:val="24"/>
            <w:shd w:val="clear" w:color="auto" w:fill="FFFFFF"/>
          </w:rPr>
          <w:t xml:space="preserve">easily </w:t>
        </w:r>
      </w:ins>
      <w:r w:rsidR="008D054F" w:rsidRPr="008D35DA">
        <w:rPr>
          <w:rFonts w:ascii="Times New Roman" w:hAnsi="Times New Roman" w:cs="Times New Roman"/>
          <w:color w:val="242424"/>
          <w:sz w:val="24"/>
          <w:szCs w:val="24"/>
          <w:shd w:val="clear" w:color="auto" w:fill="FFFFFF"/>
        </w:rPr>
        <w:t xml:space="preserve">used </w:t>
      </w:r>
      <w:r w:rsidR="00A947AA" w:rsidRPr="008D35DA">
        <w:rPr>
          <w:rFonts w:ascii="Times New Roman" w:hAnsi="Times New Roman" w:cs="Times New Roman"/>
          <w:color w:val="242424"/>
          <w:sz w:val="24"/>
          <w:szCs w:val="24"/>
          <w:shd w:val="clear" w:color="auto" w:fill="FFFFFF"/>
        </w:rPr>
        <w:t xml:space="preserve">by fisheries managers or other stakeholders </w:t>
      </w:r>
      <w:del w:id="210" w:author="Fu, Caihong" w:date="2023-04-05T12:03:00Z">
        <w:r w:rsidR="008D054F" w:rsidRPr="008D35DA" w:rsidDel="004B6DE1">
          <w:rPr>
            <w:rFonts w:ascii="Times New Roman" w:hAnsi="Times New Roman" w:cs="Times New Roman"/>
            <w:color w:val="242424"/>
            <w:sz w:val="24"/>
            <w:szCs w:val="24"/>
            <w:shd w:val="clear" w:color="auto" w:fill="FFFFFF"/>
          </w:rPr>
          <w:delText xml:space="preserve">easily with </w:delText>
        </w:r>
        <w:commentRangeStart w:id="211"/>
        <w:commentRangeStart w:id="212"/>
        <w:r w:rsidR="008D054F" w:rsidRPr="008D35DA" w:rsidDel="004B6DE1">
          <w:rPr>
            <w:rFonts w:ascii="Times New Roman" w:hAnsi="Times New Roman" w:cs="Times New Roman"/>
            <w:color w:val="242424"/>
            <w:sz w:val="24"/>
            <w:szCs w:val="24"/>
            <w:shd w:val="clear" w:color="auto" w:fill="FFFFFF"/>
          </w:rPr>
          <w:delText xml:space="preserve">good visualization </w:delText>
        </w:r>
        <w:commentRangeEnd w:id="211"/>
        <w:r w:rsidR="00C75D56" w:rsidDel="004B6DE1">
          <w:rPr>
            <w:rStyle w:val="CommentReference"/>
          </w:rPr>
          <w:commentReference w:id="211"/>
        </w:r>
      </w:del>
      <w:commentRangeEnd w:id="212"/>
      <w:r w:rsidR="00160529">
        <w:rPr>
          <w:rStyle w:val="CommentReference"/>
        </w:rPr>
        <w:commentReference w:id="212"/>
      </w:r>
      <w:del w:id="213" w:author="Fu, Caihong" w:date="2023-04-05T12:03:00Z">
        <w:r w:rsidR="008D054F" w:rsidRPr="008D35DA" w:rsidDel="004B6DE1">
          <w:rPr>
            <w:rFonts w:ascii="Times New Roman" w:hAnsi="Times New Roman" w:cs="Times New Roman"/>
            <w:color w:val="242424"/>
            <w:sz w:val="24"/>
            <w:szCs w:val="24"/>
            <w:shd w:val="clear" w:color="auto" w:fill="FFFFFF"/>
          </w:rPr>
          <w:delText xml:space="preserve">and on an annual basis </w:delText>
        </w:r>
      </w:del>
      <w:r w:rsidR="00C52631">
        <w:rPr>
          <w:rFonts w:ascii="Times New Roman" w:hAnsi="Times New Roman" w:cs="Times New Roman"/>
          <w:color w:val="242424"/>
          <w:sz w:val="24"/>
          <w:szCs w:val="24"/>
          <w:shd w:val="clear" w:color="auto" w:fill="FFFFFF"/>
        </w:rPr>
        <w:t>to</w:t>
      </w:r>
      <w:r w:rsidR="007F3EC1" w:rsidRPr="008D35DA">
        <w:rPr>
          <w:rFonts w:ascii="Times New Roman" w:hAnsi="Times New Roman" w:cs="Times New Roman"/>
          <w:color w:val="242424"/>
          <w:sz w:val="24"/>
          <w:szCs w:val="24"/>
          <w:shd w:val="clear" w:color="auto" w:fill="FFFFFF"/>
        </w:rPr>
        <w:t xml:space="preserve"> evaluat</w:t>
      </w:r>
      <w:r w:rsidR="00C52631">
        <w:rPr>
          <w:rFonts w:ascii="Times New Roman" w:hAnsi="Times New Roman" w:cs="Times New Roman"/>
          <w:color w:val="242424"/>
          <w:sz w:val="24"/>
          <w:szCs w:val="24"/>
          <w:shd w:val="clear" w:color="auto" w:fill="FFFFFF"/>
        </w:rPr>
        <w:t>e</w:t>
      </w:r>
      <w:r w:rsidR="007F3EC1" w:rsidRPr="008D35DA">
        <w:rPr>
          <w:rFonts w:ascii="Times New Roman" w:hAnsi="Times New Roman" w:cs="Times New Roman"/>
          <w:color w:val="242424"/>
          <w:sz w:val="24"/>
          <w:szCs w:val="24"/>
          <w:shd w:val="clear" w:color="auto" w:fill="FFFFFF"/>
        </w:rPr>
        <w:t xml:space="preserve"> </w:t>
      </w:r>
      <w:r w:rsidR="00203ACF" w:rsidRPr="008D35DA">
        <w:rPr>
          <w:rFonts w:ascii="Times New Roman" w:hAnsi="Times New Roman" w:cs="Times New Roman"/>
          <w:color w:val="242424"/>
          <w:sz w:val="24"/>
          <w:szCs w:val="24"/>
          <w:shd w:val="clear" w:color="auto" w:fill="FFFFFF"/>
        </w:rPr>
        <w:t xml:space="preserve">pre-season </w:t>
      </w:r>
      <w:r w:rsidR="007F3EC1" w:rsidRPr="008D35DA">
        <w:rPr>
          <w:rFonts w:ascii="Times New Roman" w:hAnsi="Times New Roman" w:cs="Times New Roman"/>
          <w:color w:val="242424"/>
          <w:sz w:val="24"/>
          <w:szCs w:val="24"/>
          <w:shd w:val="clear" w:color="auto" w:fill="FFFFFF"/>
        </w:rPr>
        <w:t xml:space="preserve">forecast models </w:t>
      </w:r>
      <w:r w:rsidR="00F64F7B" w:rsidRPr="008D35DA">
        <w:rPr>
          <w:rFonts w:ascii="Times New Roman" w:hAnsi="Times New Roman" w:cs="Times New Roman"/>
          <w:color w:val="242424"/>
          <w:sz w:val="24"/>
          <w:szCs w:val="24"/>
          <w:shd w:val="clear" w:color="auto" w:fill="FFFFFF"/>
        </w:rPr>
        <w:t xml:space="preserve">and </w:t>
      </w:r>
      <w:r w:rsidR="00C52631">
        <w:rPr>
          <w:rFonts w:ascii="Times New Roman" w:hAnsi="Times New Roman" w:cs="Times New Roman"/>
          <w:color w:val="242424"/>
          <w:sz w:val="24"/>
          <w:szCs w:val="24"/>
          <w:shd w:val="clear" w:color="auto" w:fill="FFFFFF"/>
        </w:rPr>
        <w:t xml:space="preserve">to </w:t>
      </w:r>
      <w:r w:rsidR="00F64F7B" w:rsidRPr="008D35DA">
        <w:rPr>
          <w:rFonts w:ascii="Times New Roman" w:hAnsi="Times New Roman" w:cs="Times New Roman"/>
          <w:color w:val="242424"/>
          <w:sz w:val="24"/>
          <w:szCs w:val="24"/>
          <w:shd w:val="clear" w:color="auto" w:fill="FFFFFF"/>
        </w:rPr>
        <w:t>identify e</w:t>
      </w:r>
      <w:r w:rsidR="007F3EC1" w:rsidRPr="008D35DA">
        <w:rPr>
          <w:rFonts w:ascii="Times New Roman" w:hAnsi="Times New Roman" w:cs="Times New Roman"/>
          <w:color w:val="242424"/>
          <w:sz w:val="24"/>
          <w:szCs w:val="24"/>
          <w:shd w:val="clear" w:color="auto" w:fill="FFFFFF"/>
        </w:rPr>
        <w:t xml:space="preserve">xternal drivers </w:t>
      </w:r>
      <w:r w:rsidR="00F64F7B" w:rsidRPr="008D35DA">
        <w:rPr>
          <w:rFonts w:ascii="Times New Roman" w:hAnsi="Times New Roman" w:cs="Times New Roman"/>
          <w:color w:val="242424"/>
          <w:sz w:val="24"/>
          <w:szCs w:val="24"/>
          <w:shd w:val="clear" w:color="auto" w:fill="FFFFFF"/>
        </w:rPr>
        <w:t xml:space="preserve">of importance for forecasting </w:t>
      </w:r>
      <w:ins w:id="214" w:author="Holmes, John" w:date="2023-04-02T10:38:00Z">
        <w:r w:rsidR="00C75D56">
          <w:rPr>
            <w:rFonts w:ascii="Times New Roman" w:hAnsi="Times New Roman" w:cs="Times New Roman"/>
            <w:color w:val="242424"/>
            <w:sz w:val="24"/>
            <w:szCs w:val="24"/>
            <w:shd w:val="clear" w:color="auto" w:fill="FFFFFF"/>
          </w:rPr>
          <w:t xml:space="preserve">Fraser </w:t>
        </w:r>
      </w:ins>
      <w:r w:rsidR="0078086B">
        <w:rPr>
          <w:rFonts w:ascii="Times New Roman" w:hAnsi="Times New Roman" w:cs="Times New Roman"/>
          <w:color w:val="242424"/>
          <w:sz w:val="24"/>
          <w:szCs w:val="24"/>
          <w:shd w:val="clear" w:color="auto" w:fill="FFFFFF"/>
        </w:rPr>
        <w:t>Sockeye</w:t>
      </w:r>
      <w:ins w:id="215" w:author="Holmes, John" w:date="2023-04-02T10:38:00Z">
        <w:r w:rsidR="00C75D56">
          <w:rPr>
            <w:rFonts w:ascii="Times New Roman" w:hAnsi="Times New Roman" w:cs="Times New Roman"/>
            <w:color w:val="242424"/>
            <w:sz w:val="24"/>
            <w:szCs w:val="24"/>
            <w:shd w:val="clear" w:color="auto" w:fill="FFFFFF"/>
          </w:rPr>
          <w:t xml:space="preserve"> salmon</w:t>
        </w:r>
      </w:ins>
      <w:r w:rsidR="00F64F7B" w:rsidRPr="008D35DA">
        <w:rPr>
          <w:rFonts w:ascii="Times New Roman" w:hAnsi="Times New Roman" w:cs="Times New Roman"/>
          <w:color w:val="242424"/>
          <w:sz w:val="24"/>
          <w:szCs w:val="24"/>
          <w:shd w:val="clear" w:color="auto" w:fill="FFFFFF"/>
        </w:rPr>
        <w:t xml:space="preserve"> return</w:t>
      </w:r>
      <w:ins w:id="216" w:author="Holmes, John" w:date="2023-04-02T10:38:00Z">
        <w:r w:rsidR="00C75D56">
          <w:rPr>
            <w:rFonts w:ascii="Times New Roman" w:hAnsi="Times New Roman" w:cs="Times New Roman"/>
            <w:color w:val="242424"/>
            <w:sz w:val="24"/>
            <w:szCs w:val="24"/>
            <w:shd w:val="clear" w:color="auto" w:fill="FFFFFF"/>
          </w:rPr>
          <w:t>s</w:t>
        </w:r>
      </w:ins>
      <w:ins w:id="217" w:author="Fu, Caihong" w:date="2023-04-05T12:03:00Z">
        <w:r w:rsidR="004B6DE1" w:rsidRPr="004B6DE1">
          <w:rPr>
            <w:rFonts w:ascii="Times New Roman" w:hAnsi="Times New Roman" w:cs="Times New Roman"/>
            <w:color w:val="242424"/>
            <w:sz w:val="24"/>
            <w:szCs w:val="24"/>
            <w:shd w:val="clear" w:color="auto" w:fill="FFFFFF"/>
          </w:rPr>
          <w:t xml:space="preserve"> </w:t>
        </w:r>
        <w:r w:rsidR="004B6DE1" w:rsidRPr="008D35DA">
          <w:rPr>
            <w:rFonts w:ascii="Times New Roman" w:hAnsi="Times New Roman" w:cs="Times New Roman"/>
            <w:color w:val="242424"/>
            <w:sz w:val="24"/>
            <w:szCs w:val="24"/>
            <w:shd w:val="clear" w:color="auto" w:fill="FFFFFF"/>
          </w:rPr>
          <w:t>on an annual basis</w:t>
        </w:r>
      </w:ins>
      <w:r w:rsidR="00F64F7B" w:rsidRPr="008D35DA">
        <w:rPr>
          <w:rFonts w:ascii="Times New Roman" w:hAnsi="Times New Roman" w:cs="Times New Roman"/>
          <w:color w:val="242424"/>
          <w:sz w:val="24"/>
          <w:szCs w:val="24"/>
          <w:shd w:val="clear" w:color="auto" w:fill="FFFFFF"/>
        </w:rPr>
        <w:t xml:space="preserve">. </w:t>
      </w:r>
      <w:r w:rsidR="00A947AA" w:rsidRPr="008D35DA">
        <w:rPr>
          <w:rFonts w:ascii="Times New Roman" w:hAnsi="Times New Roman" w:cs="Times New Roman"/>
          <w:sz w:val="24"/>
          <w:szCs w:val="24"/>
        </w:rPr>
        <w:t>Specially</w:t>
      </w:r>
      <w:r w:rsidR="00864A33" w:rsidRPr="008D35DA">
        <w:rPr>
          <w:rFonts w:ascii="Times New Roman" w:hAnsi="Times New Roman" w:cs="Times New Roman"/>
          <w:sz w:val="24"/>
          <w:szCs w:val="24"/>
        </w:rPr>
        <w:t xml:space="preserve">, we </w:t>
      </w:r>
      <w:r w:rsidR="008D054F" w:rsidRPr="008D35DA">
        <w:rPr>
          <w:rFonts w:ascii="Times New Roman" w:hAnsi="Times New Roman" w:cs="Times New Roman"/>
          <w:sz w:val="24"/>
          <w:szCs w:val="24"/>
        </w:rPr>
        <w:t xml:space="preserve">developed computer codes </w:t>
      </w:r>
      <w:r w:rsidR="002D08C7" w:rsidRPr="008D35DA">
        <w:rPr>
          <w:rFonts w:ascii="Times New Roman" w:hAnsi="Times New Roman" w:cs="Times New Roman"/>
          <w:sz w:val="24"/>
          <w:szCs w:val="24"/>
        </w:rPr>
        <w:t>to</w:t>
      </w:r>
      <w:r w:rsidR="005F4F5B" w:rsidRPr="008D35DA">
        <w:rPr>
          <w:rFonts w:ascii="Times New Roman" w:hAnsi="Times New Roman" w:cs="Times New Roman"/>
          <w:sz w:val="24"/>
          <w:szCs w:val="24"/>
        </w:rPr>
        <w:t xml:space="preserve"> conduct annual retrospective analysis of multiple Fraser </w:t>
      </w:r>
      <w:r w:rsidR="0078086B">
        <w:rPr>
          <w:rFonts w:ascii="Times New Roman" w:hAnsi="Times New Roman" w:cs="Times New Roman"/>
          <w:sz w:val="24"/>
          <w:szCs w:val="24"/>
        </w:rPr>
        <w:t>Sockeye</w:t>
      </w:r>
      <w:r w:rsidR="005F4F5B" w:rsidRPr="008D35DA">
        <w:rPr>
          <w:rFonts w:ascii="Times New Roman" w:hAnsi="Times New Roman" w:cs="Times New Roman"/>
          <w:sz w:val="24"/>
          <w:szCs w:val="24"/>
        </w:rPr>
        <w:t xml:space="preserve"> forecast models and </w:t>
      </w:r>
      <w:r w:rsidR="002D08C7" w:rsidRPr="008D35DA">
        <w:rPr>
          <w:rFonts w:ascii="Times New Roman" w:hAnsi="Times New Roman" w:cs="Times New Roman"/>
          <w:sz w:val="24"/>
          <w:szCs w:val="24"/>
        </w:rPr>
        <w:t xml:space="preserve">for the first time </w:t>
      </w:r>
      <w:r w:rsidR="00015D5D" w:rsidRPr="008D35DA">
        <w:rPr>
          <w:rFonts w:ascii="Times New Roman" w:hAnsi="Times New Roman" w:cs="Times New Roman"/>
          <w:sz w:val="24"/>
          <w:szCs w:val="24"/>
        </w:rPr>
        <w:t>employ Taylor diagram</w:t>
      </w:r>
      <w:ins w:id="218" w:author="Holmes, John" w:date="2023-04-02T10:38:00Z">
        <w:r w:rsidR="00C75D56">
          <w:rPr>
            <w:rFonts w:ascii="Times New Roman" w:hAnsi="Times New Roman" w:cs="Times New Roman"/>
            <w:sz w:val="24"/>
            <w:szCs w:val="24"/>
          </w:rPr>
          <w:t>s</w:t>
        </w:r>
      </w:ins>
      <w:r w:rsidR="00A947AA" w:rsidRPr="008D35DA">
        <w:rPr>
          <w:rFonts w:ascii="Times New Roman" w:hAnsi="Times New Roman" w:cs="Times New Roman"/>
          <w:sz w:val="24"/>
          <w:szCs w:val="24"/>
        </w:rPr>
        <w:t xml:space="preserve"> (Taylor 2001)</w:t>
      </w:r>
      <w:ins w:id="219" w:author="Fu, Caihong" w:date="2023-04-05T12:19:00Z">
        <w:r w:rsidR="00916443">
          <w:rPr>
            <w:rFonts w:ascii="Times New Roman" w:hAnsi="Times New Roman" w:cs="Times New Roman"/>
            <w:sz w:val="24"/>
            <w:szCs w:val="24"/>
          </w:rPr>
          <w:t xml:space="preserve"> with</w:t>
        </w:r>
      </w:ins>
      <w:r w:rsidR="00015D5D" w:rsidRPr="008D35DA">
        <w:rPr>
          <w:rFonts w:ascii="Times New Roman" w:hAnsi="Times New Roman" w:cs="Times New Roman"/>
          <w:sz w:val="24"/>
          <w:szCs w:val="24"/>
        </w:rPr>
        <w:t xml:space="preserve"> </w:t>
      </w:r>
      <w:ins w:id="220" w:author="Fu, Caihong" w:date="2023-04-05T12:19:00Z">
        <w:r w:rsidR="00916443">
          <w:rPr>
            <w:rFonts w:ascii="Times New Roman" w:hAnsi="Times New Roman" w:cs="Times New Roman"/>
            <w:sz w:val="24"/>
            <w:szCs w:val="24"/>
          </w:rPr>
          <w:t xml:space="preserve">good </w:t>
        </w:r>
      </w:ins>
      <w:ins w:id="221" w:author="Fu, Caihong" w:date="2023-04-05T12:06:00Z">
        <w:r w:rsidR="004B6DE1" w:rsidRPr="008D35DA">
          <w:rPr>
            <w:rFonts w:ascii="Times New Roman" w:hAnsi="Times New Roman" w:cs="Times New Roman"/>
            <w:sz w:val="24"/>
            <w:szCs w:val="24"/>
          </w:rPr>
          <w:t xml:space="preserve">visualization </w:t>
        </w:r>
      </w:ins>
      <w:r w:rsidR="00015D5D" w:rsidRPr="008D35DA">
        <w:rPr>
          <w:rFonts w:ascii="Times New Roman" w:hAnsi="Times New Roman" w:cs="Times New Roman"/>
          <w:sz w:val="24"/>
          <w:szCs w:val="24"/>
        </w:rPr>
        <w:t xml:space="preserve">to </w:t>
      </w:r>
      <w:r w:rsidR="005F4F5B" w:rsidRPr="008D35DA">
        <w:rPr>
          <w:rFonts w:ascii="Times New Roman" w:hAnsi="Times New Roman" w:cs="Times New Roman"/>
          <w:sz w:val="24"/>
          <w:szCs w:val="24"/>
        </w:rPr>
        <w:t>display simultaneously three statistics of predictive power, including Pearson’s correlation coefficient</w:t>
      </w:r>
      <w:ins w:id="222" w:author="Fu, Caihong" w:date="2023-04-05T14:40:00Z">
        <w:r w:rsidR="00E40E49">
          <w:rPr>
            <w:rFonts w:ascii="Times New Roman" w:hAnsi="Times New Roman" w:cs="Times New Roman"/>
            <w:sz w:val="24"/>
            <w:szCs w:val="24"/>
          </w:rPr>
          <w:t xml:space="preserve"> (denoted as correlation)</w:t>
        </w:r>
      </w:ins>
      <w:r w:rsidR="001E2264">
        <w:rPr>
          <w:rFonts w:ascii="Times New Roman" w:hAnsi="Times New Roman" w:cs="Times New Roman"/>
          <w:sz w:val="24"/>
          <w:szCs w:val="24"/>
        </w:rPr>
        <w:t>,</w:t>
      </w:r>
      <w:r w:rsidR="005F4F5B" w:rsidRPr="008D35DA">
        <w:rPr>
          <w:rFonts w:ascii="Times New Roman" w:hAnsi="Times New Roman" w:cs="Times New Roman"/>
          <w:sz w:val="24"/>
          <w:szCs w:val="24"/>
        </w:rPr>
        <w:t xml:space="preserve"> normalized standard deviation and normalized root-mean-square error (</w:t>
      </w:r>
      <w:r w:rsidR="005F4F5B" w:rsidRPr="004D5F1D">
        <w:rPr>
          <w:rFonts w:ascii="Times New Roman" w:hAnsi="Times New Roman" w:cs="Times New Roman"/>
          <w:sz w:val="24"/>
          <w:szCs w:val="24"/>
        </w:rPr>
        <w:t>RMSE</w:t>
      </w:r>
      <w:r w:rsidR="005F4F5B" w:rsidRPr="008D35DA">
        <w:rPr>
          <w:rFonts w:ascii="Times New Roman" w:hAnsi="Times New Roman" w:cs="Times New Roman"/>
          <w:sz w:val="24"/>
          <w:szCs w:val="24"/>
        </w:rPr>
        <w:t xml:space="preserve">). </w:t>
      </w:r>
      <w:ins w:id="223" w:author="Holmes, John" w:date="2023-04-02T10:38:00Z">
        <w:r w:rsidR="00C75D56">
          <w:rPr>
            <w:rFonts w:ascii="Times New Roman" w:hAnsi="Times New Roman" w:cs="Times New Roman"/>
            <w:sz w:val="24"/>
            <w:szCs w:val="24"/>
          </w:rPr>
          <w:t xml:space="preserve">The </w:t>
        </w:r>
      </w:ins>
      <w:r w:rsidR="00A947AA" w:rsidRPr="008D35DA">
        <w:rPr>
          <w:rFonts w:ascii="Times New Roman" w:hAnsi="Times New Roman" w:cs="Times New Roman"/>
          <w:sz w:val="24"/>
          <w:szCs w:val="24"/>
        </w:rPr>
        <w:t xml:space="preserve">Taylor diagram is a useful visualization tool that has been employed to evaluate the performance of a variety of models </w:t>
      </w:r>
      <w:r w:rsidR="00C52631">
        <w:rPr>
          <w:rFonts w:ascii="Times New Roman" w:hAnsi="Times New Roman" w:cs="Times New Roman"/>
          <w:sz w:val="24"/>
          <w:szCs w:val="24"/>
        </w:rPr>
        <w:t xml:space="preserve">such as those </w:t>
      </w:r>
      <w:r w:rsidR="00A947AA" w:rsidRPr="008D35DA">
        <w:rPr>
          <w:rFonts w:ascii="Times New Roman" w:hAnsi="Times New Roman" w:cs="Times New Roman"/>
          <w:sz w:val="24"/>
          <w:szCs w:val="24"/>
        </w:rPr>
        <w:t>for ocean circulation (</w:t>
      </w:r>
      <w:proofErr w:type="spellStart"/>
      <w:r w:rsidR="00201AC5" w:rsidRPr="008D35DA">
        <w:rPr>
          <w:rFonts w:ascii="Times New Roman" w:hAnsi="Times New Roman" w:cs="Times New Roman"/>
          <w:sz w:val="24"/>
          <w:szCs w:val="24"/>
        </w:rPr>
        <w:t>Lamine</w:t>
      </w:r>
      <w:proofErr w:type="spellEnd"/>
      <w:r w:rsidR="00201AC5" w:rsidRPr="008D35DA">
        <w:rPr>
          <w:rFonts w:ascii="Times New Roman" w:hAnsi="Times New Roman" w:cs="Times New Roman"/>
          <w:sz w:val="24"/>
          <w:szCs w:val="24"/>
        </w:rPr>
        <w:t xml:space="preserve"> et al</w:t>
      </w:r>
      <w:r w:rsidR="004D5F1D">
        <w:rPr>
          <w:rFonts w:ascii="Times New Roman" w:hAnsi="Times New Roman" w:cs="Times New Roman"/>
          <w:sz w:val="24"/>
          <w:szCs w:val="24"/>
        </w:rPr>
        <w:t>.</w:t>
      </w:r>
      <w:r w:rsidR="00201AC5" w:rsidRPr="008D35DA">
        <w:rPr>
          <w:rFonts w:ascii="Times New Roman" w:hAnsi="Times New Roman" w:cs="Times New Roman"/>
          <w:sz w:val="24"/>
          <w:szCs w:val="24"/>
        </w:rPr>
        <w:t xml:space="preserve"> 2022</w:t>
      </w:r>
      <w:r w:rsidR="00A947AA" w:rsidRPr="008D35DA">
        <w:rPr>
          <w:rFonts w:ascii="Times New Roman" w:hAnsi="Times New Roman" w:cs="Times New Roman"/>
          <w:sz w:val="24"/>
          <w:szCs w:val="24"/>
        </w:rPr>
        <w:t>), satellite derived chlorophyll</w:t>
      </w:r>
      <w:ins w:id="224" w:author="Holmes, John" w:date="2023-04-02T10:39:00Z">
        <w:r w:rsidR="00C75D56">
          <w:rPr>
            <w:rFonts w:ascii="Times New Roman" w:hAnsi="Times New Roman" w:cs="Times New Roman"/>
            <w:sz w:val="24"/>
            <w:szCs w:val="24"/>
          </w:rPr>
          <w:t xml:space="preserve"> a</w:t>
        </w:r>
      </w:ins>
      <w:r w:rsidR="00A947AA" w:rsidRPr="008D35DA">
        <w:rPr>
          <w:rFonts w:ascii="Times New Roman" w:hAnsi="Times New Roman" w:cs="Times New Roman"/>
          <w:sz w:val="24"/>
          <w:szCs w:val="24"/>
        </w:rPr>
        <w:t xml:space="preserve"> measurement</w:t>
      </w:r>
      <w:ins w:id="225" w:author="Holmes, John" w:date="2023-04-02T10:39:00Z">
        <w:r w:rsidR="00C75D56">
          <w:rPr>
            <w:rFonts w:ascii="Times New Roman" w:hAnsi="Times New Roman" w:cs="Times New Roman"/>
            <w:sz w:val="24"/>
            <w:szCs w:val="24"/>
          </w:rPr>
          <w:t>s</w:t>
        </w:r>
      </w:ins>
      <w:r w:rsidR="00A947AA" w:rsidRPr="008D35DA">
        <w:rPr>
          <w:rFonts w:ascii="Times New Roman" w:hAnsi="Times New Roman" w:cs="Times New Roman"/>
          <w:sz w:val="24"/>
          <w:szCs w:val="24"/>
        </w:rPr>
        <w:t xml:space="preserve"> (</w:t>
      </w:r>
      <w:r w:rsidR="009254B0" w:rsidRPr="008D35DA">
        <w:rPr>
          <w:rFonts w:ascii="Times New Roman" w:hAnsi="Times New Roman" w:cs="Times New Roman"/>
          <w:sz w:val="24"/>
          <w:szCs w:val="24"/>
        </w:rPr>
        <w:t>Lee et al. 2015</w:t>
      </w:r>
      <w:r w:rsidR="00A947AA" w:rsidRPr="008D35DA">
        <w:rPr>
          <w:rFonts w:ascii="Times New Roman" w:hAnsi="Times New Roman" w:cs="Times New Roman"/>
          <w:sz w:val="24"/>
          <w:szCs w:val="24"/>
        </w:rPr>
        <w:t xml:space="preserve">), biogeochemical </w:t>
      </w:r>
      <w:r w:rsidR="00C52631">
        <w:rPr>
          <w:rFonts w:ascii="Times New Roman" w:hAnsi="Times New Roman" w:cs="Times New Roman"/>
          <w:sz w:val="24"/>
          <w:szCs w:val="24"/>
        </w:rPr>
        <w:t>dynamics</w:t>
      </w:r>
      <w:r w:rsidR="00A947AA" w:rsidRPr="008D35DA">
        <w:rPr>
          <w:rFonts w:ascii="Times New Roman" w:hAnsi="Times New Roman" w:cs="Times New Roman"/>
          <w:sz w:val="24"/>
          <w:szCs w:val="24"/>
        </w:rPr>
        <w:t xml:space="preserve"> (</w:t>
      </w:r>
      <w:proofErr w:type="spellStart"/>
      <w:r w:rsidR="009254B0" w:rsidRPr="008D35DA">
        <w:rPr>
          <w:rFonts w:ascii="Times New Roman" w:hAnsi="Times New Roman" w:cs="Times New Roman"/>
          <w:sz w:val="24"/>
          <w:szCs w:val="24"/>
        </w:rPr>
        <w:t>Salihoglu</w:t>
      </w:r>
      <w:proofErr w:type="spellEnd"/>
      <w:r w:rsidR="009254B0" w:rsidRPr="008D35DA">
        <w:rPr>
          <w:rFonts w:ascii="Times New Roman" w:hAnsi="Times New Roman" w:cs="Times New Roman"/>
          <w:sz w:val="24"/>
          <w:szCs w:val="24"/>
        </w:rPr>
        <w:t xml:space="preserve"> et al. 2017</w:t>
      </w:r>
      <w:r w:rsidR="00A947AA" w:rsidRPr="008D35DA">
        <w:rPr>
          <w:rFonts w:ascii="Times New Roman" w:hAnsi="Times New Roman" w:cs="Times New Roman"/>
          <w:sz w:val="24"/>
          <w:szCs w:val="24"/>
        </w:rPr>
        <w:t xml:space="preserve">), and stock assessment and population dynamics </w:t>
      </w:r>
      <w:r w:rsidR="00C52631">
        <w:rPr>
          <w:rFonts w:ascii="Times New Roman" w:hAnsi="Times New Roman" w:cs="Times New Roman"/>
          <w:sz w:val="24"/>
          <w:szCs w:val="24"/>
        </w:rPr>
        <w:t>of</w:t>
      </w:r>
      <w:r w:rsidR="00A947AA" w:rsidRPr="008D35DA">
        <w:rPr>
          <w:rFonts w:ascii="Times New Roman" w:hAnsi="Times New Roman" w:cs="Times New Roman"/>
          <w:sz w:val="24"/>
          <w:szCs w:val="24"/>
        </w:rPr>
        <w:t xml:space="preserve"> tuna species (</w:t>
      </w:r>
      <w:r w:rsidR="007A2B3B" w:rsidRPr="008D35DA">
        <w:rPr>
          <w:rFonts w:ascii="Times New Roman" w:hAnsi="Times New Roman" w:cs="Times New Roman"/>
          <w:sz w:val="24"/>
          <w:szCs w:val="24"/>
        </w:rPr>
        <w:t>Kell et al. 2016</w:t>
      </w:r>
      <w:r w:rsidR="00A947AA" w:rsidRPr="008D35DA">
        <w:rPr>
          <w:rFonts w:ascii="Times New Roman" w:hAnsi="Times New Roman" w:cs="Times New Roman"/>
          <w:sz w:val="24"/>
          <w:szCs w:val="24"/>
        </w:rPr>
        <w:t>; </w:t>
      </w:r>
      <w:r w:rsidR="001D39B6" w:rsidRPr="008D35DA">
        <w:rPr>
          <w:rFonts w:ascii="Times New Roman" w:hAnsi="Times New Roman" w:cs="Times New Roman"/>
          <w:sz w:val="24"/>
          <w:szCs w:val="24"/>
        </w:rPr>
        <w:t>Inna et al. 2019</w:t>
      </w:r>
      <w:r w:rsidR="00A947AA" w:rsidRPr="008D35DA">
        <w:rPr>
          <w:rFonts w:ascii="Times New Roman" w:hAnsi="Times New Roman" w:cs="Times New Roman"/>
          <w:sz w:val="24"/>
          <w:szCs w:val="24"/>
        </w:rPr>
        <w:t xml:space="preserve">). </w:t>
      </w:r>
      <w:r w:rsidR="00A86AFC" w:rsidRPr="008D35DA">
        <w:rPr>
          <w:rFonts w:ascii="Times New Roman" w:hAnsi="Times New Roman" w:cs="Times New Roman"/>
          <w:sz w:val="24"/>
          <w:szCs w:val="24"/>
        </w:rPr>
        <w:t>The framework developed through</w:t>
      </w:r>
      <w:r w:rsidR="00AD6830" w:rsidRPr="008D35DA">
        <w:rPr>
          <w:rFonts w:ascii="Times New Roman" w:hAnsi="Times New Roman" w:cs="Times New Roman"/>
          <w:sz w:val="24"/>
          <w:szCs w:val="24"/>
        </w:rPr>
        <w:t xml:space="preserve"> this study can be directly implemented </w:t>
      </w:r>
      <w:r w:rsidR="00A86AFC" w:rsidRPr="008D35DA">
        <w:rPr>
          <w:rFonts w:ascii="Times New Roman" w:hAnsi="Times New Roman" w:cs="Times New Roman"/>
          <w:sz w:val="24"/>
          <w:szCs w:val="24"/>
        </w:rPr>
        <w:t xml:space="preserve">in the process </w:t>
      </w:r>
      <w:r w:rsidR="00A86AFC" w:rsidRPr="008D35DA">
        <w:rPr>
          <w:rFonts w:ascii="Times New Roman" w:hAnsi="Times New Roman" w:cs="Times New Roman"/>
          <w:sz w:val="24"/>
          <w:szCs w:val="24"/>
        </w:rPr>
        <w:lastRenderedPageBreak/>
        <w:t>of</w:t>
      </w:r>
      <w:r w:rsidR="00AD6830" w:rsidRPr="008D35DA">
        <w:rPr>
          <w:rFonts w:ascii="Times New Roman" w:hAnsi="Times New Roman" w:cs="Times New Roman"/>
          <w:sz w:val="24"/>
          <w:szCs w:val="24"/>
        </w:rPr>
        <w:t xml:space="preserve"> Fraser </w:t>
      </w:r>
      <w:r w:rsidR="0078086B">
        <w:rPr>
          <w:rFonts w:ascii="Times New Roman" w:hAnsi="Times New Roman" w:cs="Times New Roman"/>
          <w:sz w:val="24"/>
          <w:szCs w:val="24"/>
        </w:rPr>
        <w:t>Sockeye</w:t>
      </w:r>
      <w:r w:rsidR="00AD6830" w:rsidRPr="008D35DA">
        <w:rPr>
          <w:rFonts w:ascii="Times New Roman" w:hAnsi="Times New Roman" w:cs="Times New Roman"/>
          <w:sz w:val="24"/>
          <w:szCs w:val="24"/>
        </w:rPr>
        <w:t xml:space="preserve"> forecast </w:t>
      </w:r>
      <w:r w:rsidR="00A86AFC" w:rsidRPr="008D35DA">
        <w:rPr>
          <w:rFonts w:ascii="Times New Roman" w:hAnsi="Times New Roman" w:cs="Times New Roman"/>
          <w:sz w:val="24"/>
          <w:szCs w:val="24"/>
        </w:rPr>
        <w:t>so as to</w:t>
      </w:r>
      <w:r w:rsidR="00AD6830" w:rsidRPr="008D35DA">
        <w:rPr>
          <w:rFonts w:ascii="Times New Roman" w:hAnsi="Times New Roman" w:cs="Times New Roman"/>
          <w:sz w:val="24"/>
          <w:szCs w:val="24"/>
        </w:rPr>
        <w:t xml:space="preserve"> improve </w:t>
      </w:r>
      <w:r w:rsidR="00A86AFC" w:rsidRPr="008D35DA">
        <w:rPr>
          <w:rFonts w:ascii="Times New Roman" w:hAnsi="Times New Roman" w:cs="Times New Roman"/>
          <w:sz w:val="24"/>
          <w:szCs w:val="24"/>
        </w:rPr>
        <w:t xml:space="preserve">the performance of </w:t>
      </w:r>
      <w:r w:rsidR="0078086B">
        <w:rPr>
          <w:rFonts w:ascii="Times New Roman" w:hAnsi="Times New Roman" w:cs="Times New Roman"/>
          <w:sz w:val="24"/>
          <w:szCs w:val="24"/>
        </w:rPr>
        <w:t>Sockeye</w:t>
      </w:r>
      <w:r w:rsidR="00A86AFC" w:rsidRPr="008D35DA">
        <w:rPr>
          <w:rFonts w:ascii="Times New Roman" w:hAnsi="Times New Roman" w:cs="Times New Roman"/>
          <w:sz w:val="24"/>
          <w:szCs w:val="24"/>
        </w:rPr>
        <w:t xml:space="preserve"> </w:t>
      </w:r>
      <w:r w:rsidR="00AD6830" w:rsidRPr="008D35DA">
        <w:rPr>
          <w:rFonts w:ascii="Times New Roman" w:hAnsi="Times New Roman" w:cs="Times New Roman"/>
          <w:sz w:val="24"/>
          <w:szCs w:val="24"/>
        </w:rPr>
        <w:t>forecast</w:t>
      </w:r>
      <w:ins w:id="226" w:author="Holmes, John" w:date="2023-04-02T10:39:00Z">
        <w:r w:rsidR="00C75D56">
          <w:rPr>
            <w:rFonts w:ascii="Times New Roman" w:hAnsi="Times New Roman" w:cs="Times New Roman"/>
            <w:sz w:val="24"/>
            <w:szCs w:val="24"/>
          </w:rPr>
          <w:t>s</w:t>
        </w:r>
      </w:ins>
      <w:r w:rsidR="00AD6830" w:rsidRPr="008D35DA">
        <w:rPr>
          <w:rFonts w:ascii="Times New Roman" w:hAnsi="Times New Roman" w:cs="Times New Roman"/>
          <w:sz w:val="24"/>
          <w:szCs w:val="24"/>
        </w:rPr>
        <w:t xml:space="preserve"> and </w:t>
      </w:r>
      <w:r w:rsidR="00A86AFC" w:rsidRPr="008D35DA">
        <w:rPr>
          <w:rFonts w:ascii="Times New Roman" w:hAnsi="Times New Roman" w:cs="Times New Roman"/>
          <w:sz w:val="24"/>
          <w:szCs w:val="24"/>
        </w:rPr>
        <w:t>assist</w:t>
      </w:r>
      <w:r w:rsidR="00AD6830" w:rsidRPr="008D35DA">
        <w:rPr>
          <w:rFonts w:ascii="Times New Roman" w:hAnsi="Times New Roman" w:cs="Times New Roman"/>
          <w:sz w:val="24"/>
          <w:szCs w:val="24"/>
        </w:rPr>
        <w:t xml:space="preserve"> fisheries </w:t>
      </w:r>
      <w:ins w:id="227" w:author="Holmes, John" w:date="2023-04-02T10:39:00Z">
        <w:r w:rsidR="00C75D56">
          <w:rPr>
            <w:rFonts w:ascii="Times New Roman" w:hAnsi="Times New Roman" w:cs="Times New Roman"/>
            <w:sz w:val="24"/>
            <w:szCs w:val="24"/>
          </w:rPr>
          <w:t xml:space="preserve">assessment and </w:t>
        </w:r>
      </w:ins>
      <w:r w:rsidR="00AD6830" w:rsidRPr="008D35DA">
        <w:rPr>
          <w:rFonts w:ascii="Times New Roman" w:hAnsi="Times New Roman" w:cs="Times New Roman"/>
          <w:sz w:val="24"/>
          <w:szCs w:val="24"/>
        </w:rPr>
        <w:t xml:space="preserve">management planning. </w:t>
      </w:r>
    </w:p>
    <w:p w14:paraId="3391DDA3" w14:textId="4E50815F" w:rsidR="00AD55A3" w:rsidRPr="000C7135" w:rsidRDefault="00AD55A3" w:rsidP="000C7135">
      <w:pPr>
        <w:pStyle w:val="ListParagraph"/>
        <w:numPr>
          <w:ilvl w:val="0"/>
          <w:numId w:val="22"/>
        </w:numPr>
        <w:spacing w:line="480" w:lineRule="auto"/>
        <w:ind w:left="360"/>
        <w:rPr>
          <w:b/>
          <w:bCs/>
        </w:rPr>
      </w:pPr>
      <w:r w:rsidRPr="000C7135">
        <w:rPr>
          <w:b/>
          <w:bCs/>
        </w:rPr>
        <w:t>Materials</w:t>
      </w:r>
      <w:r w:rsidR="00884305" w:rsidRPr="000C7135">
        <w:rPr>
          <w:b/>
          <w:bCs/>
        </w:rPr>
        <w:t xml:space="preserve"> and </w:t>
      </w:r>
      <w:r w:rsidRPr="000C7135">
        <w:rPr>
          <w:b/>
          <w:bCs/>
        </w:rPr>
        <w:t>methods</w:t>
      </w:r>
    </w:p>
    <w:p w14:paraId="55E84EEB" w14:textId="7DE356FB" w:rsidR="00884305" w:rsidRPr="000C7135" w:rsidRDefault="000C7135" w:rsidP="008D35DA">
      <w:pPr>
        <w:spacing w:line="480" w:lineRule="auto"/>
        <w:rPr>
          <w:rFonts w:ascii="Times New Roman" w:hAnsi="Times New Roman" w:cs="Times New Roman"/>
          <w:b/>
          <w:bCs/>
          <w:sz w:val="24"/>
          <w:szCs w:val="24"/>
        </w:rPr>
      </w:pPr>
      <w:r w:rsidRPr="000C7135">
        <w:rPr>
          <w:rFonts w:ascii="Times New Roman" w:hAnsi="Times New Roman" w:cs="Times New Roman"/>
          <w:b/>
          <w:bCs/>
          <w:sz w:val="24"/>
          <w:szCs w:val="24"/>
        </w:rPr>
        <w:t xml:space="preserve">2.1 </w:t>
      </w:r>
      <w:r w:rsidR="00240E8F" w:rsidRPr="000C7135">
        <w:rPr>
          <w:rFonts w:ascii="Times New Roman" w:hAnsi="Times New Roman" w:cs="Times New Roman"/>
          <w:b/>
          <w:bCs/>
          <w:sz w:val="24"/>
          <w:szCs w:val="24"/>
        </w:rPr>
        <w:t xml:space="preserve">Fraser </w:t>
      </w:r>
      <w:r w:rsidR="0078086B">
        <w:rPr>
          <w:rFonts w:ascii="Times New Roman" w:hAnsi="Times New Roman" w:cs="Times New Roman"/>
          <w:b/>
          <w:bCs/>
          <w:sz w:val="24"/>
          <w:szCs w:val="24"/>
        </w:rPr>
        <w:t>Sockeye</w:t>
      </w:r>
      <w:r w:rsidR="00240E8F" w:rsidRPr="000C7135">
        <w:rPr>
          <w:rFonts w:ascii="Times New Roman" w:hAnsi="Times New Roman" w:cs="Times New Roman"/>
          <w:b/>
          <w:bCs/>
          <w:sz w:val="24"/>
          <w:szCs w:val="24"/>
        </w:rPr>
        <w:t xml:space="preserve"> spawner and recruit </w:t>
      </w:r>
      <w:r w:rsidR="001726FC" w:rsidRPr="000C7135">
        <w:rPr>
          <w:rFonts w:ascii="Times New Roman" w:hAnsi="Times New Roman" w:cs="Times New Roman"/>
          <w:b/>
          <w:bCs/>
          <w:sz w:val="24"/>
          <w:szCs w:val="24"/>
        </w:rPr>
        <w:t>data</w:t>
      </w:r>
    </w:p>
    <w:p w14:paraId="4EDAA286" w14:textId="6C849F69" w:rsidR="004F549B" w:rsidRDefault="009E7A29" w:rsidP="009D674C">
      <w:pPr>
        <w:spacing w:line="480" w:lineRule="auto"/>
        <w:ind w:firstLine="360"/>
        <w:rPr>
          <w:ins w:id="228" w:author="Fu, Caihong" w:date="2023-04-06T13:36:00Z"/>
          <w:rFonts w:ascii="Times New Roman" w:hAnsi="Times New Roman" w:cs="Times New Roman"/>
          <w:sz w:val="24"/>
          <w:szCs w:val="24"/>
        </w:rPr>
      </w:pPr>
      <w:r w:rsidRPr="008D35DA">
        <w:rPr>
          <w:rFonts w:ascii="Times New Roman" w:hAnsi="Times New Roman" w:cs="Times New Roman"/>
          <w:sz w:val="24"/>
          <w:szCs w:val="24"/>
        </w:rPr>
        <w:t>In this study, w</w:t>
      </w:r>
      <w:r w:rsidR="00296426" w:rsidRPr="008D35DA">
        <w:rPr>
          <w:rFonts w:ascii="Times New Roman" w:hAnsi="Times New Roman" w:cs="Times New Roman"/>
          <w:sz w:val="24"/>
          <w:szCs w:val="24"/>
        </w:rPr>
        <w:t>e used t</w:t>
      </w:r>
      <w:r w:rsidR="00884305" w:rsidRPr="008D35DA">
        <w:rPr>
          <w:rFonts w:ascii="Times New Roman" w:hAnsi="Times New Roman" w:cs="Times New Roman"/>
          <w:sz w:val="24"/>
          <w:szCs w:val="24"/>
        </w:rPr>
        <w:t xml:space="preserve">he </w:t>
      </w:r>
      <w:r w:rsidR="00296426" w:rsidRPr="008D35DA">
        <w:rPr>
          <w:rFonts w:ascii="Times New Roman" w:hAnsi="Times New Roman" w:cs="Times New Roman"/>
          <w:sz w:val="24"/>
          <w:szCs w:val="24"/>
        </w:rPr>
        <w:t xml:space="preserve">same </w:t>
      </w:r>
      <w:r w:rsidR="00884305" w:rsidRPr="008D35DA">
        <w:rPr>
          <w:rFonts w:ascii="Times New Roman" w:hAnsi="Times New Roman" w:cs="Times New Roman"/>
          <w:sz w:val="24"/>
          <w:szCs w:val="24"/>
        </w:rPr>
        <w:t>spawner and recruit</w:t>
      </w:r>
      <w:r w:rsidR="0062116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F51F13">
        <w:rPr>
          <w:rFonts w:ascii="Times New Roman" w:hAnsi="Times New Roman" w:cs="Times New Roman"/>
          <w:sz w:val="24"/>
          <w:szCs w:val="24"/>
        </w:rPr>
        <w:t xml:space="preserve">of </w:t>
      </w:r>
      <w:r w:rsidR="00F51F13" w:rsidRPr="008D35DA">
        <w:rPr>
          <w:rFonts w:ascii="Times New Roman" w:hAnsi="Times New Roman" w:cs="Times New Roman"/>
          <w:sz w:val="24"/>
          <w:szCs w:val="24"/>
        </w:rPr>
        <w:t xml:space="preserve">Fraser </w:t>
      </w:r>
      <w:r w:rsidR="0078086B">
        <w:rPr>
          <w:rFonts w:ascii="Times New Roman" w:hAnsi="Times New Roman" w:cs="Times New Roman"/>
          <w:sz w:val="24"/>
          <w:szCs w:val="24"/>
        </w:rPr>
        <w:t>Sockeye</w:t>
      </w:r>
      <w:r w:rsidR="00F51F13" w:rsidRPr="008D35DA">
        <w:rPr>
          <w:rFonts w:ascii="Times New Roman" w:hAnsi="Times New Roman" w:cs="Times New Roman"/>
          <w:sz w:val="24"/>
          <w:szCs w:val="24"/>
        </w:rPr>
        <w:t xml:space="preserve"> </w:t>
      </w:r>
      <w:r w:rsidR="00F51F13">
        <w:rPr>
          <w:rFonts w:ascii="Times New Roman" w:hAnsi="Times New Roman" w:cs="Times New Roman"/>
          <w:sz w:val="24"/>
          <w:szCs w:val="24"/>
        </w:rPr>
        <w:t xml:space="preserve">stocks </w:t>
      </w:r>
      <w:r w:rsidR="00F51F13" w:rsidRPr="008D35DA">
        <w:rPr>
          <w:rFonts w:ascii="Times New Roman" w:hAnsi="Times New Roman" w:cs="Times New Roman"/>
          <w:sz w:val="24"/>
          <w:szCs w:val="24"/>
        </w:rPr>
        <w:t xml:space="preserve">within the Fraser </w:t>
      </w:r>
      <w:ins w:id="229" w:author="Holmes, John" w:date="2023-04-02T10:40:00Z">
        <w:r w:rsidR="00B827E1">
          <w:rPr>
            <w:rFonts w:ascii="Times New Roman" w:hAnsi="Times New Roman" w:cs="Times New Roman"/>
            <w:sz w:val="24"/>
            <w:szCs w:val="24"/>
          </w:rPr>
          <w:t xml:space="preserve">River </w:t>
        </w:r>
      </w:ins>
      <w:r w:rsidR="00F51F13" w:rsidRPr="008D35DA">
        <w:rPr>
          <w:rFonts w:ascii="Times New Roman" w:hAnsi="Times New Roman" w:cs="Times New Roman"/>
          <w:sz w:val="24"/>
          <w:szCs w:val="24"/>
        </w:rPr>
        <w:t>watershed (Figure 1</w:t>
      </w:r>
      <w:r w:rsidR="00F51F13">
        <w:rPr>
          <w:rFonts w:ascii="Times New Roman" w:hAnsi="Times New Roman" w:cs="Times New Roman"/>
          <w:sz w:val="24"/>
          <w:szCs w:val="24"/>
        </w:rPr>
        <w:t>)</w:t>
      </w:r>
      <w:r w:rsidR="00F51F13" w:rsidRPr="008D35DA">
        <w:rPr>
          <w:rFonts w:ascii="Times New Roman" w:hAnsi="Times New Roman" w:cs="Times New Roman"/>
          <w:sz w:val="24"/>
          <w:szCs w:val="24"/>
        </w:rPr>
        <w:t xml:space="preserve"> </w:t>
      </w:r>
      <w:r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were </w:t>
      </w:r>
      <w:r w:rsidR="00884305" w:rsidRPr="008D35DA">
        <w:rPr>
          <w:rFonts w:ascii="Times New Roman" w:hAnsi="Times New Roman" w:cs="Times New Roman"/>
          <w:sz w:val="24"/>
          <w:szCs w:val="24"/>
        </w:rPr>
        <w:t xml:space="preserve">approved for </w:t>
      </w:r>
      <w:r w:rsidR="001726FC"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2022 pre-season forecast (DFO</w:t>
      </w:r>
      <w:r w:rsidR="00647E7E">
        <w:rPr>
          <w:rFonts w:ascii="Times New Roman" w:hAnsi="Times New Roman" w:cs="Times New Roman"/>
          <w:sz w:val="24"/>
          <w:szCs w:val="24"/>
        </w:rPr>
        <w:t>, in press</w:t>
      </w:r>
      <w:r w:rsidR="00884305" w:rsidRPr="008D35DA">
        <w:rPr>
          <w:rFonts w:ascii="Times New Roman" w:hAnsi="Times New Roman" w:cs="Times New Roman"/>
          <w:sz w:val="24"/>
          <w:szCs w:val="24"/>
        </w:rPr>
        <w:t>)</w:t>
      </w:r>
      <w:r w:rsidR="00F51F13">
        <w:rPr>
          <w:rFonts w:ascii="Times New Roman" w:hAnsi="Times New Roman" w:cs="Times New Roman"/>
          <w:sz w:val="24"/>
          <w:szCs w:val="24"/>
        </w:rPr>
        <w:t>.</w:t>
      </w:r>
      <w:r w:rsidR="00C52631">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The spawner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collected </w:t>
      </w:r>
      <w:ins w:id="230" w:author="Xu, Yi [2]" w:date="2023-04-10T14:36:00Z">
        <w:r w:rsidR="009D674C">
          <w:rPr>
            <w:rFonts w:ascii="Times New Roman" w:hAnsi="Times New Roman" w:cs="Times New Roman"/>
            <w:sz w:val="24"/>
            <w:szCs w:val="24"/>
          </w:rPr>
          <w:t xml:space="preserve">and maintained </w:t>
        </w:r>
      </w:ins>
      <w:r w:rsidR="00884305" w:rsidRPr="008D35DA">
        <w:rPr>
          <w:rFonts w:ascii="Times New Roman" w:hAnsi="Times New Roman" w:cs="Times New Roman"/>
          <w:sz w:val="24"/>
          <w:szCs w:val="24"/>
        </w:rPr>
        <w:t xml:space="preserve">by </w:t>
      </w:r>
      <w:r w:rsidR="00B616E0" w:rsidRPr="008D35DA">
        <w:rPr>
          <w:rFonts w:ascii="Times New Roman" w:hAnsi="Times New Roman" w:cs="Times New Roman"/>
          <w:sz w:val="24"/>
          <w:szCs w:val="24"/>
        </w:rPr>
        <w:t>DFO</w:t>
      </w:r>
      <w:r w:rsidR="001726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since 1938</w:t>
      </w:r>
      <w:r w:rsidR="001F065B" w:rsidRPr="008D35DA">
        <w:rPr>
          <w:rFonts w:ascii="Times New Roman" w:hAnsi="Times New Roman" w:cs="Times New Roman"/>
          <w:sz w:val="24"/>
          <w:szCs w:val="24"/>
        </w:rPr>
        <w:t xml:space="preserve"> (Grant et al. 2011)</w:t>
      </w:r>
      <w:ins w:id="231" w:author="Xu, Yi [2]" w:date="2023-04-10T14:38:00Z">
        <w:r w:rsidR="009D674C">
          <w:rPr>
            <w:rFonts w:ascii="Times New Roman" w:hAnsi="Times New Roman" w:cs="Times New Roman"/>
            <w:sz w:val="24"/>
            <w:szCs w:val="24"/>
          </w:rPr>
          <w:t>.</w:t>
        </w:r>
      </w:ins>
      <w:del w:id="232" w:author="Xu, Yi [2]" w:date="2023-04-10T14:34:00Z">
        <w:r w:rsidR="00884305" w:rsidRPr="008D35DA" w:rsidDel="009D674C">
          <w:rPr>
            <w:rFonts w:ascii="Times New Roman" w:hAnsi="Times New Roman" w:cs="Times New Roman"/>
            <w:sz w:val="24"/>
            <w:szCs w:val="24"/>
          </w:rPr>
          <w:delText>,</w:delText>
        </w:r>
      </w:del>
      <w:r w:rsidR="00884305" w:rsidRPr="008D35DA">
        <w:rPr>
          <w:rFonts w:ascii="Times New Roman" w:hAnsi="Times New Roman" w:cs="Times New Roman"/>
          <w:sz w:val="24"/>
          <w:szCs w:val="24"/>
        </w:rPr>
        <w:t xml:space="preserve"> </w:t>
      </w:r>
      <w:del w:id="233" w:author="Xu, Yi [2]" w:date="2023-04-10T14:35:00Z">
        <w:r w:rsidR="00884305" w:rsidRPr="008D35DA" w:rsidDel="009D674C">
          <w:rPr>
            <w:rFonts w:ascii="Times New Roman" w:hAnsi="Times New Roman" w:cs="Times New Roman"/>
            <w:sz w:val="24"/>
            <w:szCs w:val="24"/>
          </w:rPr>
          <w:delText>and t</w:delText>
        </w:r>
      </w:del>
      <w:ins w:id="234" w:author="Xu, Yi [2]" w:date="2023-04-10T14:35:00Z">
        <w:r w:rsidR="009D674C">
          <w:rPr>
            <w:rFonts w:ascii="Times New Roman" w:hAnsi="Times New Roman" w:cs="Times New Roman"/>
            <w:sz w:val="24"/>
            <w:szCs w:val="24"/>
          </w:rPr>
          <w:t>T</w:t>
        </w:r>
      </w:ins>
      <w:r w:rsidR="00884305" w:rsidRPr="008D35DA">
        <w:rPr>
          <w:rFonts w:ascii="Times New Roman" w:hAnsi="Times New Roman" w:cs="Times New Roman"/>
          <w:sz w:val="24"/>
          <w:szCs w:val="24"/>
        </w:rPr>
        <w:t xml:space="preserve">he </w:t>
      </w:r>
      <w:commentRangeStart w:id="235"/>
      <w:commentRangeStart w:id="236"/>
      <w:r w:rsidR="00884305" w:rsidRPr="008D35DA">
        <w:rPr>
          <w:rFonts w:ascii="Times New Roman" w:hAnsi="Times New Roman" w:cs="Times New Roman"/>
          <w:sz w:val="24"/>
          <w:szCs w:val="24"/>
        </w:rPr>
        <w:t>recruit</w:t>
      </w:r>
      <w:r w:rsidR="00083F7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w:t>
      </w:r>
      <w:r w:rsidR="00C52631">
        <w:rPr>
          <w:rFonts w:ascii="Times New Roman" w:hAnsi="Times New Roman" w:cs="Times New Roman"/>
          <w:sz w:val="24"/>
          <w:szCs w:val="24"/>
        </w:rPr>
        <w:t>compiled</w:t>
      </w:r>
      <w:r w:rsidR="00884305" w:rsidRPr="008D35DA">
        <w:rPr>
          <w:rFonts w:ascii="Times New Roman" w:hAnsi="Times New Roman" w:cs="Times New Roman"/>
          <w:sz w:val="24"/>
          <w:szCs w:val="24"/>
        </w:rPr>
        <w:t xml:space="preserve"> by Pacific Salmon Commission</w:t>
      </w:r>
      <w:r w:rsidR="00572A47" w:rsidRPr="008D35DA">
        <w:rPr>
          <w:rFonts w:ascii="Times New Roman" w:hAnsi="Times New Roman" w:cs="Times New Roman"/>
          <w:sz w:val="24"/>
          <w:szCs w:val="24"/>
        </w:rPr>
        <w:t xml:space="preserve"> </w:t>
      </w:r>
      <w:commentRangeEnd w:id="235"/>
      <w:r w:rsidR="00B827E1">
        <w:rPr>
          <w:rStyle w:val="CommentReference"/>
        </w:rPr>
        <w:commentReference w:id="235"/>
      </w:r>
      <w:commentRangeEnd w:id="236"/>
      <w:r w:rsidR="009D674C">
        <w:rPr>
          <w:rStyle w:val="CommentReference"/>
        </w:rPr>
        <w:commentReference w:id="236"/>
      </w:r>
      <w:r w:rsidR="00C52631">
        <w:rPr>
          <w:rFonts w:ascii="Times New Roman" w:hAnsi="Times New Roman" w:cs="Times New Roman"/>
          <w:sz w:val="24"/>
          <w:szCs w:val="24"/>
        </w:rPr>
        <w:t xml:space="preserve">(PSC) </w:t>
      </w:r>
      <w:ins w:id="237" w:author="Fu, Caihong" w:date="2023-04-05T12:36:00Z">
        <w:r w:rsidR="00E72F7D">
          <w:rPr>
            <w:rFonts w:ascii="Times New Roman" w:hAnsi="Times New Roman" w:cs="Times New Roman"/>
            <w:sz w:val="24"/>
            <w:szCs w:val="24"/>
          </w:rPr>
          <w:t xml:space="preserve">since </w:t>
        </w:r>
      </w:ins>
      <w:ins w:id="238" w:author="Fu, Caihong" w:date="2023-04-05T12:37:00Z">
        <w:r w:rsidR="00E72F7D">
          <w:rPr>
            <w:rFonts w:ascii="Times New Roman" w:hAnsi="Times New Roman" w:cs="Times New Roman"/>
            <w:sz w:val="24"/>
            <w:szCs w:val="24"/>
          </w:rPr>
          <w:t>195</w:t>
        </w:r>
        <w:del w:id="239" w:author="Xu, Yi [2]" w:date="2023-04-10T14:31:00Z">
          <w:r w:rsidR="00E72F7D" w:rsidDel="009D674C">
            <w:rPr>
              <w:rFonts w:ascii="Times New Roman" w:hAnsi="Times New Roman" w:cs="Times New Roman"/>
              <w:sz w:val="24"/>
              <w:szCs w:val="24"/>
            </w:rPr>
            <w:delText>1</w:delText>
          </w:r>
        </w:del>
      </w:ins>
      <w:ins w:id="240" w:author="Xu, Yi [2]" w:date="2023-04-10T14:31:00Z">
        <w:r w:rsidR="009D674C">
          <w:rPr>
            <w:rFonts w:ascii="Times New Roman" w:hAnsi="Times New Roman" w:cs="Times New Roman"/>
            <w:sz w:val="24"/>
            <w:szCs w:val="24"/>
          </w:rPr>
          <w:t>2</w:t>
        </w:r>
      </w:ins>
      <w:ins w:id="241" w:author="Xu, Yi [2]" w:date="2023-04-10T14:32:00Z">
        <w:r w:rsidR="009D674C">
          <w:rPr>
            <w:rFonts w:ascii="Times New Roman" w:hAnsi="Times New Roman" w:cs="Times New Roman"/>
            <w:sz w:val="24"/>
            <w:szCs w:val="24"/>
          </w:rPr>
          <w:t>. In this study</w:t>
        </w:r>
      </w:ins>
      <w:ins w:id="242" w:author="Xu, Yi [2]" w:date="2023-04-10T14:33:00Z">
        <w:r w:rsidR="009D674C">
          <w:rPr>
            <w:rFonts w:ascii="Times New Roman" w:hAnsi="Times New Roman" w:cs="Times New Roman"/>
            <w:sz w:val="24"/>
            <w:szCs w:val="24"/>
          </w:rPr>
          <w:t>,</w:t>
        </w:r>
      </w:ins>
      <w:ins w:id="243" w:author="Xu, Yi [2]" w:date="2023-04-10T14:32:00Z">
        <w:r w:rsidR="009D674C">
          <w:rPr>
            <w:rFonts w:ascii="Times New Roman" w:hAnsi="Times New Roman" w:cs="Times New Roman"/>
            <w:sz w:val="24"/>
            <w:szCs w:val="24"/>
          </w:rPr>
          <w:t xml:space="preserve"> we treated the thes</w:t>
        </w:r>
      </w:ins>
      <w:ins w:id="244" w:author="Xu, Yi [2]" w:date="2023-04-10T14:34:00Z">
        <w:r w:rsidR="009D674C">
          <w:rPr>
            <w:rFonts w:ascii="Times New Roman" w:hAnsi="Times New Roman" w:cs="Times New Roman"/>
            <w:sz w:val="24"/>
            <w:szCs w:val="24"/>
          </w:rPr>
          <w:t xml:space="preserve">e recruitment </w:t>
        </w:r>
      </w:ins>
      <w:ins w:id="245" w:author="Xu, Yi [2]" w:date="2023-04-10T14:32:00Z">
        <w:r w:rsidR="009D674C">
          <w:rPr>
            <w:rFonts w:ascii="Times New Roman" w:hAnsi="Times New Roman" w:cs="Times New Roman"/>
            <w:sz w:val="24"/>
            <w:szCs w:val="24"/>
          </w:rPr>
          <w:t>data as observation to represent the true abundance of Sockeye returns to the F</w:t>
        </w:r>
      </w:ins>
      <w:ins w:id="246" w:author="Xu, Yi [2]" w:date="2023-04-10T14:33:00Z">
        <w:r w:rsidR="009D674C">
          <w:rPr>
            <w:rFonts w:ascii="Times New Roman" w:hAnsi="Times New Roman" w:cs="Times New Roman"/>
            <w:sz w:val="24"/>
            <w:szCs w:val="24"/>
          </w:rPr>
          <w:t>raser River</w:t>
        </w:r>
      </w:ins>
      <w:ins w:id="247" w:author="Xu, Yi [2]" w:date="2023-04-10T14:38:00Z">
        <w:r w:rsidR="00160529">
          <w:rPr>
            <w:rFonts w:ascii="Times New Roman" w:hAnsi="Times New Roman" w:cs="Times New Roman"/>
            <w:sz w:val="24"/>
            <w:szCs w:val="24"/>
          </w:rPr>
          <w:t xml:space="preserve"> mouth</w:t>
        </w:r>
      </w:ins>
      <w:ins w:id="248" w:author="Xu, Yi [2]" w:date="2023-04-10T14:33:00Z">
        <w:r w:rsidR="009D674C">
          <w:rPr>
            <w:rFonts w:ascii="Times New Roman" w:hAnsi="Times New Roman" w:cs="Times New Roman"/>
            <w:sz w:val="24"/>
            <w:szCs w:val="24"/>
          </w:rPr>
          <w:t>.</w:t>
        </w:r>
      </w:ins>
      <w:ins w:id="249" w:author="Fu, Caihong" w:date="2023-04-05T12:38:00Z">
        <w:r w:rsidR="00E72F7D">
          <w:rPr>
            <w:rFonts w:ascii="Times New Roman" w:hAnsi="Times New Roman" w:cs="Times New Roman"/>
            <w:sz w:val="24"/>
            <w:szCs w:val="24"/>
          </w:rPr>
          <w:t xml:space="preserve"> </w:t>
        </w:r>
      </w:ins>
      <w:del w:id="250" w:author="Xu, Yi [2]" w:date="2023-04-10T14:33:00Z">
        <w:r w:rsidR="001F065B" w:rsidRPr="008D35DA" w:rsidDel="009D674C">
          <w:rPr>
            <w:rFonts w:ascii="Times New Roman" w:hAnsi="Times New Roman" w:cs="Times New Roman"/>
            <w:sz w:val="24"/>
            <w:szCs w:val="24"/>
          </w:rPr>
          <w:delText>with</w:delText>
        </w:r>
      </w:del>
      <w:ins w:id="251" w:author="Xu, Yi [2]" w:date="2023-04-10T14:33:00Z">
        <w:r w:rsidR="009D674C">
          <w:rPr>
            <w:rFonts w:ascii="Times New Roman" w:hAnsi="Times New Roman" w:cs="Times New Roman"/>
            <w:sz w:val="24"/>
            <w:szCs w:val="24"/>
          </w:rPr>
          <w:t>The</w:t>
        </w:r>
      </w:ins>
      <w:r w:rsidR="001F065B" w:rsidRPr="008D35DA">
        <w:rPr>
          <w:rFonts w:ascii="Times New Roman" w:hAnsi="Times New Roman" w:cs="Times New Roman"/>
          <w:sz w:val="24"/>
          <w:szCs w:val="24"/>
        </w:rPr>
        <w:t xml:space="preserve"> </w:t>
      </w:r>
      <w:r w:rsidR="00572A47" w:rsidRPr="008D35DA">
        <w:rPr>
          <w:rFonts w:ascii="Times New Roman" w:hAnsi="Times New Roman" w:cs="Times New Roman"/>
          <w:sz w:val="24"/>
          <w:szCs w:val="24"/>
        </w:rPr>
        <w:t xml:space="preserve">details on </w:t>
      </w:r>
      <w:r w:rsidR="001F065B" w:rsidRPr="008D35DA">
        <w:rPr>
          <w:rFonts w:ascii="Times New Roman" w:hAnsi="Times New Roman" w:cs="Times New Roman"/>
          <w:sz w:val="24"/>
          <w:szCs w:val="24"/>
        </w:rPr>
        <w:t>data</w:t>
      </w:r>
      <w:r w:rsidR="00572A47" w:rsidRPr="008D35DA">
        <w:rPr>
          <w:rFonts w:ascii="Times New Roman" w:hAnsi="Times New Roman" w:cs="Times New Roman"/>
          <w:sz w:val="24"/>
          <w:szCs w:val="24"/>
        </w:rPr>
        <w:t xml:space="preserve"> quality </w:t>
      </w:r>
      <w:ins w:id="252" w:author="Xu, Yi [2]" w:date="2023-04-10T14:33:00Z">
        <w:r w:rsidR="009D674C">
          <w:rPr>
            <w:rFonts w:ascii="Times New Roman" w:hAnsi="Times New Roman" w:cs="Times New Roman"/>
            <w:sz w:val="24"/>
            <w:szCs w:val="24"/>
          </w:rPr>
          <w:t xml:space="preserve">are </w:t>
        </w:r>
      </w:ins>
      <w:r w:rsidR="00C52631">
        <w:rPr>
          <w:rFonts w:ascii="Times New Roman" w:hAnsi="Times New Roman" w:cs="Times New Roman"/>
          <w:sz w:val="24"/>
          <w:szCs w:val="24"/>
        </w:rPr>
        <w:t>available</w:t>
      </w:r>
      <w:r w:rsidR="001F065B" w:rsidRPr="008D35DA">
        <w:rPr>
          <w:rFonts w:ascii="Times New Roman" w:hAnsi="Times New Roman" w:cs="Times New Roman"/>
          <w:sz w:val="24"/>
          <w:szCs w:val="24"/>
        </w:rPr>
        <w:t xml:space="preserve"> in</w:t>
      </w:r>
      <w:r w:rsidR="00572A47" w:rsidRPr="008D35DA">
        <w:rPr>
          <w:rFonts w:ascii="Times New Roman" w:hAnsi="Times New Roman" w:cs="Times New Roman"/>
          <w:sz w:val="24"/>
          <w:szCs w:val="24"/>
        </w:rPr>
        <w:t xml:space="preserve"> Ogden et al. (2015)</w:t>
      </w:r>
      <w:r w:rsidR="00884305" w:rsidRPr="008D35DA">
        <w:rPr>
          <w:rFonts w:ascii="Times New Roman" w:hAnsi="Times New Roman" w:cs="Times New Roman"/>
          <w:sz w:val="24"/>
          <w:szCs w:val="24"/>
        </w:rPr>
        <w:t xml:space="preserve">. Based on shared timing </w:t>
      </w:r>
      <w:r w:rsidR="001726FC" w:rsidRPr="008D35DA">
        <w:rPr>
          <w:rFonts w:ascii="Times New Roman" w:hAnsi="Times New Roman" w:cs="Times New Roman"/>
          <w:sz w:val="24"/>
          <w:szCs w:val="24"/>
        </w:rPr>
        <w:t xml:space="preserve">of </w:t>
      </w:r>
      <w:del w:id="253" w:author="Holmes, John" w:date="2023-04-02T10:43:00Z">
        <w:r w:rsidR="001726FC" w:rsidRPr="008D35DA" w:rsidDel="00B827E1">
          <w:rPr>
            <w:rFonts w:ascii="Times New Roman" w:hAnsi="Times New Roman" w:cs="Times New Roman"/>
            <w:sz w:val="24"/>
            <w:szCs w:val="24"/>
          </w:rPr>
          <w:delText xml:space="preserve">returning </w:delText>
        </w:r>
        <w:r w:rsidR="00884305" w:rsidRPr="008D35DA" w:rsidDel="00B827E1">
          <w:rPr>
            <w:rFonts w:ascii="Times New Roman" w:hAnsi="Times New Roman" w:cs="Times New Roman"/>
            <w:sz w:val="24"/>
            <w:szCs w:val="24"/>
          </w:rPr>
          <w:delText xml:space="preserve">to </w:delText>
        </w:r>
        <w:r w:rsidR="00F51F13" w:rsidDel="00B827E1">
          <w:rPr>
            <w:rFonts w:ascii="Times New Roman" w:hAnsi="Times New Roman" w:cs="Times New Roman"/>
            <w:sz w:val="24"/>
            <w:szCs w:val="24"/>
          </w:rPr>
          <w:delText xml:space="preserve">the </w:delText>
        </w:r>
        <w:r w:rsidR="00884305" w:rsidRPr="008D35DA" w:rsidDel="00B827E1">
          <w:rPr>
            <w:rFonts w:ascii="Times New Roman" w:hAnsi="Times New Roman" w:cs="Times New Roman"/>
            <w:sz w:val="24"/>
            <w:szCs w:val="24"/>
          </w:rPr>
          <w:delText>Fraser River</w:delText>
        </w:r>
      </w:del>
      <w:ins w:id="254" w:author="Holmes, John" w:date="2023-04-02T10:43:00Z">
        <w:r w:rsidR="00B827E1">
          <w:rPr>
            <w:rFonts w:ascii="Times New Roman" w:hAnsi="Times New Roman" w:cs="Times New Roman"/>
            <w:sz w:val="24"/>
            <w:szCs w:val="24"/>
          </w:rPr>
          <w:t>migration and their entry into the Fraser River</w:t>
        </w:r>
      </w:ins>
      <w:r w:rsidR="00884305"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the stocks </w:t>
      </w:r>
      <w:del w:id="255" w:author="Holmes, John" w:date="2023-04-02T10:43:00Z">
        <w:r w:rsidR="0098651C" w:rsidRPr="008D35DA" w:rsidDel="00B827E1">
          <w:rPr>
            <w:rFonts w:ascii="Times New Roman" w:hAnsi="Times New Roman" w:cs="Times New Roman"/>
            <w:sz w:val="24"/>
            <w:szCs w:val="24"/>
          </w:rPr>
          <w:delText xml:space="preserve">were </w:delText>
        </w:r>
      </w:del>
      <w:ins w:id="256" w:author="Holmes, John" w:date="2023-04-02T10:43:00Z">
        <w:r w:rsidR="00B827E1">
          <w:rPr>
            <w:rFonts w:ascii="Times New Roman" w:hAnsi="Times New Roman" w:cs="Times New Roman"/>
            <w:sz w:val="24"/>
            <w:szCs w:val="24"/>
          </w:rPr>
          <w:t>are</w:t>
        </w:r>
        <w:r w:rsidR="00B827E1" w:rsidRPr="008D35DA">
          <w:rPr>
            <w:rFonts w:ascii="Times New Roman" w:hAnsi="Times New Roman" w:cs="Times New Roman"/>
            <w:sz w:val="24"/>
            <w:szCs w:val="24"/>
          </w:rPr>
          <w:t xml:space="preserve"> </w:t>
        </w:r>
      </w:ins>
      <w:r w:rsidR="0098651C" w:rsidRPr="008D35DA">
        <w:rPr>
          <w:rFonts w:ascii="Times New Roman" w:hAnsi="Times New Roman" w:cs="Times New Roman"/>
          <w:sz w:val="24"/>
          <w:szCs w:val="24"/>
        </w:rPr>
        <w:t xml:space="preserve">aggregated into </w:t>
      </w:r>
      <w:r w:rsidR="00884305" w:rsidRPr="008D35DA">
        <w:rPr>
          <w:rFonts w:ascii="Times New Roman" w:hAnsi="Times New Roman" w:cs="Times New Roman"/>
          <w:sz w:val="24"/>
          <w:szCs w:val="24"/>
        </w:rPr>
        <w:t xml:space="preserve">four management </w:t>
      </w:r>
      <w:r w:rsidR="00515177" w:rsidRPr="008D35DA">
        <w:rPr>
          <w:rFonts w:ascii="Times New Roman" w:hAnsi="Times New Roman" w:cs="Times New Roman"/>
          <w:sz w:val="24"/>
          <w:szCs w:val="24"/>
        </w:rPr>
        <w:t>units</w:t>
      </w:r>
      <w:r w:rsidR="00884305" w:rsidRPr="008D35DA">
        <w:rPr>
          <w:rFonts w:ascii="Times New Roman" w:hAnsi="Times New Roman" w:cs="Times New Roman"/>
          <w:sz w:val="24"/>
          <w:szCs w:val="24"/>
        </w:rPr>
        <w:t>: Early Stuart, Early Summer, Summer</w:t>
      </w:r>
      <w:r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and Late Run. In this study, we focused on </w:t>
      </w:r>
      <w:r w:rsidR="00F51F13">
        <w:rPr>
          <w:rFonts w:ascii="Times New Roman" w:hAnsi="Times New Roman" w:cs="Times New Roman"/>
          <w:sz w:val="24"/>
          <w:szCs w:val="24"/>
        </w:rPr>
        <w:t xml:space="preserve">18 </w:t>
      </w:r>
      <w:r w:rsidR="00884305" w:rsidRPr="008D35DA">
        <w:rPr>
          <w:rFonts w:ascii="Times New Roman" w:hAnsi="Times New Roman" w:cs="Times New Roman"/>
          <w:sz w:val="24"/>
          <w:szCs w:val="24"/>
        </w:rPr>
        <w:t xml:space="preserve">‘lake-type’ </w:t>
      </w:r>
      <w:r w:rsidR="0078086B">
        <w:rPr>
          <w:rFonts w:ascii="Times New Roman" w:hAnsi="Times New Roman" w:cs="Times New Roman"/>
          <w:sz w:val="24"/>
          <w:szCs w:val="24"/>
        </w:rPr>
        <w:t>Sockeye</w:t>
      </w:r>
      <w:r w:rsidR="00F51F13">
        <w:rPr>
          <w:rFonts w:ascii="Times New Roman" w:hAnsi="Times New Roman" w:cs="Times New Roman"/>
          <w:sz w:val="24"/>
          <w:szCs w:val="24"/>
        </w:rPr>
        <w:t xml:space="preserve"> stocks that </w:t>
      </w:r>
      <w:r w:rsidR="00884305" w:rsidRPr="008D35DA">
        <w:rPr>
          <w:rFonts w:ascii="Times New Roman" w:hAnsi="Times New Roman" w:cs="Times New Roman"/>
          <w:sz w:val="24"/>
          <w:szCs w:val="24"/>
        </w:rPr>
        <w:t>typically spend two years in a nursery lake before migrating seaward</w:t>
      </w:r>
      <w:del w:id="257" w:author="Holmes, John" w:date="2023-04-02T10:43:00Z">
        <w:r w:rsidR="00842E10" w:rsidDel="00B827E1">
          <w:rPr>
            <w:rFonts w:ascii="Times New Roman" w:hAnsi="Times New Roman" w:cs="Times New Roman"/>
            <w:sz w:val="24"/>
            <w:szCs w:val="24"/>
          </w:rPr>
          <w:delText>s</w:delText>
        </w:r>
      </w:del>
      <w:r w:rsidR="00884305" w:rsidRPr="008D35DA">
        <w:rPr>
          <w:rFonts w:ascii="Times New Roman" w:hAnsi="Times New Roman" w:cs="Times New Roman"/>
          <w:sz w:val="24"/>
          <w:szCs w:val="24"/>
        </w:rPr>
        <w:t xml:space="preserve"> and return to their natal rivers at age 4 or 5. </w:t>
      </w:r>
    </w:p>
    <w:p w14:paraId="446D3429" w14:textId="6E503AE2" w:rsidR="004F549B" w:rsidRDefault="006F72D0" w:rsidP="008D35DA">
      <w:pPr>
        <w:spacing w:line="480" w:lineRule="auto"/>
        <w:ind w:firstLine="360"/>
        <w:rPr>
          <w:ins w:id="258" w:author="Fu, Caihong" w:date="2023-04-06T13:33:00Z"/>
          <w:rFonts w:ascii="Times New Roman" w:hAnsi="Times New Roman" w:cs="Times New Roman"/>
          <w:sz w:val="24"/>
          <w:szCs w:val="24"/>
        </w:rPr>
      </w:pPr>
      <w:r>
        <w:rPr>
          <w:rFonts w:ascii="Times New Roman" w:hAnsi="Times New Roman" w:cs="Times New Roman"/>
          <w:sz w:val="24"/>
          <w:szCs w:val="24"/>
        </w:rPr>
        <w:t>F</w:t>
      </w:r>
      <w:r w:rsidRPr="008D35DA">
        <w:rPr>
          <w:rFonts w:ascii="Times New Roman" w:hAnsi="Times New Roman" w:cs="Times New Roman"/>
          <w:sz w:val="24"/>
          <w:szCs w:val="24"/>
        </w:rPr>
        <w:t>or all stocks</w:t>
      </w:r>
      <w:r>
        <w:rPr>
          <w:rFonts w:ascii="Times New Roman" w:hAnsi="Times New Roman" w:cs="Times New Roman"/>
          <w:sz w:val="24"/>
          <w:szCs w:val="24"/>
        </w:rPr>
        <w:t>,</w:t>
      </w:r>
      <w:r w:rsidRPr="008D35DA">
        <w:rPr>
          <w:rFonts w:ascii="Times New Roman" w:hAnsi="Times New Roman" w:cs="Times New Roman"/>
          <w:sz w:val="24"/>
          <w:szCs w:val="24"/>
        </w:rPr>
        <w:t xml:space="preserve"> </w:t>
      </w:r>
      <w:r>
        <w:rPr>
          <w:rFonts w:ascii="Times New Roman" w:hAnsi="Times New Roman" w:cs="Times New Roman"/>
          <w:sz w:val="24"/>
          <w:szCs w:val="24"/>
        </w:rPr>
        <w:t>w</w:t>
      </w:r>
      <w:r w:rsidRPr="008D35DA">
        <w:rPr>
          <w:rFonts w:ascii="Times New Roman" w:hAnsi="Times New Roman" w:cs="Times New Roman"/>
          <w:sz w:val="24"/>
          <w:szCs w:val="24"/>
        </w:rPr>
        <w:t xml:space="preserve">e </w:t>
      </w:r>
      <w:r w:rsidR="001057FD" w:rsidRPr="008D35DA">
        <w:rPr>
          <w:rFonts w:ascii="Times New Roman" w:hAnsi="Times New Roman" w:cs="Times New Roman"/>
          <w:sz w:val="24"/>
          <w:szCs w:val="24"/>
        </w:rPr>
        <w:t>chose</w:t>
      </w:r>
      <w:r w:rsidR="00884305" w:rsidRPr="008D35DA">
        <w:rPr>
          <w:rFonts w:ascii="Times New Roman" w:hAnsi="Times New Roman" w:cs="Times New Roman"/>
          <w:sz w:val="24"/>
          <w:szCs w:val="24"/>
        </w:rPr>
        <w:t xml:space="preserve"> female</w:t>
      </w:r>
      <w:r w:rsidR="001057FD" w:rsidRPr="008D35DA">
        <w:rPr>
          <w:rFonts w:ascii="Times New Roman" w:hAnsi="Times New Roman" w:cs="Times New Roman"/>
          <w:sz w:val="24"/>
          <w:szCs w:val="24"/>
        </w:rPr>
        <w:t xml:space="preserve"> </w:t>
      </w:r>
      <w:r w:rsidR="000728E3" w:rsidRPr="008D35DA">
        <w:rPr>
          <w:rFonts w:ascii="Times New Roman" w:hAnsi="Times New Roman" w:cs="Times New Roman"/>
          <w:sz w:val="24"/>
          <w:szCs w:val="24"/>
        </w:rPr>
        <w:t>s</w:t>
      </w:r>
      <w:r w:rsidR="001057FD" w:rsidRPr="008D35DA">
        <w:rPr>
          <w:rFonts w:ascii="Times New Roman" w:hAnsi="Times New Roman" w:cs="Times New Roman"/>
          <w:sz w:val="24"/>
          <w:szCs w:val="24"/>
        </w:rPr>
        <w:t>pawner</w:t>
      </w:r>
      <w:ins w:id="259" w:author="Holmes, John" w:date="2023-04-02T10:43:00Z">
        <w:r w:rsidR="00B827E1">
          <w:rPr>
            <w:rFonts w:ascii="Times New Roman" w:hAnsi="Times New Roman" w:cs="Times New Roman"/>
            <w:sz w:val="24"/>
            <w:szCs w:val="24"/>
          </w:rPr>
          <w:t>s</w:t>
        </w:r>
      </w:ins>
      <w:r w:rsidR="001057FD"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from </w:t>
      </w:r>
      <w:ins w:id="260" w:author="Holmes, John" w:date="2023-04-02T10:43:00Z">
        <w:r w:rsidR="00B827E1">
          <w:rPr>
            <w:rFonts w:ascii="Times New Roman" w:hAnsi="Times New Roman" w:cs="Times New Roman"/>
            <w:sz w:val="24"/>
            <w:szCs w:val="24"/>
          </w:rPr>
          <w:t xml:space="preserve">the </w:t>
        </w:r>
      </w:ins>
      <w:r w:rsidRPr="008D35DA">
        <w:rPr>
          <w:rFonts w:ascii="Times New Roman" w:hAnsi="Times New Roman" w:cs="Times New Roman"/>
          <w:sz w:val="24"/>
          <w:szCs w:val="24"/>
        </w:rPr>
        <w:t xml:space="preserve">1948 </w:t>
      </w:r>
      <w:del w:id="261" w:author="Holmes, John" w:date="2023-04-02T10:44:00Z">
        <w:r w:rsidRPr="008D35DA" w:rsidDel="00B827E1">
          <w:rPr>
            <w:rFonts w:ascii="Times New Roman" w:hAnsi="Times New Roman" w:cs="Times New Roman"/>
            <w:sz w:val="24"/>
            <w:szCs w:val="24"/>
          </w:rPr>
          <w:delText xml:space="preserve">– </w:delText>
        </w:r>
      </w:del>
      <w:ins w:id="262" w:author="Holmes, John" w:date="2023-04-02T10:44:00Z">
        <w:r w:rsidR="00B827E1">
          <w:rPr>
            <w:rFonts w:ascii="Times New Roman" w:hAnsi="Times New Roman" w:cs="Times New Roman"/>
            <w:sz w:val="24"/>
            <w:szCs w:val="24"/>
          </w:rPr>
          <w:t xml:space="preserve">to </w:t>
        </w:r>
      </w:ins>
      <w:r w:rsidRPr="008D35DA">
        <w:rPr>
          <w:rFonts w:ascii="Times New Roman" w:hAnsi="Times New Roman" w:cs="Times New Roman"/>
          <w:sz w:val="24"/>
          <w:szCs w:val="24"/>
        </w:rPr>
        <w:t>2018 brood year</w:t>
      </w:r>
      <w:ins w:id="263" w:author="Holmes, John" w:date="2023-04-02T10:44:00Z">
        <w:r w:rsidR="00B827E1">
          <w:rPr>
            <w:rFonts w:ascii="Times New Roman" w:hAnsi="Times New Roman" w:cs="Times New Roman"/>
            <w:sz w:val="24"/>
            <w:szCs w:val="24"/>
          </w:rPr>
          <w:t>s</w:t>
        </w:r>
      </w:ins>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as an indicator </w:t>
      </w:r>
      <w:r>
        <w:rPr>
          <w:rFonts w:ascii="Times New Roman" w:hAnsi="Times New Roman" w:cs="Times New Roman"/>
          <w:sz w:val="24"/>
          <w:szCs w:val="24"/>
        </w:rPr>
        <w:t>of</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spawner abundance </w:t>
      </w:r>
      <w:r w:rsidR="00561658" w:rsidRPr="008D35DA">
        <w:rPr>
          <w:rFonts w:ascii="Times New Roman" w:hAnsi="Times New Roman" w:cs="Times New Roman"/>
          <w:sz w:val="24"/>
          <w:szCs w:val="24"/>
        </w:rPr>
        <w:t>(also called effective female spawner</w:t>
      </w:r>
      <w:ins w:id="264" w:author="Holmes, John" w:date="2023-04-02T10:44:00Z">
        <w:r w:rsidR="00B827E1">
          <w:rPr>
            <w:rFonts w:ascii="Times New Roman" w:hAnsi="Times New Roman" w:cs="Times New Roman"/>
            <w:sz w:val="24"/>
            <w:szCs w:val="24"/>
          </w:rPr>
          <w:t>s, EFS</w:t>
        </w:r>
      </w:ins>
      <w:r w:rsidR="00561658" w:rsidRPr="008D35DA">
        <w:rPr>
          <w:rFonts w:ascii="Times New Roman" w:hAnsi="Times New Roman" w:cs="Times New Roman"/>
          <w:sz w:val="24"/>
          <w:szCs w:val="24"/>
        </w:rPr>
        <w:t>)</w:t>
      </w:r>
      <w:r w:rsidR="00884305" w:rsidRPr="008D35DA">
        <w:rPr>
          <w:rFonts w:ascii="Times New Roman" w:hAnsi="Times New Roman" w:cs="Times New Roman"/>
          <w:sz w:val="24"/>
          <w:szCs w:val="24"/>
        </w:rPr>
        <w:t>. Recruits included both sexes with the most recent recruitment data (</w:t>
      </w:r>
      <w:r w:rsidR="00561658" w:rsidRPr="008D35DA">
        <w:rPr>
          <w:rFonts w:ascii="Times New Roman" w:hAnsi="Times New Roman" w:cs="Times New Roman"/>
          <w:sz w:val="24"/>
          <w:szCs w:val="24"/>
        </w:rPr>
        <w:t>4</w:t>
      </w:r>
      <w:r w:rsidR="00884305" w:rsidRPr="008D35DA">
        <w:rPr>
          <w:rFonts w:ascii="Times New Roman" w:hAnsi="Times New Roman" w:cs="Times New Roman"/>
          <w:sz w:val="24"/>
          <w:szCs w:val="24"/>
        </w:rPr>
        <w:t xml:space="preserve">- and </w:t>
      </w:r>
      <w:r w:rsidR="00561658" w:rsidRPr="008D35DA">
        <w:rPr>
          <w:rFonts w:ascii="Times New Roman" w:hAnsi="Times New Roman" w:cs="Times New Roman"/>
          <w:sz w:val="24"/>
          <w:szCs w:val="24"/>
        </w:rPr>
        <w:t>5</w:t>
      </w:r>
      <w:r w:rsidR="00884305" w:rsidRPr="008D35DA">
        <w:rPr>
          <w:rFonts w:ascii="Times New Roman" w:hAnsi="Times New Roman" w:cs="Times New Roman"/>
          <w:sz w:val="24"/>
          <w:szCs w:val="24"/>
        </w:rPr>
        <w:t xml:space="preserve">-year-old) available up to </w:t>
      </w:r>
      <w:r w:rsidR="000728E3"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2017 brood year</w:t>
      </w:r>
      <w:r w:rsidR="006C0326" w:rsidRPr="008D35DA">
        <w:rPr>
          <w:rFonts w:ascii="Times New Roman" w:hAnsi="Times New Roman" w:cs="Times New Roman"/>
          <w:sz w:val="24"/>
          <w:szCs w:val="24"/>
        </w:rPr>
        <w:t xml:space="preserve"> (</w:t>
      </w:r>
      <w:r w:rsidR="00842E10">
        <w:rPr>
          <w:rFonts w:ascii="Times New Roman" w:hAnsi="Times New Roman" w:cs="Times New Roman"/>
          <w:sz w:val="24"/>
          <w:szCs w:val="24"/>
        </w:rPr>
        <w:t xml:space="preserve">i.e., </w:t>
      </w:r>
      <w:r w:rsidR="000728E3" w:rsidRPr="008D35DA">
        <w:rPr>
          <w:rFonts w:ascii="Times New Roman" w:hAnsi="Times New Roman" w:cs="Times New Roman"/>
          <w:sz w:val="24"/>
          <w:szCs w:val="24"/>
        </w:rPr>
        <w:t xml:space="preserve">the </w:t>
      </w:r>
      <w:del w:id="265" w:author="Holmes, John" w:date="2023-04-02T10:49:00Z">
        <w:r w:rsidR="006C0326" w:rsidRPr="008D35DA" w:rsidDel="004A74AA">
          <w:rPr>
            <w:rFonts w:ascii="Times New Roman" w:hAnsi="Times New Roman" w:cs="Times New Roman"/>
            <w:sz w:val="24"/>
            <w:szCs w:val="24"/>
          </w:rPr>
          <w:delText>actual return year</w:delText>
        </w:r>
        <w:r w:rsidR="000728E3" w:rsidRPr="008D35DA" w:rsidDel="004A74AA">
          <w:rPr>
            <w:rFonts w:ascii="Times New Roman" w:hAnsi="Times New Roman" w:cs="Times New Roman"/>
            <w:sz w:val="24"/>
            <w:szCs w:val="24"/>
          </w:rPr>
          <w:delText xml:space="preserve"> of</w:delText>
        </w:r>
      </w:del>
      <w:ins w:id="266" w:author="Holmes, John" w:date="2023-04-02T10:49:00Z">
        <w:r w:rsidR="004A74AA">
          <w:rPr>
            <w:rFonts w:ascii="Times New Roman" w:hAnsi="Times New Roman" w:cs="Times New Roman"/>
            <w:sz w:val="24"/>
            <w:szCs w:val="24"/>
          </w:rPr>
          <w:t>primary brood year returning in</w:t>
        </w:r>
      </w:ins>
      <w:r w:rsidR="000728E3" w:rsidRPr="008D35DA">
        <w:rPr>
          <w:rFonts w:ascii="Times New Roman" w:hAnsi="Times New Roman" w:cs="Times New Roman"/>
          <w:sz w:val="24"/>
          <w:szCs w:val="24"/>
        </w:rPr>
        <w:t xml:space="preserve"> 2021</w:t>
      </w:r>
      <w:r w:rsidR="006C0326"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commentRangeStart w:id="267"/>
      <w:commentRangeStart w:id="268"/>
      <w:ins w:id="269" w:author="Fu, Caihong" w:date="2023-04-06T13:39:00Z">
        <w:r w:rsidR="00B82DBC">
          <w:rPr>
            <w:rFonts w:ascii="Times New Roman" w:hAnsi="Times New Roman" w:cs="Times New Roman"/>
            <w:sz w:val="24"/>
            <w:szCs w:val="24"/>
          </w:rPr>
          <w:t xml:space="preserve">The quality of </w:t>
        </w:r>
      </w:ins>
      <w:ins w:id="270" w:author="Fu, Caihong" w:date="2023-04-06T13:40:00Z">
        <w:r w:rsidR="00B82DBC">
          <w:rPr>
            <w:rFonts w:ascii="Times New Roman" w:hAnsi="Times New Roman" w:cs="Times New Roman"/>
            <w:sz w:val="24"/>
            <w:szCs w:val="24"/>
          </w:rPr>
          <w:t xml:space="preserve">recruitment (i.e., return) observation </w:t>
        </w:r>
      </w:ins>
      <w:ins w:id="271" w:author="Fu, Caihong" w:date="2023-04-06T13:41:00Z">
        <w:r w:rsidR="00B82DBC">
          <w:rPr>
            <w:rFonts w:ascii="Times New Roman" w:hAnsi="Times New Roman" w:cs="Times New Roman"/>
            <w:sz w:val="24"/>
            <w:szCs w:val="24"/>
          </w:rPr>
          <w:t xml:space="preserve">varies among different stocks, typically </w:t>
        </w:r>
      </w:ins>
      <w:ins w:id="272" w:author="Fu, Caihong" w:date="2023-04-06T13:42:00Z">
        <w:r w:rsidR="00B82DBC">
          <w:rPr>
            <w:rFonts w:ascii="Times New Roman" w:hAnsi="Times New Roman" w:cs="Times New Roman"/>
            <w:sz w:val="24"/>
            <w:szCs w:val="24"/>
          </w:rPr>
          <w:t xml:space="preserve">better for large stocks such as </w:t>
        </w:r>
      </w:ins>
      <w:ins w:id="273" w:author="Fu, Caihong" w:date="2023-04-06T13:41:00Z">
        <w:r w:rsidR="00B82DBC">
          <w:rPr>
            <w:rFonts w:ascii="Times New Roman" w:hAnsi="Times New Roman" w:cs="Times New Roman"/>
            <w:sz w:val="24"/>
            <w:szCs w:val="24"/>
          </w:rPr>
          <w:t xml:space="preserve"> </w:t>
        </w:r>
      </w:ins>
      <w:commentRangeStart w:id="274"/>
      <w:ins w:id="275" w:author="Fu, Caihong" w:date="2023-04-06T13:43:00Z">
        <w:del w:id="276" w:author="Liu, Qi" w:date="2023-04-13T14:46:00Z">
          <w:r w:rsidR="00B82DBC" w:rsidDel="002E68FB">
            <w:rPr>
              <w:rFonts w:ascii="Times New Roman" w:hAnsi="Times New Roman" w:cs="Times New Roman"/>
              <w:sz w:val="24"/>
              <w:szCs w:val="24"/>
            </w:rPr>
            <w:delText xml:space="preserve">of </w:delText>
          </w:r>
        </w:del>
      </w:ins>
      <w:ins w:id="277" w:author="Fu, Caihong" w:date="2023-04-06T13:42:00Z">
        <w:del w:id="278" w:author="Liu, Qi" w:date="2023-04-13T14:46:00Z">
          <w:r w:rsidR="00B82DBC" w:rsidRPr="00B82DBC" w:rsidDel="002E68FB">
            <w:rPr>
              <w:rFonts w:ascii="Times New Roman" w:hAnsi="Times New Roman" w:cs="Times New Roman"/>
              <w:sz w:val="24"/>
              <w:szCs w:val="24"/>
            </w:rPr>
            <w:delText>Sakinaw Lake</w:delText>
          </w:r>
        </w:del>
      </w:ins>
      <w:proofErr w:type="spellStart"/>
      <w:ins w:id="279" w:author="Liu, Qi" w:date="2023-04-13T14:46:00Z">
        <w:r w:rsidR="002E68FB">
          <w:rPr>
            <w:rFonts w:ascii="Times New Roman" w:hAnsi="Times New Roman" w:cs="Times New Roman"/>
            <w:sz w:val="24"/>
            <w:szCs w:val="24"/>
          </w:rPr>
          <w:t>Chilko</w:t>
        </w:r>
      </w:ins>
      <w:proofErr w:type="spellEnd"/>
      <w:ins w:id="280" w:author="Fu, Caihong" w:date="2023-04-06T13:44:00Z">
        <w:r w:rsidR="00B82DBC">
          <w:rPr>
            <w:rFonts w:ascii="Times New Roman" w:hAnsi="Times New Roman" w:cs="Times New Roman"/>
            <w:sz w:val="24"/>
            <w:szCs w:val="24"/>
          </w:rPr>
          <w:t xml:space="preserve"> Sockeye</w:t>
        </w:r>
      </w:ins>
      <w:ins w:id="281" w:author="Fu, Caihong" w:date="2023-04-06T13:42:00Z">
        <w:r w:rsidR="00B82DBC" w:rsidRPr="00B82DBC">
          <w:rPr>
            <w:rFonts w:ascii="Times New Roman" w:hAnsi="Times New Roman" w:cs="Times New Roman"/>
            <w:sz w:val="24"/>
            <w:szCs w:val="24"/>
          </w:rPr>
          <w:t xml:space="preserve"> </w:t>
        </w:r>
      </w:ins>
      <w:commentRangeEnd w:id="274"/>
      <w:r w:rsidR="003C2725">
        <w:rPr>
          <w:rStyle w:val="CommentReference"/>
        </w:rPr>
        <w:commentReference w:id="274"/>
      </w:r>
      <w:ins w:id="282" w:author="Fu, Caihong" w:date="2023-04-06T13:45:00Z">
        <w:r w:rsidR="00B82DBC">
          <w:rPr>
            <w:rFonts w:ascii="Times New Roman" w:hAnsi="Times New Roman" w:cs="Times New Roman"/>
            <w:sz w:val="24"/>
            <w:szCs w:val="24"/>
          </w:rPr>
          <w:t>whose</w:t>
        </w:r>
      </w:ins>
      <w:ins w:id="283" w:author="Fu, Caihong" w:date="2023-04-06T13:43:00Z">
        <w:r w:rsidR="00B82DBC">
          <w:rPr>
            <w:rFonts w:ascii="Times New Roman" w:hAnsi="Times New Roman" w:cs="Times New Roman"/>
            <w:sz w:val="24"/>
            <w:szCs w:val="24"/>
          </w:rPr>
          <w:t xml:space="preserve"> adult returns are</w:t>
        </w:r>
      </w:ins>
      <w:ins w:id="284" w:author="Fu, Caihong" w:date="2023-04-06T13:42:00Z">
        <w:r w:rsidR="00B82DBC" w:rsidRPr="00B82DBC">
          <w:rPr>
            <w:rFonts w:ascii="Times New Roman" w:hAnsi="Times New Roman" w:cs="Times New Roman"/>
            <w:sz w:val="24"/>
            <w:szCs w:val="24"/>
          </w:rPr>
          <w:t xml:space="preserve"> enumerated through a counting fence with video recording </w:t>
        </w:r>
      </w:ins>
      <w:ins w:id="285" w:author="Fu, Caihong" w:date="2023-04-06T13:45:00Z">
        <w:r w:rsidR="00B82DBC">
          <w:rPr>
            <w:rFonts w:ascii="Times New Roman" w:hAnsi="Times New Roman" w:cs="Times New Roman"/>
            <w:sz w:val="24"/>
            <w:szCs w:val="24"/>
          </w:rPr>
          <w:t xml:space="preserve">while poorer for small stocks such as Gates and Raft </w:t>
        </w:r>
      </w:ins>
      <w:ins w:id="286" w:author="Fu, Caihong" w:date="2023-04-06T13:46:00Z">
        <w:r w:rsidR="00B82DBC">
          <w:rPr>
            <w:rFonts w:ascii="Times New Roman" w:hAnsi="Times New Roman" w:cs="Times New Roman"/>
            <w:sz w:val="24"/>
            <w:szCs w:val="24"/>
          </w:rPr>
          <w:t xml:space="preserve">Sockeye </w:t>
        </w:r>
      </w:ins>
      <w:ins w:id="287" w:author="Fu, Caihong" w:date="2023-04-06T18:40:00Z">
        <w:r w:rsidR="004D3562">
          <w:rPr>
            <w:rFonts w:ascii="Times New Roman" w:hAnsi="Times New Roman" w:cs="Times New Roman"/>
            <w:sz w:val="24"/>
            <w:szCs w:val="24"/>
          </w:rPr>
          <w:t xml:space="preserve">whose adult returns are surveyed only by creel </w:t>
        </w:r>
      </w:ins>
      <w:ins w:id="288" w:author="Fu, Caihong" w:date="2023-04-06T18:41:00Z">
        <w:r w:rsidR="004D3562">
          <w:rPr>
            <w:rFonts w:ascii="Times New Roman" w:hAnsi="Times New Roman" w:cs="Times New Roman"/>
            <w:sz w:val="24"/>
            <w:szCs w:val="24"/>
          </w:rPr>
          <w:t xml:space="preserve">(DFO 2021). </w:t>
        </w:r>
      </w:ins>
      <w:commentRangeEnd w:id="267"/>
      <w:r w:rsidR="0059766D">
        <w:rPr>
          <w:rStyle w:val="CommentReference"/>
        </w:rPr>
        <w:commentReference w:id="267"/>
      </w:r>
      <w:commentRangeEnd w:id="268"/>
      <w:r w:rsidR="00DB7AA2">
        <w:rPr>
          <w:rStyle w:val="CommentReference"/>
        </w:rPr>
        <w:commentReference w:id="268"/>
      </w:r>
      <w:r w:rsidR="00884305" w:rsidRPr="008D35DA">
        <w:rPr>
          <w:rFonts w:ascii="Times New Roman" w:hAnsi="Times New Roman" w:cs="Times New Roman"/>
          <w:sz w:val="24"/>
          <w:szCs w:val="24"/>
        </w:rPr>
        <w:t xml:space="preserve">For </w:t>
      </w:r>
      <w:r w:rsidR="00842E10">
        <w:rPr>
          <w:rFonts w:ascii="Times New Roman" w:hAnsi="Times New Roman" w:cs="Times New Roman"/>
          <w:sz w:val="24"/>
          <w:szCs w:val="24"/>
        </w:rPr>
        <w:t xml:space="preserve">the </w:t>
      </w:r>
      <w:r w:rsidR="00884305" w:rsidRPr="008D35DA">
        <w:rPr>
          <w:rFonts w:ascii="Times New Roman" w:hAnsi="Times New Roman" w:cs="Times New Roman"/>
          <w:sz w:val="24"/>
          <w:szCs w:val="24"/>
        </w:rPr>
        <w:t>Cultus</w:t>
      </w:r>
      <w:r w:rsidR="00842E10">
        <w:rPr>
          <w:rFonts w:ascii="Times New Roman" w:hAnsi="Times New Roman" w:cs="Times New Roman"/>
          <w:sz w:val="24"/>
          <w:szCs w:val="24"/>
        </w:rPr>
        <w:t xml:space="preserve"> </w:t>
      </w:r>
      <w:ins w:id="289" w:author="Holmes, John" w:date="2023-04-02T10:49:00Z">
        <w:r w:rsidR="004A74AA">
          <w:rPr>
            <w:rFonts w:ascii="Times New Roman" w:hAnsi="Times New Roman" w:cs="Times New Roman"/>
            <w:sz w:val="24"/>
            <w:szCs w:val="24"/>
          </w:rPr>
          <w:t xml:space="preserve">Lake </w:t>
        </w:r>
      </w:ins>
      <w:r w:rsidR="0078086B">
        <w:rPr>
          <w:rFonts w:ascii="Times New Roman" w:hAnsi="Times New Roman" w:cs="Times New Roman"/>
          <w:sz w:val="24"/>
          <w:szCs w:val="24"/>
        </w:rPr>
        <w:t>Sockeye</w:t>
      </w:r>
      <w:r w:rsidR="00842E10">
        <w:rPr>
          <w:rFonts w:ascii="Times New Roman" w:hAnsi="Times New Roman" w:cs="Times New Roman"/>
          <w:sz w:val="24"/>
          <w:szCs w:val="24"/>
        </w:rPr>
        <w:t xml:space="preserve"> stock</w:t>
      </w:r>
      <w:r w:rsidR="00884305" w:rsidRPr="008D35DA">
        <w:rPr>
          <w:rFonts w:ascii="Times New Roman" w:hAnsi="Times New Roman" w:cs="Times New Roman"/>
          <w:sz w:val="24"/>
          <w:szCs w:val="24"/>
        </w:rPr>
        <w:t xml:space="preserve">, juvenile </w:t>
      </w:r>
      <w:r w:rsidR="00884305" w:rsidRPr="008D35DA">
        <w:rPr>
          <w:rFonts w:ascii="Times New Roman" w:hAnsi="Times New Roman" w:cs="Times New Roman"/>
          <w:sz w:val="24"/>
          <w:szCs w:val="24"/>
        </w:rPr>
        <w:lastRenderedPageBreak/>
        <w:t>abundance</w:t>
      </w:r>
      <w:ins w:id="290" w:author="Holmes, John" w:date="2023-04-02T10:49:00Z">
        <w:r w:rsidR="004A74AA">
          <w:rPr>
            <w:rFonts w:ascii="Times New Roman" w:hAnsi="Times New Roman" w:cs="Times New Roman"/>
            <w:sz w:val="24"/>
            <w:szCs w:val="24"/>
          </w:rPr>
          <w:t xml:space="preserve"> estimated during outmigration at a counting fence</w:t>
        </w:r>
      </w:ins>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instead of spawner </w:t>
      </w:r>
      <w:ins w:id="291" w:author="Holmes, John" w:date="2023-04-02T10:49:00Z">
        <w:r w:rsidR="004A74AA">
          <w:rPr>
            <w:rFonts w:ascii="Times New Roman" w:hAnsi="Times New Roman" w:cs="Times New Roman"/>
            <w:sz w:val="24"/>
            <w:szCs w:val="24"/>
          </w:rPr>
          <w:t xml:space="preserve">abundance </w:t>
        </w:r>
      </w:ins>
      <w:r w:rsidR="00884305" w:rsidRPr="008D35DA">
        <w:rPr>
          <w:rFonts w:ascii="Times New Roman" w:hAnsi="Times New Roman" w:cs="Times New Roman"/>
          <w:sz w:val="24"/>
          <w:szCs w:val="24"/>
        </w:rPr>
        <w:t xml:space="preserve">was used </w:t>
      </w:r>
      <w:del w:id="292" w:author="Holmes, John" w:date="2023-04-02T10:50:00Z">
        <w:r w:rsidR="00884305" w:rsidRPr="008D35DA" w:rsidDel="004A74AA">
          <w:rPr>
            <w:rFonts w:ascii="Times New Roman" w:hAnsi="Times New Roman" w:cs="Times New Roman"/>
            <w:sz w:val="24"/>
            <w:szCs w:val="24"/>
          </w:rPr>
          <w:delText xml:space="preserve">for </w:delText>
        </w:r>
      </w:del>
      <w:ins w:id="293" w:author="Holmes, John" w:date="2023-04-02T10:50:00Z">
        <w:r w:rsidR="004A74AA">
          <w:rPr>
            <w:rFonts w:ascii="Times New Roman" w:hAnsi="Times New Roman" w:cs="Times New Roman"/>
            <w:sz w:val="24"/>
            <w:szCs w:val="24"/>
          </w:rPr>
          <w:t>to</w:t>
        </w:r>
        <w:r w:rsidR="004A74AA" w:rsidRPr="008D35DA">
          <w:rPr>
            <w:rFonts w:ascii="Times New Roman" w:hAnsi="Times New Roman" w:cs="Times New Roman"/>
            <w:sz w:val="24"/>
            <w:szCs w:val="24"/>
          </w:rPr>
          <w:t xml:space="preserve"> </w:t>
        </w:r>
      </w:ins>
      <w:r w:rsidR="00884305" w:rsidRPr="008D35DA">
        <w:rPr>
          <w:rFonts w:ascii="Times New Roman" w:hAnsi="Times New Roman" w:cs="Times New Roman"/>
          <w:sz w:val="24"/>
          <w:szCs w:val="24"/>
        </w:rPr>
        <w:t>build</w:t>
      </w:r>
      <w:del w:id="294" w:author="Holmes, John" w:date="2023-04-02T10:50:00Z">
        <w:r w:rsidR="00884305" w:rsidRPr="008D35DA" w:rsidDel="004A74AA">
          <w:rPr>
            <w:rFonts w:ascii="Times New Roman" w:hAnsi="Times New Roman" w:cs="Times New Roman"/>
            <w:sz w:val="24"/>
            <w:szCs w:val="24"/>
          </w:rPr>
          <w:delText>ing</w:delText>
        </w:r>
      </w:del>
      <w:r w:rsidR="00884305" w:rsidRPr="008D35DA">
        <w:rPr>
          <w:rFonts w:ascii="Times New Roman" w:hAnsi="Times New Roman" w:cs="Times New Roman"/>
          <w:sz w:val="24"/>
          <w:szCs w:val="24"/>
        </w:rPr>
        <w:t xml:space="preserve"> the stock-recruit</w:t>
      </w:r>
      <w:r>
        <w:rPr>
          <w:rFonts w:ascii="Times New Roman" w:hAnsi="Times New Roman" w:cs="Times New Roman"/>
          <w:sz w:val="24"/>
          <w:szCs w:val="24"/>
        </w:rPr>
        <w:t>ment</w:t>
      </w:r>
      <w:r w:rsidR="00884305" w:rsidRPr="008D35DA">
        <w:rPr>
          <w:rFonts w:ascii="Times New Roman" w:hAnsi="Times New Roman" w:cs="Times New Roman"/>
          <w:sz w:val="24"/>
          <w:szCs w:val="24"/>
        </w:rPr>
        <w:t xml:space="preserve"> relationship, because </w:t>
      </w:r>
      <w:ins w:id="295" w:author="Holmes, John" w:date="2023-04-02T10:50:00Z">
        <w:r w:rsidR="004A74AA">
          <w:rPr>
            <w:rFonts w:ascii="Times New Roman" w:hAnsi="Times New Roman" w:cs="Times New Roman"/>
            <w:sz w:val="24"/>
            <w:szCs w:val="24"/>
          </w:rPr>
          <w:t xml:space="preserve">the quality of the adult </w:t>
        </w:r>
      </w:ins>
      <w:r w:rsidR="00884305" w:rsidRPr="008D35DA">
        <w:rPr>
          <w:rFonts w:ascii="Times New Roman" w:hAnsi="Times New Roman" w:cs="Times New Roman"/>
          <w:sz w:val="24"/>
          <w:szCs w:val="24"/>
        </w:rPr>
        <w:t xml:space="preserve">escapement data </w:t>
      </w:r>
      <w:ins w:id="296" w:author="Holmes, John" w:date="2023-04-02T10:50:00Z">
        <w:r w:rsidR="004A74AA">
          <w:rPr>
            <w:rFonts w:ascii="Times New Roman" w:hAnsi="Times New Roman" w:cs="Times New Roman"/>
            <w:sz w:val="24"/>
            <w:szCs w:val="24"/>
          </w:rPr>
          <w:t xml:space="preserve">is </w:t>
        </w:r>
      </w:ins>
      <w:del w:id="297" w:author="Holmes, John" w:date="2023-04-02T10:50:00Z">
        <w:r w:rsidR="00561658" w:rsidRPr="008D35DA" w:rsidDel="004A74AA">
          <w:rPr>
            <w:rFonts w:ascii="Times New Roman" w:hAnsi="Times New Roman" w:cs="Times New Roman"/>
            <w:sz w:val="24"/>
            <w:szCs w:val="24"/>
          </w:rPr>
          <w:delText xml:space="preserve">were </w:delText>
        </w:r>
        <w:r w:rsidR="00884305" w:rsidRPr="008D35DA" w:rsidDel="004A74AA">
          <w:rPr>
            <w:rFonts w:ascii="Times New Roman" w:hAnsi="Times New Roman" w:cs="Times New Roman"/>
            <w:sz w:val="24"/>
            <w:szCs w:val="24"/>
          </w:rPr>
          <w:delText>in</w:delText>
        </w:r>
      </w:del>
      <w:r w:rsidR="00884305" w:rsidRPr="008D35DA">
        <w:rPr>
          <w:rFonts w:ascii="Times New Roman" w:hAnsi="Times New Roman" w:cs="Times New Roman"/>
          <w:sz w:val="24"/>
          <w:szCs w:val="24"/>
        </w:rPr>
        <w:t xml:space="preserve"> </w:t>
      </w:r>
      <w:del w:id="298" w:author="Liu, Qi" w:date="2023-04-13T11:31:00Z">
        <w:r w:rsidR="00884305" w:rsidRPr="008D35DA" w:rsidDel="00A7610E">
          <w:rPr>
            <w:rFonts w:ascii="Times New Roman" w:hAnsi="Times New Roman" w:cs="Times New Roman"/>
            <w:sz w:val="24"/>
            <w:szCs w:val="24"/>
          </w:rPr>
          <w:delText xml:space="preserve">poor </w:delText>
        </w:r>
      </w:del>
      <w:proofErr w:type="spellStart"/>
      <w:ins w:id="299" w:author="Liu, Qi" w:date="2023-04-13T11:31:00Z">
        <w:r w:rsidR="00A7610E">
          <w:rPr>
            <w:rFonts w:ascii="Times New Roman" w:hAnsi="Times New Roman" w:cs="Times New Roman"/>
            <w:sz w:val="24"/>
            <w:szCs w:val="24"/>
          </w:rPr>
          <w:t>variable</w:t>
        </w:r>
      </w:ins>
      <w:del w:id="300" w:author="Holmes, John" w:date="2023-04-02T10:50:00Z">
        <w:r w:rsidR="00884305" w:rsidRPr="008D35DA" w:rsidDel="004A74AA">
          <w:rPr>
            <w:rFonts w:ascii="Times New Roman" w:hAnsi="Times New Roman" w:cs="Times New Roman"/>
            <w:sz w:val="24"/>
            <w:szCs w:val="24"/>
          </w:rPr>
          <w:delText xml:space="preserve">quality </w:delText>
        </w:r>
      </w:del>
      <w:r w:rsidR="00884305" w:rsidRPr="008D35DA">
        <w:rPr>
          <w:rFonts w:ascii="Times New Roman" w:hAnsi="Times New Roman" w:cs="Times New Roman"/>
          <w:sz w:val="24"/>
          <w:szCs w:val="24"/>
        </w:rPr>
        <w:t>and</w:t>
      </w:r>
      <w:proofErr w:type="spellEnd"/>
      <w:r w:rsidR="00884305" w:rsidRPr="008D35DA">
        <w:rPr>
          <w:rFonts w:ascii="Times New Roman" w:hAnsi="Times New Roman" w:cs="Times New Roman"/>
          <w:sz w:val="24"/>
          <w:szCs w:val="24"/>
        </w:rPr>
        <w:t xml:space="preserve"> </w:t>
      </w:r>
      <w:ins w:id="301" w:author="Holmes, John" w:date="2023-04-02T10:51:00Z">
        <w:r w:rsidR="004A74AA">
          <w:rPr>
            <w:rFonts w:ascii="Times New Roman" w:hAnsi="Times New Roman" w:cs="Times New Roman"/>
            <w:sz w:val="24"/>
            <w:szCs w:val="24"/>
          </w:rPr>
          <w:t xml:space="preserve">they are </w:t>
        </w:r>
      </w:ins>
      <w:del w:id="302" w:author="Holmes, John" w:date="2023-04-02T10:51:00Z">
        <w:r w:rsidR="00561658" w:rsidRPr="008D35DA" w:rsidDel="004A74AA">
          <w:rPr>
            <w:rFonts w:ascii="Times New Roman" w:hAnsi="Times New Roman" w:cs="Times New Roman"/>
            <w:sz w:val="24"/>
            <w:szCs w:val="24"/>
          </w:rPr>
          <w:delText xml:space="preserve">had </w:delText>
        </w:r>
        <w:r w:rsidR="00884305" w:rsidRPr="008D35DA" w:rsidDel="004A74AA">
          <w:rPr>
            <w:rFonts w:ascii="Times New Roman" w:hAnsi="Times New Roman" w:cs="Times New Roman"/>
            <w:sz w:val="24"/>
            <w:szCs w:val="24"/>
          </w:rPr>
          <w:delText xml:space="preserve">been </w:delText>
        </w:r>
      </w:del>
      <w:r w:rsidR="00884305" w:rsidRPr="008D35DA">
        <w:rPr>
          <w:rFonts w:ascii="Times New Roman" w:hAnsi="Times New Roman" w:cs="Times New Roman"/>
          <w:sz w:val="24"/>
          <w:szCs w:val="24"/>
        </w:rPr>
        <w:t xml:space="preserve">heavily affected by </w:t>
      </w:r>
      <w:ins w:id="303" w:author="Liu, Qi" w:date="2023-04-13T11:32:00Z">
        <w:r w:rsidR="00A7610E">
          <w:rPr>
            <w:rFonts w:ascii="Times New Roman" w:hAnsi="Times New Roman" w:cs="Times New Roman"/>
            <w:sz w:val="24"/>
            <w:szCs w:val="24"/>
          </w:rPr>
          <w:t>enhancement activities</w:t>
        </w:r>
      </w:ins>
      <w:del w:id="304" w:author="Holmes, John" w:date="2023-04-02T10:51:00Z">
        <w:r w:rsidR="00884305" w:rsidRPr="008D35DA" w:rsidDel="004A74AA">
          <w:rPr>
            <w:rFonts w:ascii="Times New Roman" w:hAnsi="Times New Roman" w:cs="Times New Roman"/>
            <w:sz w:val="24"/>
            <w:szCs w:val="24"/>
          </w:rPr>
          <w:delText>the</w:delText>
        </w:r>
      </w:del>
      <w:del w:id="305" w:author="Liu, Qi" w:date="2023-04-13T11:32:00Z">
        <w:r w:rsidR="00884305" w:rsidRPr="008D35DA" w:rsidDel="00A7610E">
          <w:rPr>
            <w:rFonts w:ascii="Times New Roman" w:hAnsi="Times New Roman" w:cs="Times New Roman"/>
            <w:sz w:val="24"/>
            <w:szCs w:val="24"/>
          </w:rPr>
          <w:delText xml:space="preserve"> </w:delText>
        </w:r>
      </w:del>
      <w:ins w:id="306" w:author="Holmes, John" w:date="2023-04-02T10:51:00Z">
        <w:del w:id="307" w:author="Liu, Qi" w:date="2023-04-13T11:32:00Z">
          <w:r w:rsidR="004A74AA" w:rsidDel="00A7610E">
            <w:rPr>
              <w:rFonts w:ascii="Times New Roman" w:hAnsi="Times New Roman" w:cs="Times New Roman"/>
              <w:sz w:val="24"/>
              <w:szCs w:val="24"/>
            </w:rPr>
            <w:delText>a</w:delText>
          </w:r>
          <w:r w:rsidR="004A74AA" w:rsidRPr="008D35DA" w:rsidDel="00A7610E">
            <w:rPr>
              <w:rFonts w:ascii="Times New Roman" w:hAnsi="Times New Roman" w:cs="Times New Roman"/>
              <w:sz w:val="24"/>
              <w:szCs w:val="24"/>
            </w:rPr>
            <w:delText xml:space="preserve"> </w:delText>
          </w:r>
        </w:del>
      </w:ins>
      <w:del w:id="308" w:author="Liu, Qi" w:date="2023-04-13T11:32:00Z">
        <w:r w:rsidR="00884305" w:rsidRPr="008D35DA" w:rsidDel="00A7610E">
          <w:rPr>
            <w:rFonts w:ascii="Times New Roman" w:hAnsi="Times New Roman" w:cs="Times New Roman"/>
            <w:sz w:val="24"/>
            <w:szCs w:val="24"/>
          </w:rPr>
          <w:delText xml:space="preserve">hatchery </w:delText>
        </w:r>
        <w:commentRangeStart w:id="309"/>
        <w:r w:rsidR="00884305" w:rsidRPr="008D35DA" w:rsidDel="00A7610E">
          <w:rPr>
            <w:rFonts w:ascii="Times New Roman" w:hAnsi="Times New Roman" w:cs="Times New Roman"/>
            <w:sz w:val="24"/>
            <w:szCs w:val="24"/>
          </w:rPr>
          <w:delText>broodstock</w:delText>
        </w:r>
      </w:del>
      <w:commentRangeEnd w:id="309"/>
      <w:r w:rsidR="00A7610E">
        <w:rPr>
          <w:rStyle w:val="CommentReference"/>
        </w:rPr>
        <w:commentReference w:id="309"/>
      </w:r>
      <w:del w:id="310" w:author="Liu, Qi" w:date="2023-04-13T11:32:00Z">
        <w:r w:rsidR="006C0326" w:rsidRPr="008D35DA" w:rsidDel="00A7610E">
          <w:rPr>
            <w:rFonts w:ascii="Times New Roman" w:hAnsi="Times New Roman" w:cs="Times New Roman"/>
            <w:sz w:val="24"/>
            <w:szCs w:val="24"/>
          </w:rPr>
          <w:delText xml:space="preserve"> program</w:delText>
        </w:r>
      </w:del>
      <w:r w:rsidR="00842E10">
        <w:rPr>
          <w:rFonts w:ascii="Times New Roman" w:hAnsi="Times New Roman" w:cs="Times New Roman"/>
          <w:sz w:val="24"/>
          <w:szCs w:val="24"/>
        </w:rPr>
        <w:t xml:space="preserve"> (Ackerman et al. 2014)</w:t>
      </w:r>
      <w:r w:rsidR="00884305" w:rsidRPr="008D35DA">
        <w:rPr>
          <w:rFonts w:ascii="Times New Roman" w:hAnsi="Times New Roman" w:cs="Times New Roman"/>
          <w:sz w:val="24"/>
          <w:szCs w:val="24"/>
        </w:rPr>
        <w:t xml:space="preserve">. </w:t>
      </w:r>
    </w:p>
    <w:p w14:paraId="5840809F" w14:textId="7A024710" w:rsidR="00884305" w:rsidRPr="008D35DA" w:rsidRDefault="000728E3"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We</w:t>
      </w:r>
      <w:r w:rsidR="00884305" w:rsidRPr="008D35DA">
        <w:rPr>
          <w:rFonts w:ascii="Times New Roman" w:hAnsi="Times New Roman" w:cs="Times New Roman"/>
          <w:sz w:val="24"/>
          <w:szCs w:val="24"/>
        </w:rPr>
        <w:t xml:space="preserve"> assumed </w:t>
      </w:r>
      <w:r w:rsidR="0081722C" w:rsidRPr="008D35DA">
        <w:rPr>
          <w:rFonts w:ascii="Times New Roman" w:hAnsi="Times New Roman" w:cs="Times New Roman"/>
          <w:sz w:val="24"/>
          <w:szCs w:val="24"/>
        </w:rPr>
        <w:t xml:space="preserve">that </w:t>
      </w:r>
      <w:r w:rsidR="00884305" w:rsidRPr="008D35DA">
        <w:rPr>
          <w:rFonts w:ascii="Times New Roman" w:hAnsi="Times New Roman" w:cs="Times New Roman"/>
          <w:sz w:val="24"/>
          <w:szCs w:val="24"/>
        </w:rPr>
        <w:t xml:space="preserve">age composition of </w:t>
      </w:r>
      <w:r w:rsidR="006F72D0" w:rsidRPr="008D35DA">
        <w:rPr>
          <w:rFonts w:ascii="Times New Roman" w:hAnsi="Times New Roman" w:cs="Times New Roman"/>
          <w:sz w:val="24"/>
          <w:szCs w:val="24"/>
        </w:rPr>
        <w:t xml:space="preserve">Fraser </w:t>
      </w:r>
      <w:r w:rsidR="006F72D0">
        <w:rPr>
          <w:rFonts w:ascii="Times New Roman" w:hAnsi="Times New Roman" w:cs="Times New Roman"/>
          <w:sz w:val="24"/>
          <w:szCs w:val="24"/>
        </w:rPr>
        <w:t>Sockeye</w:t>
      </w:r>
      <w:r w:rsidR="006F72D0"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adults </w:t>
      </w:r>
      <w:r w:rsidR="006C0326" w:rsidRPr="008D35DA">
        <w:rPr>
          <w:rFonts w:ascii="Times New Roman" w:hAnsi="Times New Roman" w:cs="Times New Roman"/>
          <w:sz w:val="24"/>
          <w:szCs w:val="24"/>
        </w:rPr>
        <w:t xml:space="preserve">generally </w:t>
      </w:r>
      <w:r w:rsidR="00561658" w:rsidRPr="008D35DA">
        <w:rPr>
          <w:rFonts w:ascii="Times New Roman" w:hAnsi="Times New Roman" w:cs="Times New Roman"/>
          <w:sz w:val="24"/>
          <w:szCs w:val="24"/>
        </w:rPr>
        <w:t xml:space="preserve">followed </w:t>
      </w:r>
      <w:r w:rsidR="00884305" w:rsidRPr="008D35DA">
        <w:rPr>
          <w:rFonts w:ascii="Times New Roman" w:hAnsi="Times New Roman" w:cs="Times New Roman"/>
          <w:sz w:val="24"/>
          <w:szCs w:val="24"/>
        </w:rPr>
        <w:t xml:space="preserve">a similar pattern among brood years </w:t>
      </w:r>
      <w:r w:rsidR="0081722C" w:rsidRPr="008D35DA">
        <w:rPr>
          <w:rFonts w:ascii="Times New Roman" w:hAnsi="Times New Roman" w:cs="Times New Roman"/>
          <w:sz w:val="24"/>
          <w:szCs w:val="24"/>
        </w:rPr>
        <w:t xml:space="preserve">around </w:t>
      </w:r>
      <w:ins w:id="311" w:author="Holmes, John" w:date="2023-04-02T10:52:00Z">
        <w:r w:rsidR="00C734EF">
          <w:rPr>
            <w:rFonts w:ascii="Times New Roman" w:hAnsi="Times New Roman" w:cs="Times New Roman"/>
            <w:sz w:val="24"/>
            <w:szCs w:val="24"/>
          </w:rPr>
          <w:t xml:space="preserve">the </w:t>
        </w:r>
      </w:ins>
      <w:r w:rsidR="004D2A81" w:rsidRPr="008D35DA">
        <w:rPr>
          <w:rFonts w:ascii="Times New Roman" w:hAnsi="Times New Roman" w:cs="Times New Roman"/>
          <w:sz w:val="24"/>
          <w:szCs w:val="24"/>
        </w:rPr>
        <w:t xml:space="preserve">historical </w:t>
      </w:r>
      <w:r w:rsidR="00884305" w:rsidRPr="008D35DA">
        <w:rPr>
          <w:rFonts w:ascii="Times New Roman" w:hAnsi="Times New Roman" w:cs="Times New Roman"/>
          <w:sz w:val="24"/>
          <w:szCs w:val="24"/>
        </w:rPr>
        <w:t>average</w:t>
      </w:r>
      <w:r w:rsidR="006F72D0">
        <w:rPr>
          <w:rFonts w:ascii="Times New Roman" w:hAnsi="Times New Roman" w:cs="Times New Roman"/>
          <w:sz w:val="24"/>
          <w:szCs w:val="24"/>
        </w:rPr>
        <w:t xml:space="preserve">, which </w:t>
      </w:r>
      <w:r w:rsidR="006F72D0" w:rsidRPr="008D35DA">
        <w:rPr>
          <w:rFonts w:ascii="Times New Roman" w:hAnsi="Times New Roman" w:cs="Times New Roman"/>
          <w:sz w:val="24"/>
          <w:szCs w:val="24"/>
        </w:rPr>
        <w:t>was typically dominated by age 4</w:t>
      </w:r>
      <w:r w:rsidR="006F72D0">
        <w:rPr>
          <w:rFonts w:ascii="Times New Roman" w:hAnsi="Times New Roman" w:cs="Times New Roman"/>
          <w:sz w:val="24"/>
          <w:szCs w:val="24"/>
        </w:rPr>
        <w:t xml:space="preserve"> </w:t>
      </w:r>
      <w:ins w:id="312" w:author="Holmes, John" w:date="2023-04-02T10:52:00Z">
        <w:r w:rsidR="00C734EF">
          <w:rPr>
            <w:rFonts w:ascii="Times New Roman" w:hAnsi="Times New Roman" w:cs="Times New Roman"/>
            <w:sz w:val="24"/>
            <w:szCs w:val="24"/>
          </w:rPr>
          <w:t xml:space="preserve">year </w:t>
        </w:r>
      </w:ins>
      <w:r w:rsidR="006F72D0">
        <w:rPr>
          <w:rFonts w:ascii="Times New Roman" w:hAnsi="Times New Roman" w:cs="Times New Roman"/>
          <w:sz w:val="24"/>
          <w:szCs w:val="24"/>
        </w:rPr>
        <w:t>class</w:t>
      </w:r>
      <w:r w:rsidR="00884305" w:rsidRPr="008D35DA">
        <w:rPr>
          <w:rFonts w:ascii="Times New Roman" w:hAnsi="Times New Roman" w:cs="Times New Roman"/>
          <w:sz w:val="24"/>
          <w:szCs w:val="24"/>
        </w:rPr>
        <w:t xml:space="preserve">. Ten of the </w:t>
      </w:r>
      <w:r w:rsidR="00515177" w:rsidRPr="008D35DA">
        <w:rPr>
          <w:rFonts w:ascii="Times New Roman" w:hAnsi="Times New Roman" w:cs="Times New Roman"/>
          <w:sz w:val="24"/>
          <w:szCs w:val="24"/>
        </w:rPr>
        <w:t xml:space="preserve">eighteen </w:t>
      </w:r>
      <w:r w:rsidR="00884305" w:rsidRPr="008D35DA">
        <w:rPr>
          <w:rFonts w:ascii="Times New Roman" w:hAnsi="Times New Roman" w:cs="Times New Roman"/>
          <w:sz w:val="24"/>
          <w:szCs w:val="24"/>
        </w:rPr>
        <w:t xml:space="preserve">stocks had time series of paired </w:t>
      </w:r>
      <w:r w:rsidRPr="008D35DA">
        <w:rPr>
          <w:rFonts w:ascii="Times New Roman" w:hAnsi="Times New Roman" w:cs="Times New Roman"/>
          <w:sz w:val="24"/>
          <w:szCs w:val="24"/>
        </w:rPr>
        <w:t xml:space="preserve">spawner </w:t>
      </w:r>
      <w:r w:rsidR="00884305" w:rsidRPr="008D35DA">
        <w:rPr>
          <w:rFonts w:ascii="Times New Roman" w:hAnsi="Times New Roman" w:cs="Times New Roman"/>
          <w:sz w:val="24"/>
          <w:szCs w:val="24"/>
        </w:rPr>
        <w:t xml:space="preserve">and </w:t>
      </w:r>
      <w:r w:rsidRPr="008D35DA">
        <w:rPr>
          <w:rFonts w:ascii="Times New Roman" w:hAnsi="Times New Roman" w:cs="Times New Roman"/>
          <w:sz w:val="24"/>
          <w:szCs w:val="24"/>
        </w:rPr>
        <w:t xml:space="preserve">recruit </w:t>
      </w:r>
      <w:r w:rsidR="00884305" w:rsidRPr="008D35DA">
        <w:rPr>
          <w:rFonts w:ascii="Times New Roman" w:hAnsi="Times New Roman" w:cs="Times New Roman"/>
          <w:sz w:val="24"/>
          <w:szCs w:val="24"/>
        </w:rPr>
        <w:t>estimates from brood year</w:t>
      </w:r>
      <w:ins w:id="313" w:author="Holmes, John" w:date="2023-04-02T10:52:00Z">
        <w:r w:rsidR="00C734EF">
          <w:rPr>
            <w:rFonts w:ascii="Times New Roman" w:hAnsi="Times New Roman" w:cs="Times New Roman"/>
            <w:sz w:val="24"/>
            <w:szCs w:val="24"/>
          </w:rPr>
          <w:t>s</w:t>
        </w:r>
      </w:ins>
      <w:r w:rsidR="00884305" w:rsidRPr="008D35DA">
        <w:rPr>
          <w:rFonts w:ascii="Times New Roman" w:hAnsi="Times New Roman" w:cs="Times New Roman"/>
          <w:sz w:val="24"/>
          <w:szCs w:val="24"/>
        </w:rPr>
        <w:t xml:space="preserve"> </w:t>
      </w:r>
      <w:r w:rsidR="000F35FC" w:rsidRPr="008D35DA">
        <w:rPr>
          <w:rFonts w:ascii="Times New Roman" w:hAnsi="Times New Roman" w:cs="Times New Roman"/>
          <w:sz w:val="24"/>
          <w:szCs w:val="24"/>
        </w:rPr>
        <w:t xml:space="preserve">going back to </w:t>
      </w:r>
      <w:r w:rsidR="00884305" w:rsidRPr="008D35DA">
        <w:rPr>
          <w:rFonts w:ascii="Times New Roman" w:hAnsi="Times New Roman" w:cs="Times New Roman"/>
          <w:sz w:val="24"/>
          <w:szCs w:val="24"/>
        </w:rPr>
        <w:t>1948, and the remaining eight stocks had shorter time series</w:t>
      </w:r>
      <w:r w:rsidR="000F35FC" w:rsidRPr="008D35DA">
        <w:rPr>
          <w:rFonts w:ascii="Times New Roman" w:hAnsi="Times New Roman" w:cs="Times New Roman"/>
          <w:sz w:val="24"/>
          <w:szCs w:val="24"/>
        </w:rPr>
        <w:t xml:space="preserve"> </w:t>
      </w:r>
      <w:del w:id="314" w:author="Holmes, John" w:date="2023-04-02T10:53:00Z">
        <w:r w:rsidR="000F35FC" w:rsidRPr="008D35DA" w:rsidDel="008542A2">
          <w:rPr>
            <w:rFonts w:ascii="Times New Roman" w:hAnsi="Times New Roman" w:cs="Times New Roman"/>
            <w:sz w:val="24"/>
            <w:szCs w:val="24"/>
          </w:rPr>
          <w:delText xml:space="preserve">dating back to </w:delText>
        </w:r>
        <w:r w:rsidR="008737A9" w:rsidRPr="008D35DA" w:rsidDel="008542A2">
          <w:rPr>
            <w:rFonts w:ascii="Times New Roman" w:hAnsi="Times New Roman" w:cs="Times New Roman"/>
            <w:sz w:val="24"/>
            <w:szCs w:val="24"/>
          </w:rPr>
          <w:delText>different year</w:delText>
        </w:r>
        <w:r w:rsidRPr="008D35DA" w:rsidDel="008542A2">
          <w:rPr>
            <w:rFonts w:ascii="Times New Roman" w:hAnsi="Times New Roman" w:cs="Times New Roman"/>
            <w:sz w:val="24"/>
            <w:szCs w:val="24"/>
          </w:rPr>
          <w:delText>s</w:delText>
        </w:r>
        <w:r w:rsidR="008737A9" w:rsidRPr="008D35DA" w:rsidDel="008542A2">
          <w:rPr>
            <w:rFonts w:ascii="Times New Roman" w:hAnsi="Times New Roman" w:cs="Times New Roman"/>
            <w:sz w:val="24"/>
            <w:szCs w:val="24"/>
          </w:rPr>
          <w:delText xml:space="preserve"> for different stocks</w:delText>
        </w:r>
        <w:r w:rsidR="00884305" w:rsidRPr="008D35DA" w:rsidDel="008542A2">
          <w:rPr>
            <w:rFonts w:ascii="Times New Roman" w:hAnsi="Times New Roman" w:cs="Times New Roman"/>
            <w:sz w:val="24"/>
            <w:szCs w:val="24"/>
          </w:rPr>
          <w:delText xml:space="preserve"> </w:delText>
        </w:r>
      </w:del>
      <w:r w:rsidR="00884305" w:rsidRPr="008D35DA">
        <w:rPr>
          <w:rFonts w:ascii="Times New Roman" w:hAnsi="Times New Roman" w:cs="Times New Roman"/>
          <w:sz w:val="24"/>
          <w:szCs w:val="24"/>
        </w:rPr>
        <w:t>(</w:t>
      </w:r>
      <w:proofErr w:type="spellStart"/>
      <w:r w:rsidR="00884305" w:rsidRPr="008D35DA">
        <w:rPr>
          <w:rFonts w:ascii="Times New Roman" w:hAnsi="Times New Roman" w:cs="Times New Roman"/>
          <w:sz w:val="24"/>
          <w:szCs w:val="24"/>
        </w:rPr>
        <w:t>Nadina</w:t>
      </w:r>
      <w:proofErr w:type="spellEnd"/>
      <w:r w:rsidR="00884305" w:rsidRPr="008D35DA">
        <w:rPr>
          <w:rFonts w:ascii="Times New Roman" w:hAnsi="Times New Roman" w:cs="Times New Roman"/>
          <w:sz w:val="24"/>
          <w:szCs w:val="24"/>
        </w:rPr>
        <w:t>: 1973; Gates: 1968; Scotch: 1980; Fennell: 1967; Weaver: 1966; Portage: 1953)</w:t>
      </w:r>
      <w:r w:rsidR="008737A9" w:rsidRPr="008D35DA">
        <w:rPr>
          <w:rFonts w:ascii="Times New Roman" w:hAnsi="Times New Roman" w:cs="Times New Roman"/>
          <w:sz w:val="24"/>
          <w:szCs w:val="24"/>
        </w:rPr>
        <w:t xml:space="preserve">, depending on </w:t>
      </w:r>
      <w:r w:rsidR="00884305" w:rsidRPr="008D35DA">
        <w:rPr>
          <w:rFonts w:ascii="Times New Roman" w:hAnsi="Times New Roman" w:cs="Times New Roman"/>
          <w:sz w:val="24"/>
          <w:szCs w:val="24"/>
        </w:rPr>
        <w:t xml:space="preserve">the availability and quality of the data </w:t>
      </w:r>
      <w:r w:rsidR="008737A9" w:rsidRPr="008D35DA">
        <w:rPr>
          <w:rFonts w:ascii="Times New Roman" w:hAnsi="Times New Roman" w:cs="Times New Roman"/>
          <w:sz w:val="24"/>
          <w:szCs w:val="24"/>
        </w:rPr>
        <w:t>as well as</w:t>
      </w:r>
      <w:r w:rsidR="00884305" w:rsidRPr="008D35DA">
        <w:rPr>
          <w:rFonts w:ascii="Times New Roman" w:hAnsi="Times New Roman" w:cs="Times New Roman"/>
          <w:sz w:val="24"/>
          <w:szCs w:val="24"/>
        </w:rPr>
        <w:t xml:space="preserve"> </w:t>
      </w:r>
      <w:r w:rsidR="008737A9" w:rsidRPr="008D35DA">
        <w:rPr>
          <w:rFonts w:ascii="Times New Roman" w:hAnsi="Times New Roman" w:cs="Times New Roman"/>
          <w:sz w:val="24"/>
          <w:szCs w:val="24"/>
        </w:rPr>
        <w:t xml:space="preserve">consistency </w:t>
      </w:r>
      <w:r w:rsidR="00884305" w:rsidRPr="008D35DA">
        <w:rPr>
          <w:rFonts w:ascii="Times New Roman" w:hAnsi="Times New Roman" w:cs="Times New Roman"/>
          <w:sz w:val="24"/>
          <w:szCs w:val="24"/>
        </w:rPr>
        <w:t xml:space="preserve">with previous pre-season forecasts (DFO </w:t>
      </w:r>
      <w:r w:rsidR="00F70E66" w:rsidRPr="008D35DA">
        <w:rPr>
          <w:rFonts w:ascii="Times New Roman" w:hAnsi="Times New Roman" w:cs="Times New Roman"/>
          <w:sz w:val="24"/>
          <w:szCs w:val="24"/>
        </w:rPr>
        <w:t>2018</w:t>
      </w:r>
      <w:r w:rsidR="00884305" w:rsidRPr="008D35DA">
        <w:rPr>
          <w:rFonts w:ascii="Times New Roman" w:hAnsi="Times New Roman" w:cs="Times New Roman"/>
          <w:sz w:val="24"/>
          <w:szCs w:val="24"/>
        </w:rPr>
        <w:t xml:space="preserve">). </w:t>
      </w:r>
    </w:p>
    <w:p w14:paraId="4DDE1F9A" w14:textId="0E31AB94" w:rsidR="00884305" w:rsidRPr="002B6095" w:rsidRDefault="00884305" w:rsidP="002B6095">
      <w:pPr>
        <w:pStyle w:val="ListParagraph"/>
        <w:numPr>
          <w:ilvl w:val="1"/>
          <w:numId w:val="22"/>
        </w:numPr>
        <w:spacing w:line="480" w:lineRule="auto"/>
        <w:ind w:left="360"/>
        <w:rPr>
          <w:b/>
          <w:bCs/>
        </w:rPr>
      </w:pPr>
      <w:r w:rsidRPr="002B6095">
        <w:rPr>
          <w:b/>
          <w:bCs/>
        </w:rPr>
        <w:t>Environmental and ecological covariates</w:t>
      </w:r>
    </w:p>
    <w:p w14:paraId="7AFA8FF0" w14:textId="77FA9F79" w:rsidR="0094750A" w:rsidRPr="008D35DA" w:rsidRDefault="008F1DEB"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Previous pre-season forecasts have incorporated </w:t>
      </w:r>
      <w:r w:rsidR="00181519" w:rsidRPr="008D35DA">
        <w:rPr>
          <w:rFonts w:ascii="Times New Roman" w:hAnsi="Times New Roman" w:cs="Times New Roman"/>
          <w:sz w:val="24"/>
          <w:szCs w:val="24"/>
        </w:rPr>
        <w:t>a few</w:t>
      </w:r>
      <w:r w:rsidRPr="008D35DA">
        <w:rPr>
          <w:rFonts w:ascii="Times New Roman" w:hAnsi="Times New Roman" w:cs="Times New Roman"/>
          <w:sz w:val="24"/>
          <w:szCs w:val="24"/>
        </w:rPr>
        <w:t xml:space="preserve"> local and large-scale environmental </w:t>
      </w:r>
      <w:r w:rsidR="006F72D0">
        <w:rPr>
          <w:rFonts w:ascii="Times New Roman" w:hAnsi="Times New Roman" w:cs="Times New Roman"/>
          <w:sz w:val="24"/>
          <w:szCs w:val="24"/>
        </w:rPr>
        <w:t>covariates</w:t>
      </w:r>
      <w:r w:rsidR="006F72D0"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 the Northeast Pacific Ocean, including (1) </w:t>
      </w:r>
      <w:r w:rsidR="006F72D0">
        <w:rPr>
          <w:rFonts w:ascii="Times New Roman" w:hAnsi="Times New Roman" w:cs="Times New Roman"/>
          <w:sz w:val="24"/>
          <w:szCs w:val="24"/>
        </w:rPr>
        <w:t>PDO</w:t>
      </w:r>
      <w:r w:rsidRPr="008D35DA">
        <w:rPr>
          <w:rFonts w:ascii="Times New Roman" w:hAnsi="Times New Roman" w:cs="Times New Roman"/>
          <w:sz w:val="24"/>
          <w:szCs w:val="24"/>
        </w:rPr>
        <w:t xml:space="preserve"> in the winter preceding outmigration (November-March, Mantua et al. 1997), (2) monthly average SST (April-June) from Entrance Island lighthouse (</w:t>
      </w:r>
      <w:proofErr w:type="spellStart"/>
      <w:r w:rsidRPr="008D35DA">
        <w:rPr>
          <w:rFonts w:ascii="Times New Roman" w:hAnsi="Times New Roman" w:cs="Times New Roman"/>
          <w:sz w:val="24"/>
          <w:szCs w:val="24"/>
        </w:rPr>
        <w:t>Ei.SST</w:t>
      </w:r>
      <w:proofErr w:type="spellEnd"/>
      <w:r w:rsidRPr="008D35DA">
        <w:rPr>
          <w:rFonts w:ascii="Times New Roman" w:hAnsi="Times New Roman" w:cs="Times New Roman"/>
          <w:sz w:val="24"/>
          <w:szCs w:val="24"/>
        </w:rPr>
        <w:t>, Strait of Georgia, near Nanaimo, BC, Canada), (3) monthly average SST (April-July) from Pine Island (</w:t>
      </w:r>
      <w:proofErr w:type="spellStart"/>
      <w:r w:rsidRPr="008D35DA">
        <w:rPr>
          <w:rFonts w:ascii="Times New Roman" w:hAnsi="Times New Roman" w:cs="Times New Roman"/>
          <w:sz w:val="24"/>
          <w:szCs w:val="24"/>
        </w:rPr>
        <w:t>Pi.SST</w:t>
      </w:r>
      <w:proofErr w:type="spellEnd"/>
      <w:r w:rsidRPr="008D35DA">
        <w:rPr>
          <w:rFonts w:ascii="Times New Roman" w:hAnsi="Times New Roman" w:cs="Times New Roman"/>
          <w:sz w:val="24"/>
          <w:szCs w:val="24"/>
        </w:rPr>
        <w:t xml:space="preserve">, Northeast corner of Vancouver Island) of the year of outmigration, (4) peak </w:t>
      </w:r>
      <w:hyperlink r:id="rId15">
        <w:r w:rsidRPr="008D35DA">
          <w:rPr>
            <w:rFonts w:ascii="Times New Roman" w:hAnsi="Times New Roman" w:cs="Times New Roman"/>
            <w:sz w:val="24"/>
            <w:szCs w:val="24"/>
          </w:rPr>
          <w:t>Fraser River discharge (</w:t>
        </w:r>
        <w:proofErr w:type="spellStart"/>
        <w:r w:rsidRPr="008D35DA">
          <w:rPr>
            <w:rFonts w:ascii="Times New Roman" w:hAnsi="Times New Roman" w:cs="Times New Roman"/>
            <w:sz w:val="24"/>
            <w:szCs w:val="24"/>
          </w:rPr>
          <w:t>FRD.peak</w:t>
        </w:r>
        <w:proofErr w:type="spellEnd"/>
        <w:r w:rsidRPr="008D35DA">
          <w:rPr>
            <w:rFonts w:ascii="Times New Roman" w:hAnsi="Times New Roman" w:cs="Times New Roman"/>
            <w:sz w:val="24"/>
            <w:szCs w:val="24"/>
          </w:rPr>
          <w:t>), and (5) average Fraser River discharge (</w:t>
        </w:r>
        <w:proofErr w:type="spellStart"/>
        <w:r w:rsidRPr="008D35DA">
          <w:rPr>
            <w:rFonts w:ascii="Times New Roman" w:hAnsi="Times New Roman" w:cs="Times New Roman"/>
            <w:sz w:val="24"/>
            <w:szCs w:val="24"/>
          </w:rPr>
          <w:t>FRD.mean</w:t>
        </w:r>
        <w:proofErr w:type="spellEnd"/>
        <w:r w:rsidRPr="008D35DA">
          <w:rPr>
            <w:rFonts w:ascii="Times New Roman" w:hAnsi="Times New Roman" w:cs="Times New Roman"/>
            <w:sz w:val="24"/>
            <w:szCs w:val="24"/>
          </w:rPr>
          <w:t>) from April to June of the outmigration year, both measured at Hope, BC, Canada</w:t>
        </w:r>
        <w:r w:rsidRPr="008D35DA" w:rsidDel="007D1926">
          <w:rPr>
            <w:rFonts w:ascii="Times New Roman" w:hAnsi="Times New Roman" w:cs="Times New Roman"/>
            <w:sz w:val="24"/>
            <w:szCs w:val="24"/>
          </w:rPr>
          <w:t xml:space="preserve"> </w:t>
        </w:r>
      </w:hyperlink>
      <w:r w:rsidRPr="008D35DA">
        <w:rPr>
          <w:rFonts w:ascii="Times New Roman" w:hAnsi="Times New Roman" w:cs="Times New Roman"/>
          <w:sz w:val="24"/>
          <w:szCs w:val="24"/>
        </w:rPr>
        <w:t xml:space="preserve">(for data sources, please refer to </w:t>
      </w:r>
      <w:r w:rsidR="001057FD" w:rsidRPr="008D35DA">
        <w:rPr>
          <w:rFonts w:ascii="Times New Roman" w:hAnsi="Times New Roman" w:cs="Times New Roman"/>
          <w:sz w:val="24"/>
          <w:szCs w:val="24"/>
        </w:rPr>
        <w:t xml:space="preserve">DFO 2018; </w:t>
      </w:r>
      <w:r w:rsidRPr="008D35DA">
        <w:rPr>
          <w:rFonts w:ascii="Times New Roman" w:hAnsi="Times New Roman" w:cs="Times New Roman"/>
          <w:sz w:val="24"/>
          <w:szCs w:val="24"/>
        </w:rPr>
        <w:t xml:space="preserve">Hawkshaw et al. 2020a, b). </w:t>
      </w:r>
      <w:proofErr w:type="spellStart"/>
      <w:r w:rsidR="002424F4" w:rsidRPr="008D35DA">
        <w:rPr>
          <w:rFonts w:ascii="Times New Roman" w:hAnsi="Times New Roman" w:cs="Times New Roman"/>
          <w:sz w:val="24"/>
          <w:szCs w:val="24"/>
        </w:rPr>
        <w:t xml:space="preserve">All </w:t>
      </w:r>
      <w:del w:id="315" w:author="Holmes, John" w:date="2023-04-02T10:55:00Z">
        <w:r w:rsidR="002424F4" w:rsidRPr="008D35DA" w:rsidDel="008542A2">
          <w:rPr>
            <w:rFonts w:ascii="Times New Roman" w:hAnsi="Times New Roman" w:cs="Times New Roman"/>
            <w:sz w:val="24"/>
            <w:szCs w:val="24"/>
          </w:rPr>
          <w:delText xml:space="preserve">these </w:delText>
        </w:r>
      </w:del>
      <w:r w:rsidR="002424F4" w:rsidRPr="008D35DA">
        <w:rPr>
          <w:rFonts w:ascii="Times New Roman" w:hAnsi="Times New Roman" w:cs="Times New Roman"/>
          <w:sz w:val="24"/>
          <w:szCs w:val="24"/>
        </w:rPr>
        <w:t>time</w:t>
      </w:r>
      <w:proofErr w:type="spellEnd"/>
      <w:r w:rsidR="002424F4" w:rsidRPr="008D35DA">
        <w:rPr>
          <w:rFonts w:ascii="Times New Roman" w:hAnsi="Times New Roman" w:cs="Times New Roman"/>
          <w:sz w:val="24"/>
          <w:szCs w:val="24"/>
        </w:rPr>
        <w:t xml:space="preserve"> series of environmental indices were aligned with smolt outmigration year because that is when they</w:t>
      </w:r>
      <w:ins w:id="316" w:author="Fu, Caihong" w:date="2023-04-05T12:41:00Z">
        <w:r w:rsidR="00E72F7D">
          <w:rPr>
            <w:rFonts w:ascii="Times New Roman" w:hAnsi="Times New Roman" w:cs="Times New Roman"/>
            <w:sz w:val="24"/>
            <w:szCs w:val="24"/>
          </w:rPr>
          <w:t xml:space="preserve"> are</w:t>
        </w:r>
      </w:ins>
      <w:r w:rsidR="002424F4" w:rsidRPr="008D35DA">
        <w:rPr>
          <w:rFonts w:ascii="Times New Roman" w:hAnsi="Times New Roman" w:cs="Times New Roman"/>
          <w:sz w:val="24"/>
          <w:szCs w:val="24"/>
        </w:rPr>
        <w:t xml:space="preserve"> </w:t>
      </w:r>
      <w:ins w:id="317" w:author="Holmes, John" w:date="2023-04-02T10:55:00Z">
        <w:r w:rsidR="008542A2">
          <w:rPr>
            <w:rFonts w:ascii="Times New Roman" w:hAnsi="Times New Roman" w:cs="Times New Roman"/>
            <w:sz w:val="24"/>
            <w:szCs w:val="24"/>
          </w:rPr>
          <w:t xml:space="preserve">most </w:t>
        </w:r>
      </w:ins>
      <w:r w:rsidR="002424F4" w:rsidRPr="008D35DA">
        <w:rPr>
          <w:rFonts w:ascii="Times New Roman" w:hAnsi="Times New Roman" w:cs="Times New Roman"/>
          <w:sz w:val="24"/>
          <w:szCs w:val="24"/>
        </w:rPr>
        <w:t>influen</w:t>
      </w:r>
      <w:ins w:id="318" w:author="Holmes, John" w:date="2023-04-02T10:55:00Z">
        <w:r w:rsidR="008542A2">
          <w:rPr>
            <w:rFonts w:ascii="Times New Roman" w:hAnsi="Times New Roman" w:cs="Times New Roman"/>
            <w:sz w:val="24"/>
            <w:szCs w:val="24"/>
          </w:rPr>
          <w:t xml:space="preserve">tial on </w:t>
        </w:r>
      </w:ins>
      <w:del w:id="319" w:author="Holmes, John" w:date="2023-04-02T10:55:00Z">
        <w:r w:rsidR="002424F4" w:rsidRPr="008D35DA" w:rsidDel="008542A2">
          <w:rPr>
            <w:rFonts w:ascii="Times New Roman" w:hAnsi="Times New Roman" w:cs="Times New Roman"/>
            <w:sz w:val="24"/>
            <w:szCs w:val="24"/>
          </w:rPr>
          <w:delText xml:space="preserve">ce </w:delText>
        </w:r>
      </w:del>
      <w:r w:rsidR="002424F4" w:rsidRPr="008D35DA">
        <w:rPr>
          <w:rFonts w:ascii="Times New Roman" w:hAnsi="Times New Roman" w:cs="Times New Roman"/>
          <w:sz w:val="24"/>
          <w:szCs w:val="24"/>
        </w:rPr>
        <w:t xml:space="preserve">marine survival of </w:t>
      </w:r>
      <w:r w:rsidR="0078086B">
        <w:rPr>
          <w:rFonts w:ascii="Times New Roman" w:hAnsi="Times New Roman" w:cs="Times New Roman"/>
          <w:sz w:val="24"/>
          <w:szCs w:val="24"/>
        </w:rPr>
        <w:t>Sockeye</w:t>
      </w:r>
      <w:r w:rsidR="002424F4" w:rsidRPr="008D35DA">
        <w:rPr>
          <w:rFonts w:ascii="Times New Roman" w:hAnsi="Times New Roman" w:cs="Times New Roman"/>
          <w:sz w:val="24"/>
          <w:szCs w:val="24"/>
        </w:rPr>
        <w:t xml:space="preserve"> and other Pacific salmon species </w:t>
      </w:r>
      <w:del w:id="320" w:author="Holmes, John" w:date="2023-04-02T10:55:00Z">
        <w:r w:rsidR="002424F4" w:rsidRPr="008D35DA" w:rsidDel="008542A2">
          <w:rPr>
            <w:rFonts w:ascii="Times New Roman" w:hAnsi="Times New Roman" w:cs="Times New Roman"/>
            <w:sz w:val="24"/>
            <w:szCs w:val="24"/>
          </w:rPr>
          <w:delText xml:space="preserve">the most </w:delText>
        </w:r>
      </w:del>
      <w:r w:rsidR="002424F4" w:rsidRPr="008D35DA">
        <w:rPr>
          <w:rFonts w:ascii="Times New Roman" w:hAnsi="Times New Roman" w:cs="Times New Roman"/>
          <w:sz w:val="24"/>
          <w:szCs w:val="24"/>
        </w:rPr>
        <w:t>(</w:t>
      </w:r>
      <w:r w:rsidR="002424F4" w:rsidRPr="008D35DA">
        <w:rPr>
          <w:rFonts w:ascii="Times New Roman" w:hAnsi="Times New Roman" w:cs="Times New Roman"/>
          <w:color w:val="242424"/>
          <w:sz w:val="24"/>
          <w:szCs w:val="24"/>
          <w:shd w:val="clear" w:color="auto" w:fill="FFFFFF"/>
        </w:rPr>
        <w:t>Cass et al. 2006</w:t>
      </w:r>
      <w:r w:rsidR="002424F4" w:rsidRPr="008D35DA">
        <w:rPr>
          <w:rFonts w:ascii="Times New Roman" w:hAnsi="Times New Roman" w:cs="Times New Roman"/>
          <w:sz w:val="24"/>
          <w:szCs w:val="24"/>
        </w:rPr>
        <w:t xml:space="preserve">). </w:t>
      </w:r>
    </w:p>
    <w:p w14:paraId="5D6F42B1" w14:textId="7D20CAAB" w:rsidR="00884305" w:rsidRPr="008D35DA" w:rsidRDefault="00665A6A" w:rsidP="008D35DA">
      <w:pPr>
        <w:spacing w:line="480" w:lineRule="auto"/>
        <w:ind w:firstLine="360"/>
        <w:rPr>
          <w:rFonts w:ascii="Times New Roman" w:hAnsi="Times New Roman" w:cs="Times New Roman"/>
          <w:b/>
          <w:bCs/>
          <w:sz w:val="24"/>
          <w:szCs w:val="24"/>
        </w:rPr>
      </w:pPr>
      <w:r w:rsidRPr="008D35DA">
        <w:rPr>
          <w:rFonts w:ascii="Times New Roman" w:hAnsi="Times New Roman" w:cs="Times New Roman"/>
          <w:color w:val="242424"/>
          <w:sz w:val="24"/>
          <w:szCs w:val="24"/>
          <w:shd w:val="clear" w:color="auto" w:fill="FFFFFF"/>
        </w:rPr>
        <w:lastRenderedPageBreak/>
        <w:t xml:space="preserve">Exploration of new biological and environmental covariates that may explain the interannual variability in Fraser Sockeye recruitment has long been suggested (Grant et al. 2010; MacDonald and Grant 2012; DFO 2015; Hawkshaw et al. </w:t>
      </w:r>
      <w:r w:rsidR="00F70E66" w:rsidRPr="008D35DA">
        <w:rPr>
          <w:rFonts w:ascii="Times New Roman" w:hAnsi="Times New Roman" w:cs="Times New Roman"/>
          <w:color w:val="242424"/>
          <w:sz w:val="24"/>
          <w:szCs w:val="24"/>
          <w:shd w:val="clear" w:color="auto" w:fill="FFFFFF"/>
        </w:rPr>
        <w:t>2020a, b</w:t>
      </w:r>
      <w:r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Recent analyses found that survival of Fraser </w:t>
      </w:r>
      <w:r w:rsidR="0078086B">
        <w:rPr>
          <w:rFonts w:ascii="Times New Roman" w:hAnsi="Times New Roman" w:cs="Times New Roman"/>
          <w:color w:val="242424"/>
          <w:sz w:val="24"/>
          <w:szCs w:val="24"/>
          <w:shd w:val="clear" w:color="auto" w:fill="FFFFFF"/>
        </w:rPr>
        <w:t>Sockeye</w:t>
      </w:r>
      <w:r w:rsidR="0094750A" w:rsidRPr="008D35DA">
        <w:rPr>
          <w:rFonts w:ascii="Times New Roman" w:hAnsi="Times New Roman" w:cs="Times New Roman"/>
          <w:color w:val="242424"/>
          <w:sz w:val="24"/>
          <w:szCs w:val="24"/>
          <w:shd w:val="clear" w:color="auto" w:fill="FFFFFF"/>
        </w:rPr>
        <w:t xml:space="preserve"> exhibit</w:t>
      </w:r>
      <w:r w:rsidR="004263EC">
        <w:rPr>
          <w:rFonts w:ascii="Times New Roman" w:hAnsi="Times New Roman" w:cs="Times New Roman"/>
          <w:color w:val="242424"/>
          <w:sz w:val="24"/>
          <w:szCs w:val="24"/>
          <w:shd w:val="clear" w:color="auto" w:fill="FFFFFF"/>
        </w:rPr>
        <w:t>ed</w:t>
      </w:r>
      <w:r w:rsidR="0094750A" w:rsidRPr="008D35DA">
        <w:rPr>
          <w:rFonts w:ascii="Times New Roman" w:hAnsi="Times New Roman" w:cs="Times New Roman"/>
          <w:color w:val="242424"/>
          <w:sz w:val="24"/>
          <w:szCs w:val="24"/>
          <w:shd w:val="clear" w:color="auto" w:fill="FFFFFF"/>
        </w:rPr>
        <w:t xml:space="preserve"> a similar temporal pattern among all stocks, indicating that Fraser </w:t>
      </w:r>
      <w:r w:rsidR="0078086B">
        <w:rPr>
          <w:rFonts w:ascii="Times New Roman" w:hAnsi="Times New Roman" w:cs="Times New Roman"/>
          <w:color w:val="242424"/>
          <w:sz w:val="24"/>
          <w:szCs w:val="24"/>
          <w:shd w:val="clear" w:color="auto" w:fill="FFFFFF"/>
        </w:rPr>
        <w:t>Sockeye</w:t>
      </w:r>
      <w:r w:rsidR="0094750A" w:rsidRPr="008D35DA">
        <w:rPr>
          <w:rFonts w:ascii="Times New Roman" w:hAnsi="Times New Roman" w:cs="Times New Roman"/>
          <w:color w:val="242424"/>
          <w:sz w:val="24"/>
          <w:szCs w:val="24"/>
          <w:shd w:val="clear" w:color="auto" w:fill="FFFFFF"/>
        </w:rPr>
        <w:t xml:space="preserve"> stocks </w:t>
      </w:r>
      <w:r w:rsidR="004263EC">
        <w:rPr>
          <w:rFonts w:ascii="Times New Roman" w:hAnsi="Times New Roman" w:cs="Times New Roman"/>
          <w:color w:val="242424"/>
          <w:sz w:val="24"/>
          <w:szCs w:val="24"/>
          <w:shd w:val="clear" w:color="auto" w:fill="FFFFFF"/>
        </w:rPr>
        <w:t>might</w:t>
      </w:r>
      <w:r w:rsidR="0094750A" w:rsidRPr="008D35DA">
        <w:rPr>
          <w:rFonts w:ascii="Times New Roman" w:hAnsi="Times New Roman" w:cs="Times New Roman"/>
          <w:color w:val="242424"/>
          <w:sz w:val="24"/>
          <w:szCs w:val="24"/>
          <w:shd w:val="clear" w:color="auto" w:fill="FFFFFF"/>
        </w:rPr>
        <w:t xml:space="preserve"> be related to oceanic environmental conditions and competition among Pacific salmon at a global scale (Akenhead et al. 2016</w:t>
      </w:r>
      <w:r w:rsidR="00096DF9" w:rsidRPr="008D35DA">
        <w:rPr>
          <w:rFonts w:ascii="Times New Roman" w:hAnsi="Times New Roman" w:cs="Times New Roman"/>
          <w:color w:val="242424"/>
          <w:sz w:val="24"/>
          <w:szCs w:val="24"/>
          <w:shd w:val="clear" w:color="auto" w:fill="FFFFFF"/>
        </w:rPr>
        <w:t>a</w:t>
      </w:r>
      <w:r w:rsidR="0094750A" w:rsidRPr="008D35DA">
        <w:rPr>
          <w:rFonts w:ascii="Times New Roman" w:hAnsi="Times New Roman" w:cs="Times New Roman"/>
          <w:color w:val="242424"/>
          <w:sz w:val="24"/>
          <w:szCs w:val="24"/>
          <w:shd w:val="clear" w:color="auto" w:fill="FFFFFF"/>
        </w:rPr>
        <w:t xml:space="preserve">; Connors et al. 2020; DFO 2021; Ruggerone et al. 2021; Rosengard et al. </w:t>
      </w:r>
      <w:r w:rsidR="00F70E66" w:rsidRPr="008D35DA">
        <w:rPr>
          <w:rFonts w:ascii="Times New Roman" w:hAnsi="Times New Roman" w:cs="Times New Roman"/>
          <w:color w:val="242424"/>
          <w:sz w:val="24"/>
          <w:szCs w:val="24"/>
          <w:shd w:val="clear" w:color="auto" w:fill="FFFFFF"/>
        </w:rPr>
        <w:t>2021</w:t>
      </w:r>
      <w:r w:rsidR="0094750A" w:rsidRPr="008D35DA">
        <w:rPr>
          <w:rFonts w:ascii="Times New Roman" w:hAnsi="Times New Roman" w:cs="Times New Roman"/>
          <w:color w:val="242424"/>
          <w:sz w:val="24"/>
          <w:szCs w:val="24"/>
          <w:shd w:val="clear" w:color="auto" w:fill="FFFFFF"/>
        </w:rPr>
        <w:t xml:space="preserve">). Therefore, we </w:t>
      </w:r>
      <w:del w:id="321" w:author="Holmes, John" w:date="2023-04-02T10:57:00Z">
        <w:r w:rsidR="001C33A6" w:rsidRPr="008D35DA" w:rsidDel="00D2635C">
          <w:rPr>
            <w:rFonts w:ascii="Times New Roman" w:hAnsi="Times New Roman" w:cs="Times New Roman"/>
            <w:color w:val="242424"/>
            <w:sz w:val="24"/>
            <w:szCs w:val="24"/>
            <w:shd w:val="clear" w:color="auto" w:fill="FFFFFF"/>
          </w:rPr>
          <w:delText xml:space="preserve">further </w:delText>
        </w:r>
      </w:del>
      <w:r w:rsidR="001C33A6" w:rsidRPr="008D35DA">
        <w:rPr>
          <w:rFonts w:ascii="Times New Roman" w:hAnsi="Times New Roman" w:cs="Times New Roman"/>
          <w:color w:val="242424"/>
          <w:sz w:val="24"/>
          <w:szCs w:val="24"/>
          <w:shd w:val="clear" w:color="auto" w:fill="FFFFFF"/>
        </w:rPr>
        <w:t>include</w:t>
      </w:r>
      <w:r w:rsidR="00181519" w:rsidRPr="008D35DA">
        <w:rPr>
          <w:rFonts w:ascii="Times New Roman" w:hAnsi="Times New Roman" w:cs="Times New Roman"/>
          <w:color w:val="242424"/>
          <w:sz w:val="24"/>
          <w:szCs w:val="24"/>
          <w:shd w:val="clear" w:color="auto" w:fill="FFFFFF"/>
        </w:rPr>
        <w:t>d</w:t>
      </w:r>
      <w:r w:rsidR="001C33A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Gulf of Alaska </w:t>
      </w:r>
      <w:r w:rsidR="006F72D0">
        <w:rPr>
          <w:rFonts w:ascii="Times New Roman" w:hAnsi="Times New Roman" w:cs="Times New Roman"/>
          <w:color w:val="242424"/>
          <w:sz w:val="24"/>
          <w:szCs w:val="24"/>
          <w:shd w:val="clear" w:color="auto" w:fill="FFFFFF"/>
        </w:rPr>
        <w:t xml:space="preserve">SST </w:t>
      </w:r>
      <w:r w:rsidR="001C33A6" w:rsidRPr="008D35DA">
        <w:rPr>
          <w:rFonts w:ascii="Times New Roman" w:hAnsi="Times New Roman" w:cs="Times New Roman"/>
          <w:sz w:val="24"/>
          <w:szCs w:val="24"/>
        </w:rPr>
        <w:t>(GOA.SST)</w:t>
      </w:r>
      <w:ins w:id="322" w:author="Fu, Caihong" w:date="2023-04-05T12:58:00Z">
        <w:r w:rsidR="00DC1BD3" w:rsidRPr="00DC1BD3">
          <w:rPr>
            <w:rFonts w:ascii="Times New Roman" w:hAnsi="Times New Roman" w:cs="Times New Roman"/>
            <w:sz w:val="24"/>
            <w:szCs w:val="24"/>
          </w:rPr>
          <w:t xml:space="preserve"> </w:t>
        </w:r>
      </w:ins>
      <w:moveToRangeStart w:id="323" w:author="Fu, Caihong" w:date="2023-04-05T12:58:00Z" w:name="move131591900"/>
      <w:moveTo w:id="324" w:author="Fu, Caihong" w:date="2023-04-05T12:58:00Z">
        <w:r w:rsidR="00DC1BD3" w:rsidRPr="008D35DA">
          <w:rPr>
            <w:rFonts w:ascii="Times New Roman" w:hAnsi="Times New Roman" w:cs="Times New Roman"/>
            <w:sz w:val="24"/>
            <w:szCs w:val="24"/>
          </w:rPr>
          <w:t>time series</w:t>
        </w:r>
      </w:moveTo>
      <w:ins w:id="325" w:author="Fu, Caihong" w:date="2023-04-05T12:58:00Z">
        <w:r w:rsidR="00DC1BD3">
          <w:rPr>
            <w:rFonts w:ascii="Times New Roman" w:hAnsi="Times New Roman" w:cs="Times New Roman"/>
            <w:sz w:val="24"/>
            <w:szCs w:val="24"/>
          </w:rPr>
          <w:t>, which</w:t>
        </w:r>
      </w:ins>
      <w:moveTo w:id="326" w:author="Fu, Caihong" w:date="2023-04-05T12:58:00Z">
        <w:r w:rsidR="00DC1BD3" w:rsidRPr="008D35DA">
          <w:rPr>
            <w:rFonts w:ascii="Times New Roman" w:hAnsi="Times New Roman" w:cs="Times New Roman"/>
            <w:sz w:val="24"/>
            <w:szCs w:val="24"/>
          </w:rPr>
          <w:t xml:space="preserve"> was extracted from the COBE SST database (</w:t>
        </w:r>
        <w:r w:rsidR="00DC1BD3">
          <w:fldChar w:fldCharType="begin"/>
        </w:r>
        <w:r w:rsidR="00DC1BD3">
          <w:instrText xml:space="preserve"> HYPERLINK "https://psl.noaa.gov/data/gridded/data.cobe.html" </w:instrText>
        </w:r>
        <w:r w:rsidR="00DC1BD3">
          <w:fldChar w:fldCharType="separate"/>
        </w:r>
        <w:r w:rsidR="00DC1BD3" w:rsidRPr="008D35DA">
          <w:rPr>
            <w:rStyle w:val="Hyperlink"/>
            <w:rFonts w:ascii="Times New Roman" w:hAnsi="Times New Roman" w:cs="Times New Roman"/>
            <w:sz w:val="24"/>
            <w:szCs w:val="24"/>
          </w:rPr>
          <w:t>https://psl.noaa.gov/data/gridded/data.cobe.html</w:t>
        </w:r>
        <w:r w:rsidR="00DC1BD3">
          <w:rPr>
            <w:rStyle w:val="Hyperlink"/>
            <w:rFonts w:ascii="Times New Roman" w:hAnsi="Times New Roman" w:cs="Times New Roman"/>
            <w:sz w:val="24"/>
            <w:szCs w:val="24"/>
          </w:rPr>
          <w:fldChar w:fldCharType="end"/>
        </w:r>
        <w:r w:rsidR="00DC1BD3" w:rsidRPr="008D35DA">
          <w:rPr>
            <w:rFonts w:ascii="Times New Roman" w:hAnsi="Times New Roman" w:cs="Times New Roman"/>
            <w:sz w:val="24"/>
            <w:szCs w:val="24"/>
          </w:rPr>
          <w:t xml:space="preserve">), matching with the Fraser </w:t>
        </w:r>
        <w:r w:rsidR="00DC1BD3">
          <w:rPr>
            <w:rFonts w:ascii="Times New Roman" w:hAnsi="Times New Roman" w:cs="Times New Roman"/>
            <w:sz w:val="24"/>
            <w:szCs w:val="24"/>
          </w:rPr>
          <w:t>Sockeye</w:t>
        </w:r>
        <w:r w:rsidR="00DC1BD3" w:rsidRPr="008D35DA">
          <w:rPr>
            <w:rFonts w:ascii="Times New Roman" w:hAnsi="Times New Roman" w:cs="Times New Roman"/>
            <w:sz w:val="24"/>
            <w:szCs w:val="24"/>
          </w:rPr>
          <w:t xml:space="preserve"> distribution areas identified based on tagging stud</w:t>
        </w:r>
        <w:r w:rsidR="00DC1BD3">
          <w:rPr>
            <w:rFonts w:ascii="Times New Roman" w:hAnsi="Times New Roman" w:cs="Times New Roman"/>
            <w:sz w:val="24"/>
            <w:szCs w:val="24"/>
          </w:rPr>
          <w:t>ies</w:t>
        </w:r>
        <w:r w:rsidR="00DC1BD3" w:rsidRPr="008D35DA">
          <w:rPr>
            <w:rFonts w:ascii="Times New Roman" w:hAnsi="Times New Roman" w:cs="Times New Roman"/>
            <w:sz w:val="24"/>
            <w:szCs w:val="24"/>
          </w:rPr>
          <w:t xml:space="preserve"> (Myers et al. 1996; </w:t>
        </w:r>
        <w:r w:rsidR="00DC1BD3" w:rsidRPr="008D35DA">
          <w:rPr>
            <w:rFonts w:ascii="Times New Roman" w:hAnsi="Times New Roman" w:cs="Times New Roman"/>
            <w:noProof/>
            <w:sz w:val="24"/>
            <w:szCs w:val="24"/>
          </w:rPr>
          <w:t xml:space="preserve">Ishii et al. 2005; </w:t>
        </w:r>
        <w:r w:rsidR="00DC1BD3">
          <w:rPr>
            <w:rFonts w:ascii="Times New Roman" w:hAnsi="Times New Roman" w:cs="Times New Roman"/>
            <w:noProof/>
            <w:sz w:val="24"/>
            <w:szCs w:val="24"/>
          </w:rPr>
          <w:t xml:space="preserve">Supplementary </w:t>
        </w:r>
        <w:r w:rsidR="00DC1BD3" w:rsidRPr="008D35DA">
          <w:rPr>
            <w:rFonts w:ascii="Times New Roman" w:hAnsi="Times New Roman" w:cs="Times New Roman"/>
            <w:sz w:val="24"/>
            <w:szCs w:val="24"/>
          </w:rPr>
          <w:t>Figure S1).</w:t>
        </w:r>
      </w:moveTo>
      <w:moveToRangeEnd w:id="323"/>
      <w:r w:rsidR="001C33A6" w:rsidRPr="008D35DA">
        <w:rPr>
          <w:rFonts w:ascii="Times New Roman" w:hAnsi="Times New Roman" w:cs="Times New Roman"/>
          <w:sz w:val="24"/>
          <w:szCs w:val="24"/>
        </w:rPr>
        <w:t xml:space="preserve"> </w:t>
      </w:r>
      <w:ins w:id="327" w:author="Fu, Caihong" w:date="2023-04-05T12:59:00Z">
        <w:r w:rsidR="00DC1BD3">
          <w:rPr>
            <w:rFonts w:ascii="Times New Roman" w:hAnsi="Times New Roman" w:cs="Times New Roman"/>
            <w:sz w:val="24"/>
            <w:szCs w:val="24"/>
          </w:rPr>
          <w:t xml:space="preserve">We also included </w:t>
        </w:r>
      </w:ins>
      <w:del w:id="328" w:author="Fu, Caihong" w:date="2023-04-05T12:59:00Z">
        <w:r w:rsidR="0094750A" w:rsidRPr="008D35DA" w:rsidDel="00DC1BD3">
          <w:rPr>
            <w:rFonts w:ascii="Times New Roman" w:hAnsi="Times New Roman" w:cs="Times New Roman"/>
            <w:color w:val="242424"/>
            <w:sz w:val="24"/>
            <w:szCs w:val="24"/>
            <w:shd w:val="clear" w:color="auto" w:fill="FFFFFF"/>
          </w:rPr>
          <w:delText xml:space="preserve">and </w:delText>
        </w:r>
      </w:del>
      <w:ins w:id="329" w:author="Fu, Caihong" w:date="2023-04-05T12:59:00Z">
        <w:r w:rsidR="00DC1BD3">
          <w:rPr>
            <w:rFonts w:ascii="Times New Roman" w:hAnsi="Times New Roman" w:cs="Times New Roman"/>
            <w:color w:val="242424"/>
            <w:sz w:val="24"/>
            <w:szCs w:val="24"/>
            <w:shd w:val="clear" w:color="auto" w:fill="FFFFFF"/>
          </w:rPr>
          <w:t>the</w:t>
        </w:r>
      </w:ins>
      <w:ins w:id="330" w:author="Liu, Qi" w:date="2023-04-13T13:43:00Z">
        <w:r w:rsidR="00F26BD6">
          <w:rPr>
            <w:rFonts w:ascii="Times New Roman" w:hAnsi="Times New Roman" w:cs="Times New Roman"/>
            <w:color w:val="242424"/>
            <w:sz w:val="24"/>
            <w:szCs w:val="24"/>
            <w:shd w:val="clear" w:color="auto" w:fill="FFFFFF"/>
          </w:rPr>
          <w:t xml:space="preserve"> total</w:t>
        </w:r>
      </w:ins>
      <w:ins w:id="331" w:author="Fu, Caihong" w:date="2023-04-05T12:59:00Z">
        <w:r w:rsidR="00DC1BD3" w:rsidRPr="008D35DA">
          <w:rPr>
            <w:rFonts w:ascii="Times New Roman" w:hAnsi="Times New Roman" w:cs="Times New Roman"/>
            <w:color w:val="242424"/>
            <w:sz w:val="24"/>
            <w:szCs w:val="24"/>
            <w:shd w:val="clear" w:color="auto" w:fill="FFFFFF"/>
          </w:rPr>
          <w:t xml:space="preserve"> </w:t>
        </w:r>
      </w:ins>
      <w:commentRangeStart w:id="332"/>
      <w:commentRangeStart w:id="333"/>
      <w:commentRangeStart w:id="334"/>
      <w:r w:rsidR="00C43BB4" w:rsidRPr="008D35DA">
        <w:rPr>
          <w:rFonts w:ascii="Times New Roman" w:hAnsi="Times New Roman" w:cs="Times New Roman"/>
          <w:color w:val="242424"/>
          <w:sz w:val="24"/>
          <w:szCs w:val="24"/>
          <w:shd w:val="clear" w:color="auto" w:fill="FFFFFF"/>
        </w:rPr>
        <w:t xml:space="preserve">abundance </w:t>
      </w:r>
      <w:ins w:id="335" w:author="Fu, Caihong" w:date="2023-04-05T12:51:00Z">
        <w:r w:rsidR="00B348BC">
          <w:rPr>
            <w:rFonts w:ascii="Times New Roman" w:hAnsi="Times New Roman" w:cs="Times New Roman"/>
            <w:color w:val="242424"/>
            <w:sz w:val="24"/>
            <w:szCs w:val="24"/>
            <w:shd w:val="clear" w:color="auto" w:fill="FFFFFF"/>
          </w:rPr>
          <w:t xml:space="preserve">(i.e., </w:t>
        </w:r>
        <w:r w:rsidR="00B348BC" w:rsidRPr="00B348BC">
          <w:rPr>
            <w:rFonts w:ascii="Times New Roman" w:hAnsi="Times New Roman" w:cs="Times New Roman"/>
            <w:color w:val="242424"/>
            <w:sz w:val="24"/>
            <w:szCs w:val="24"/>
            <w:shd w:val="clear" w:color="auto" w:fill="FFFFFF"/>
          </w:rPr>
          <w:t>catch plus escapement</w:t>
        </w:r>
        <w:del w:id="336" w:author="Liu, Qi" w:date="2023-04-13T13:43:00Z">
          <w:r w:rsidR="00B348BC" w:rsidRPr="00B348BC" w:rsidDel="00F26BD6">
            <w:rPr>
              <w:rFonts w:ascii="Times New Roman" w:hAnsi="Times New Roman" w:cs="Times New Roman"/>
              <w:color w:val="242424"/>
              <w:sz w:val="24"/>
              <w:szCs w:val="24"/>
              <w:shd w:val="clear" w:color="auto" w:fill="FFFFFF"/>
            </w:rPr>
            <w:delText xml:space="preserve"> </w:delText>
          </w:r>
        </w:del>
      </w:ins>
      <w:ins w:id="337" w:author="Fu, Caihong" w:date="2023-04-05T12:52:00Z">
        <w:del w:id="338" w:author="Liu, Qi" w:date="2023-04-13T13:43:00Z">
          <w:r w:rsidR="00B348BC" w:rsidDel="00F26BD6">
            <w:rPr>
              <w:rFonts w:ascii="Times New Roman" w:hAnsi="Times New Roman" w:cs="Times New Roman"/>
              <w:color w:val="242424"/>
              <w:sz w:val="24"/>
              <w:szCs w:val="24"/>
              <w:shd w:val="clear" w:color="auto" w:fill="FFFFFF"/>
            </w:rPr>
            <w:delText>to the Fraser River</w:delText>
          </w:r>
        </w:del>
      </w:ins>
      <w:ins w:id="339" w:author="Fu, Caihong" w:date="2023-04-05T12:53:00Z">
        <w:r w:rsidR="00B348BC">
          <w:rPr>
            <w:rFonts w:ascii="Times New Roman" w:hAnsi="Times New Roman" w:cs="Times New Roman"/>
            <w:color w:val="242424"/>
            <w:sz w:val="24"/>
            <w:szCs w:val="24"/>
            <w:shd w:val="clear" w:color="auto" w:fill="FFFFFF"/>
          </w:rPr>
          <w:t>)</w:t>
        </w:r>
      </w:ins>
      <w:ins w:id="340" w:author="Fu, Caihong" w:date="2023-04-05T12:52:00Z">
        <w:r w:rsidR="00B348BC">
          <w:rPr>
            <w:rFonts w:ascii="Times New Roman" w:hAnsi="Times New Roman" w:cs="Times New Roman"/>
            <w:color w:val="242424"/>
            <w:sz w:val="24"/>
            <w:szCs w:val="24"/>
            <w:shd w:val="clear" w:color="auto" w:fill="FFFFFF"/>
          </w:rPr>
          <w:t xml:space="preserve"> </w:t>
        </w:r>
      </w:ins>
      <w:r w:rsidR="00C43BB4" w:rsidRPr="008D35DA">
        <w:rPr>
          <w:rFonts w:ascii="Times New Roman" w:hAnsi="Times New Roman" w:cs="Times New Roman"/>
          <w:color w:val="242424"/>
          <w:sz w:val="24"/>
          <w:szCs w:val="24"/>
          <w:shd w:val="clear" w:color="auto" w:fill="FFFFFF"/>
        </w:rPr>
        <w:t xml:space="preserve">of </w:t>
      </w:r>
      <w:del w:id="341" w:author="Liu, Qi" w:date="2023-04-13T13:41:00Z">
        <w:r w:rsidR="00C43BB4" w:rsidRPr="008D35DA" w:rsidDel="00F26BD6">
          <w:rPr>
            <w:rFonts w:ascii="Times New Roman" w:hAnsi="Times New Roman" w:cs="Times New Roman"/>
            <w:color w:val="242424"/>
            <w:sz w:val="24"/>
            <w:szCs w:val="24"/>
            <w:shd w:val="clear" w:color="auto" w:fill="FFFFFF"/>
          </w:rPr>
          <w:delText xml:space="preserve">other </w:delText>
        </w:r>
      </w:del>
      <w:r w:rsidR="0094750A" w:rsidRPr="008D35DA">
        <w:rPr>
          <w:rFonts w:ascii="Times New Roman" w:hAnsi="Times New Roman" w:cs="Times New Roman"/>
          <w:color w:val="242424"/>
          <w:sz w:val="24"/>
          <w:szCs w:val="24"/>
          <w:shd w:val="clear" w:color="auto" w:fill="FFFFFF"/>
        </w:rPr>
        <w:t xml:space="preserve">Pacific salmon </w:t>
      </w:r>
      <w:commentRangeEnd w:id="332"/>
      <w:r w:rsidR="00D2635C">
        <w:rPr>
          <w:rStyle w:val="CommentReference"/>
        </w:rPr>
        <w:commentReference w:id="332"/>
      </w:r>
      <w:commentRangeEnd w:id="333"/>
      <w:r w:rsidR="006C0D34">
        <w:rPr>
          <w:rStyle w:val="CommentReference"/>
        </w:rPr>
        <w:commentReference w:id="333"/>
      </w:r>
      <w:commentRangeEnd w:id="334"/>
      <w:r w:rsidR="00F26BD6">
        <w:rPr>
          <w:rStyle w:val="CommentReference"/>
        </w:rPr>
        <w:commentReference w:id="334"/>
      </w:r>
      <w:del w:id="342" w:author="Liu, Qi" w:date="2023-04-13T13:44:00Z">
        <w:r w:rsidR="00C43BB4" w:rsidRPr="008D35DA" w:rsidDel="00F26BD6">
          <w:rPr>
            <w:rFonts w:ascii="Times New Roman" w:hAnsi="Times New Roman" w:cs="Times New Roman"/>
            <w:color w:val="242424"/>
            <w:sz w:val="24"/>
            <w:szCs w:val="24"/>
            <w:shd w:val="clear" w:color="auto" w:fill="FFFFFF"/>
          </w:rPr>
          <w:delText xml:space="preserve">species </w:delText>
        </w:r>
      </w:del>
      <w:ins w:id="343" w:author="Liu, Qi" w:date="2023-04-13T13:44:00Z">
        <w:r w:rsidR="00F26BD6">
          <w:rPr>
            <w:rFonts w:ascii="Times New Roman" w:hAnsi="Times New Roman" w:cs="Times New Roman"/>
            <w:color w:val="242424"/>
            <w:sz w:val="24"/>
            <w:szCs w:val="24"/>
            <w:shd w:val="clear" w:color="auto" w:fill="FFFFFF"/>
          </w:rPr>
          <w:t xml:space="preserve">returning from the North Pacific Ocean to streams in Asia and North America as </w:t>
        </w:r>
      </w:ins>
      <w:ins w:id="344" w:author="Liu, Qi" w:date="2023-04-13T13:45:00Z">
        <w:r w:rsidR="00F26BD6">
          <w:rPr>
            <w:rFonts w:ascii="Times New Roman" w:hAnsi="Times New Roman" w:cs="Times New Roman"/>
            <w:color w:val="242424"/>
            <w:sz w:val="24"/>
            <w:szCs w:val="24"/>
            <w:shd w:val="clear" w:color="auto" w:fill="FFFFFF"/>
          </w:rPr>
          <w:t>covariates</w:t>
        </w:r>
      </w:ins>
      <w:ins w:id="345" w:author="Liu, Qi" w:date="2023-04-13T13:44:00Z">
        <w:r w:rsidR="00F26BD6" w:rsidRPr="008D35DA">
          <w:rPr>
            <w:rFonts w:ascii="Times New Roman" w:hAnsi="Times New Roman" w:cs="Times New Roman"/>
            <w:color w:val="242424"/>
            <w:sz w:val="24"/>
            <w:szCs w:val="24"/>
            <w:shd w:val="clear" w:color="auto" w:fill="FFFFFF"/>
          </w:rPr>
          <w:t xml:space="preserve"> </w:t>
        </w:r>
      </w:ins>
      <w:r w:rsidR="0094750A" w:rsidRPr="008D35DA">
        <w:rPr>
          <w:rFonts w:ascii="Times New Roman" w:hAnsi="Times New Roman" w:cs="Times New Roman"/>
          <w:color w:val="242424"/>
          <w:sz w:val="24"/>
          <w:szCs w:val="24"/>
          <w:shd w:val="clear" w:color="auto" w:fill="FFFFFF"/>
        </w:rPr>
        <w:t>in the stock-recruitment models</w:t>
      </w:r>
      <w:del w:id="346" w:author="Fu, Caihong" w:date="2023-04-05T13:00:00Z">
        <w:r w:rsidR="00C43BB4" w:rsidRPr="008D35DA" w:rsidDel="00DC1BD3">
          <w:rPr>
            <w:rFonts w:ascii="Times New Roman" w:hAnsi="Times New Roman" w:cs="Times New Roman"/>
            <w:color w:val="242424"/>
            <w:sz w:val="24"/>
            <w:szCs w:val="24"/>
            <w:shd w:val="clear" w:color="auto" w:fill="FFFFFF"/>
          </w:rPr>
          <w:delText>,</w:delText>
        </w:r>
        <w:r w:rsidR="0094750A" w:rsidRPr="008D35DA" w:rsidDel="00DC1BD3">
          <w:rPr>
            <w:rFonts w:ascii="Times New Roman" w:hAnsi="Times New Roman" w:cs="Times New Roman"/>
            <w:color w:val="242424"/>
            <w:sz w:val="24"/>
            <w:szCs w:val="24"/>
            <w:shd w:val="clear" w:color="auto" w:fill="FFFFFF"/>
          </w:rPr>
          <w:delText xml:space="preserve"> </w:delText>
        </w:r>
      </w:del>
      <w:ins w:id="347" w:author="Fu, Caihong" w:date="2023-04-05T13:00:00Z">
        <w:r w:rsidR="00DC1BD3">
          <w:rPr>
            <w:rFonts w:ascii="Times New Roman" w:hAnsi="Times New Roman" w:cs="Times New Roman"/>
            <w:color w:val="242424"/>
            <w:sz w:val="24"/>
            <w:szCs w:val="24"/>
            <w:shd w:val="clear" w:color="auto" w:fill="FFFFFF"/>
          </w:rPr>
          <w:t>.</w:t>
        </w:r>
        <w:r w:rsidR="00DC1BD3" w:rsidRPr="008D35DA">
          <w:rPr>
            <w:rFonts w:ascii="Times New Roman" w:hAnsi="Times New Roman" w:cs="Times New Roman"/>
            <w:color w:val="242424"/>
            <w:sz w:val="24"/>
            <w:szCs w:val="24"/>
            <w:shd w:val="clear" w:color="auto" w:fill="FFFFFF"/>
          </w:rPr>
          <w:t xml:space="preserve"> </w:t>
        </w:r>
      </w:ins>
      <w:moveToRangeStart w:id="348" w:author="Fu, Caihong" w:date="2023-04-05T13:01:00Z" w:name="move131592095"/>
      <w:moveTo w:id="349" w:author="Fu, Caihong" w:date="2023-04-05T13:01:00Z">
        <w:del w:id="350" w:author="Fu, Caihong" w:date="2023-04-05T13:01:00Z">
          <w:r w:rsidR="00DC1BD3" w:rsidRPr="008D35DA" w:rsidDel="00DC1BD3">
            <w:rPr>
              <w:rFonts w:ascii="Times New Roman" w:hAnsi="Times New Roman" w:cs="Times New Roman"/>
              <w:sz w:val="24"/>
              <w:szCs w:val="24"/>
            </w:rPr>
            <w:delText>For the abundance of other Pacific salmon species, we s</w:delText>
          </w:r>
        </w:del>
      </w:moveTo>
      <w:ins w:id="351" w:author="Fu, Caihong" w:date="2023-04-05T13:01:00Z">
        <w:r w:rsidR="00DC1BD3">
          <w:rPr>
            <w:rFonts w:ascii="Times New Roman" w:hAnsi="Times New Roman" w:cs="Times New Roman"/>
            <w:sz w:val="24"/>
            <w:szCs w:val="24"/>
          </w:rPr>
          <w:t>S</w:t>
        </w:r>
      </w:ins>
      <w:moveTo w:id="352" w:author="Fu, Caihong" w:date="2023-04-05T13:01:00Z">
        <w:r w:rsidR="00DC1BD3" w:rsidRPr="008D35DA">
          <w:rPr>
            <w:rFonts w:ascii="Times New Roman" w:hAnsi="Times New Roman" w:cs="Times New Roman"/>
            <w:sz w:val="24"/>
            <w:szCs w:val="24"/>
          </w:rPr>
          <w:t>pecifically</w:t>
        </w:r>
      </w:moveTo>
      <w:ins w:id="353" w:author="Fu, Caihong" w:date="2023-04-05T13:01:00Z">
        <w:r w:rsidR="00DC1BD3">
          <w:rPr>
            <w:rFonts w:ascii="Times New Roman" w:hAnsi="Times New Roman" w:cs="Times New Roman"/>
            <w:sz w:val="24"/>
            <w:szCs w:val="24"/>
          </w:rPr>
          <w:t>,</w:t>
        </w:r>
      </w:ins>
      <w:moveTo w:id="354" w:author="Fu, Caihong" w:date="2023-04-05T13:01:00Z">
        <w:r w:rsidR="00DC1BD3" w:rsidRPr="008D35DA">
          <w:rPr>
            <w:rFonts w:ascii="Times New Roman" w:hAnsi="Times New Roman" w:cs="Times New Roman"/>
            <w:sz w:val="24"/>
            <w:szCs w:val="24"/>
          </w:rPr>
          <w:t xml:space="preserve"> </w:t>
        </w:r>
      </w:moveTo>
      <w:ins w:id="355" w:author="Fu, Caihong" w:date="2023-04-05T13:01:00Z">
        <w:r w:rsidR="00DC1BD3">
          <w:rPr>
            <w:rFonts w:ascii="Times New Roman" w:hAnsi="Times New Roman" w:cs="Times New Roman"/>
            <w:sz w:val="24"/>
            <w:szCs w:val="24"/>
          </w:rPr>
          <w:t xml:space="preserve">we </w:t>
        </w:r>
      </w:ins>
      <w:moveTo w:id="356" w:author="Fu, Caihong" w:date="2023-04-05T13:01:00Z">
        <w:r w:rsidR="00DC1BD3" w:rsidRPr="008D35DA">
          <w:rPr>
            <w:rFonts w:ascii="Times New Roman" w:hAnsi="Times New Roman" w:cs="Times New Roman"/>
            <w:sz w:val="24"/>
            <w:szCs w:val="24"/>
          </w:rPr>
          <w:t xml:space="preserve">chose </w:t>
        </w:r>
        <w:commentRangeStart w:id="357"/>
        <w:r w:rsidR="00DC1BD3" w:rsidRPr="008D35DA">
          <w:rPr>
            <w:rFonts w:ascii="Times New Roman" w:hAnsi="Times New Roman" w:cs="Times New Roman"/>
            <w:sz w:val="24"/>
            <w:szCs w:val="24"/>
          </w:rPr>
          <w:t xml:space="preserve">annual abundance </w:t>
        </w:r>
        <w:del w:id="358" w:author="Fu, Caihong" w:date="2023-04-05T13:02:00Z">
          <w:r w:rsidR="00DC1BD3" w:rsidRPr="008D35DA" w:rsidDel="00DC1BD3">
            <w:rPr>
              <w:rFonts w:ascii="Times New Roman" w:hAnsi="Times New Roman" w:cs="Times New Roman"/>
              <w:sz w:val="24"/>
              <w:szCs w:val="24"/>
            </w:rPr>
            <w:delText xml:space="preserve">(catch plus spawning escapement) </w:delText>
          </w:r>
          <w:commentRangeEnd w:id="357"/>
          <w:r w:rsidR="00DC1BD3" w:rsidDel="00DC1BD3">
            <w:rPr>
              <w:rStyle w:val="CommentReference"/>
            </w:rPr>
            <w:commentReference w:id="357"/>
          </w:r>
        </w:del>
        <w:r w:rsidR="00DC1BD3" w:rsidRPr="008D35DA">
          <w:rPr>
            <w:rFonts w:ascii="Times New Roman" w:hAnsi="Times New Roman" w:cs="Times New Roman"/>
            <w:sz w:val="24"/>
            <w:szCs w:val="24"/>
          </w:rPr>
          <w:t>of adult Pink, Chum, and</w:t>
        </w:r>
        <w:del w:id="359" w:author="Liu, Qi" w:date="2023-04-13T13:46:00Z">
          <w:r w:rsidR="00DC1BD3" w:rsidRPr="008D35DA" w:rsidDel="00F26BD6">
            <w:rPr>
              <w:rFonts w:ascii="Times New Roman" w:hAnsi="Times New Roman" w:cs="Times New Roman"/>
              <w:sz w:val="24"/>
              <w:szCs w:val="24"/>
            </w:rPr>
            <w:delText xml:space="preserve"> </w:delText>
          </w:r>
          <w:commentRangeStart w:id="360"/>
          <w:r w:rsidR="00DC1BD3" w:rsidRPr="008D35DA" w:rsidDel="00F26BD6">
            <w:rPr>
              <w:rFonts w:ascii="Times New Roman" w:hAnsi="Times New Roman" w:cs="Times New Roman"/>
              <w:sz w:val="24"/>
              <w:szCs w:val="24"/>
            </w:rPr>
            <w:delText>other</w:delText>
          </w:r>
        </w:del>
        <w:r w:rsidR="00DC1BD3" w:rsidRPr="008D35DA">
          <w:rPr>
            <w:rFonts w:ascii="Times New Roman" w:hAnsi="Times New Roman" w:cs="Times New Roman"/>
            <w:sz w:val="24"/>
            <w:szCs w:val="24"/>
          </w:rPr>
          <w:t xml:space="preserve"> </w:t>
        </w:r>
      </w:moveTo>
      <w:commentRangeEnd w:id="360"/>
      <w:r w:rsidR="00F26BD6">
        <w:rPr>
          <w:rStyle w:val="CommentReference"/>
        </w:rPr>
        <w:commentReference w:id="360"/>
      </w:r>
      <w:moveTo w:id="361" w:author="Fu, Caihong" w:date="2023-04-05T13:01:00Z">
        <w:r w:rsidR="00DC1BD3">
          <w:rPr>
            <w:rFonts w:ascii="Times New Roman" w:hAnsi="Times New Roman" w:cs="Times New Roman"/>
            <w:sz w:val="24"/>
            <w:szCs w:val="24"/>
          </w:rPr>
          <w:t>Sockeye</w:t>
        </w:r>
        <w:r w:rsidR="00DC1BD3" w:rsidRPr="008D35DA">
          <w:rPr>
            <w:rFonts w:ascii="Times New Roman" w:hAnsi="Times New Roman" w:cs="Times New Roman"/>
            <w:sz w:val="24"/>
            <w:szCs w:val="24"/>
          </w:rPr>
          <w:t xml:space="preserve"> stocks,</w:t>
        </w:r>
      </w:moveTo>
      <w:ins w:id="362" w:author="Fu, Caihong" w:date="2023-04-05T13:04:00Z">
        <w:r w:rsidR="00DC1BD3">
          <w:rPr>
            <w:rFonts w:ascii="Times New Roman" w:hAnsi="Times New Roman" w:cs="Times New Roman"/>
            <w:sz w:val="24"/>
            <w:szCs w:val="24"/>
          </w:rPr>
          <w:t xml:space="preserve"> respectively, </w:t>
        </w:r>
        <w:del w:id="363" w:author="Liu, Qi" w:date="2023-04-13T13:47:00Z">
          <w:r w:rsidR="00DC1BD3" w:rsidDel="00F26BD6">
            <w:rPr>
              <w:rFonts w:ascii="Times New Roman" w:hAnsi="Times New Roman" w:cs="Times New Roman"/>
              <w:sz w:val="24"/>
              <w:szCs w:val="24"/>
            </w:rPr>
            <w:delText xml:space="preserve">as well </w:delText>
          </w:r>
        </w:del>
      </w:ins>
      <w:ins w:id="364" w:author="Fu, Caihong" w:date="2023-04-05T13:05:00Z">
        <w:del w:id="365" w:author="Liu, Qi" w:date="2023-04-13T13:47:00Z">
          <w:r w:rsidR="00DC1BD3" w:rsidDel="00F26BD6">
            <w:rPr>
              <w:rFonts w:ascii="Times New Roman" w:hAnsi="Times New Roman" w:cs="Times New Roman"/>
              <w:sz w:val="24"/>
              <w:szCs w:val="24"/>
            </w:rPr>
            <w:delText>as</w:delText>
          </w:r>
        </w:del>
      </w:ins>
      <w:ins w:id="366" w:author="Liu, Qi" w:date="2023-04-13T13:47:00Z">
        <w:r w:rsidR="00F26BD6">
          <w:rPr>
            <w:rFonts w:ascii="Times New Roman" w:hAnsi="Times New Roman" w:cs="Times New Roman"/>
            <w:sz w:val="24"/>
            <w:szCs w:val="24"/>
          </w:rPr>
          <w:t>and</w:t>
        </w:r>
      </w:ins>
      <w:ins w:id="367" w:author="Fu, Caihong" w:date="2023-04-05T13:05:00Z">
        <w:r w:rsidR="00DC1BD3">
          <w:rPr>
            <w:rFonts w:ascii="Times New Roman" w:hAnsi="Times New Roman" w:cs="Times New Roman"/>
            <w:sz w:val="24"/>
            <w:szCs w:val="24"/>
          </w:rPr>
          <w:t xml:space="preserve"> the </w:t>
        </w:r>
        <w:del w:id="368" w:author="Liu, Qi" w:date="2023-04-13T13:47:00Z">
          <w:r w:rsidR="00DC1BD3" w:rsidDel="00F26BD6">
            <w:rPr>
              <w:rFonts w:ascii="Times New Roman" w:hAnsi="Times New Roman" w:cs="Times New Roman"/>
              <w:sz w:val="24"/>
              <w:szCs w:val="24"/>
            </w:rPr>
            <w:delText>total abundance</w:delText>
          </w:r>
        </w:del>
      </w:ins>
      <w:ins w:id="369" w:author="Liu, Qi" w:date="2023-04-13T13:47:00Z">
        <w:r w:rsidR="00F26BD6">
          <w:rPr>
            <w:rFonts w:ascii="Times New Roman" w:hAnsi="Times New Roman" w:cs="Times New Roman"/>
            <w:sz w:val="24"/>
            <w:szCs w:val="24"/>
          </w:rPr>
          <w:t>sum</w:t>
        </w:r>
      </w:ins>
      <w:ins w:id="370" w:author="Fu, Caihong" w:date="2023-04-05T13:05:00Z">
        <w:r w:rsidR="00DC1BD3">
          <w:rPr>
            <w:rFonts w:ascii="Times New Roman" w:hAnsi="Times New Roman" w:cs="Times New Roman"/>
            <w:sz w:val="24"/>
            <w:szCs w:val="24"/>
          </w:rPr>
          <w:t xml:space="preserve"> of </w:t>
        </w:r>
      </w:ins>
      <w:moveTo w:id="371" w:author="Fu, Caihong" w:date="2023-04-05T13:01:00Z">
        <w:del w:id="372" w:author="Fu, Caihong" w:date="2023-04-05T13:05:00Z">
          <w:r w:rsidR="00DC1BD3" w:rsidRPr="008D35DA" w:rsidDel="00DC1BD3">
            <w:rPr>
              <w:rFonts w:ascii="Times New Roman" w:hAnsi="Times New Roman" w:cs="Times New Roman"/>
              <w:sz w:val="24"/>
              <w:szCs w:val="24"/>
            </w:rPr>
            <w:delText xml:space="preserve"> and </w:delText>
          </w:r>
        </w:del>
        <w:r w:rsidR="00DC1BD3" w:rsidRPr="008D35DA">
          <w:rPr>
            <w:rFonts w:ascii="Times New Roman" w:hAnsi="Times New Roman" w:cs="Times New Roman"/>
            <w:sz w:val="24"/>
            <w:szCs w:val="24"/>
          </w:rPr>
          <w:t xml:space="preserve">all three </w:t>
        </w:r>
      </w:moveTo>
      <w:ins w:id="373" w:author="Fu, Caihong" w:date="2023-04-05T13:08:00Z">
        <w:r w:rsidR="006A58B7">
          <w:rPr>
            <w:rFonts w:ascii="Times New Roman" w:hAnsi="Times New Roman" w:cs="Times New Roman"/>
            <w:sz w:val="24"/>
            <w:szCs w:val="24"/>
          </w:rPr>
          <w:t xml:space="preserve">salmon </w:t>
        </w:r>
      </w:ins>
      <w:moveTo w:id="374" w:author="Fu, Caihong" w:date="2023-04-05T13:01:00Z">
        <w:r w:rsidR="00DC1BD3" w:rsidRPr="008D35DA">
          <w:rPr>
            <w:rFonts w:ascii="Times New Roman" w:hAnsi="Times New Roman" w:cs="Times New Roman"/>
            <w:sz w:val="24"/>
            <w:szCs w:val="24"/>
          </w:rPr>
          <w:t xml:space="preserve">species </w:t>
        </w:r>
      </w:moveTo>
      <w:ins w:id="375" w:author="Liu, Qi" w:date="2023-04-13T13:47:00Z">
        <w:r w:rsidR="00F26BD6">
          <w:rPr>
            <w:rFonts w:ascii="Times New Roman" w:hAnsi="Times New Roman" w:cs="Times New Roman"/>
            <w:sz w:val="24"/>
            <w:szCs w:val="24"/>
          </w:rPr>
          <w:t>abun</w:t>
        </w:r>
      </w:ins>
      <w:ins w:id="376" w:author="Liu, Qi" w:date="2023-04-13T13:48:00Z">
        <w:r w:rsidR="00F26BD6">
          <w:rPr>
            <w:rFonts w:ascii="Times New Roman" w:hAnsi="Times New Roman" w:cs="Times New Roman"/>
            <w:sz w:val="24"/>
            <w:szCs w:val="24"/>
          </w:rPr>
          <w:t xml:space="preserve">dance </w:t>
        </w:r>
      </w:ins>
      <w:moveTo w:id="377" w:author="Fu, Caihong" w:date="2023-04-05T13:01:00Z">
        <w:del w:id="378" w:author="Fu, Caihong" w:date="2023-04-05T13:05:00Z">
          <w:r w:rsidR="00DC1BD3" w:rsidRPr="008D35DA" w:rsidDel="00DC1BD3">
            <w:rPr>
              <w:rFonts w:ascii="Times New Roman" w:hAnsi="Times New Roman" w:cs="Times New Roman"/>
              <w:sz w:val="24"/>
              <w:szCs w:val="24"/>
            </w:rPr>
            <w:delText>combined</w:delText>
          </w:r>
          <w:r w:rsidR="00DC1BD3" w:rsidDel="00DC1BD3">
            <w:rPr>
              <w:rFonts w:ascii="Times New Roman" w:hAnsi="Times New Roman" w:cs="Times New Roman"/>
              <w:sz w:val="24"/>
              <w:szCs w:val="24"/>
            </w:rPr>
            <w:delText xml:space="preserve"> </w:delText>
          </w:r>
        </w:del>
        <w:r w:rsidR="00DC1BD3" w:rsidRPr="008D35DA">
          <w:rPr>
            <w:rFonts w:ascii="Times New Roman" w:hAnsi="Times New Roman" w:cs="Times New Roman"/>
            <w:sz w:val="24"/>
            <w:szCs w:val="24"/>
          </w:rPr>
          <w:t>(</w:t>
        </w:r>
        <w:proofErr w:type="spellStart"/>
        <w:r w:rsidR="00DC1BD3" w:rsidRPr="008D35DA">
          <w:rPr>
            <w:rFonts w:ascii="Times New Roman" w:hAnsi="Times New Roman" w:cs="Times New Roman"/>
            <w:sz w:val="24"/>
            <w:szCs w:val="24"/>
          </w:rPr>
          <w:t>Salmon.Total</w:t>
        </w:r>
        <w:proofErr w:type="spellEnd"/>
        <w:r w:rsidR="00DC1BD3" w:rsidRPr="008D35DA">
          <w:rPr>
            <w:rFonts w:ascii="Times New Roman" w:hAnsi="Times New Roman" w:cs="Times New Roman"/>
            <w:sz w:val="24"/>
            <w:szCs w:val="24"/>
          </w:rPr>
          <w:t xml:space="preserve">) from 1950 – 2020 (brood year 1948 – 2018) (Ruggerone and Irvine 2018; Ruggerone et al. 2021). </w:t>
        </w:r>
      </w:moveTo>
      <w:moveFromRangeStart w:id="379" w:author="Fu, Caihong" w:date="2023-04-05T13:06:00Z" w:name="move131592401"/>
      <w:moveToRangeEnd w:id="348"/>
      <w:moveFrom w:id="380" w:author="Fu, Caihong" w:date="2023-04-05T13:06:00Z">
        <w:r w:rsidR="00C43BB4" w:rsidRPr="008D35DA" w:rsidDel="00DC1BD3">
          <w:rPr>
            <w:rFonts w:ascii="Times New Roman" w:hAnsi="Times New Roman" w:cs="Times New Roman"/>
            <w:color w:val="242424"/>
            <w:sz w:val="24"/>
            <w:szCs w:val="24"/>
            <w:shd w:val="clear" w:color="auto" w:fill="FFFFFF"/>
          </w:rPr>
          <w:t xml:space="preserve">hypothesizing that inclusion of these covariates </w:t>
        </w:r>
        <w:r w:rsidR="0094750A" w:rsidRPr="008D35DA" w:rsidDel="00DC1BD3">
          <w:rPr>
            <w:rFonts w:ascii="Times New Roman" w:hAnsi="Times New Roman" w:cs="Times New Roman"/>
            <w:color w:val="242424"/>
            <w:sz w:val="24"/>
            <w:szCs w:val="24"/>
            <w:shd w:val="clear" w:color="auto" w:fill="FFFFFF"/>
          </w:rPr>
          <w:t xml:space="preserve">can </w:t>
        </w:r>
        <w:r w:rsidR="00C43BB4" w:rsidRPr="008D35DA" w:rsidDel="00DC1BD3">
          <w:rPr>
            <w:rFonts w:ascii="Times New Roman" w:hAnsi="Times New Roman" w:cs="Times New Roman"/>
            <w:color w:val="242424"/>
            <w:sz w:val="24"/>
            <w:szCs w:val="24"/>
            <w:shd w:val="clear" w:color="auto" w:fill="FFFFFF"/>
          </w:rPr>
          <w:t xml:space="preserve">help </w:t>
        </w:r>
        <w:r w:rsidR="0094750A" w:rsidRPr="008D35DA" w:rsidDel="00DC1BD3">
          <w:rPr>
            <w:rFonts w:ascii="Times New Roman" w:hAnsi="Times New Roman" w:cs="Times New Roman"/>
            <w:color w:val="242424"/>
            <w:sz w:val="24"/>
            <w:szCs w:val="24"/>
            <w:shd w:val="clear" w:color="auto" w:fill="FFFFFF"/>
          </w:rPr>
          <w:t xml:space="preserve">account for </w:t>
        </w:r>
        <w:r w:rsidR="00C43BB4" w:rsidRPr="008D35DA" w:rsidDel="00DC1BD3">
          <w:rPr>
            <w:rFonts w:ascii="Times New Roman" w:hAnsi="Times New Roman" w:cs="Times New Roman"/>
            <w:color w:val="242424"/>
            <w:sz w:val="24"/>
            <w:szCs w:val="24"/>
            <w:shd w:val="clear" w:color="auto" w:fill="FFFFFF"/>
          </w:rPr>
          <w:t xml:space="preserve">more of </w:t>
        </w:r>
        <w:r w:rsidR="0094750A" w:rsidRPr="008D35DA" w:rsidDel="00DC1BD3">
          <w:rPr>
            <w:rFonts w:ascii="Times New Roman" w:hAnsi="Times New Roman" w:cs="Times New Roman"/>
            <w:color w:val="242424"/>
            <w:sz w:val="24"/>
            <w:szCs w:val="24"/>
            <w:shd w:val="clear" w:color="auto" w:fill="FFFFFF"/>
          </w:rPr>
          <w:t xml:space="preserve">the environmental effects on interannual variability </w:t>
        </w:r>
        <w:r w:rsidR="00C43BB4" w:rsidRPr="008D35DA" w:rsidDel="00DC1BD3">
          <w:rPr>
            <w:rFonts w:ascii="Times New Roman" w:hAnsi="Times New Roman" w:cs="Times New Roman"/>
            <w:color w:val="242424"/>
            <w:sz w:val="24"/>
            <w:szCs w:val="24"/>
            <w:shd w:val="clear" w:color="auto" w:fill="FFFFFF"/>
          </w:rPr>
          <w:t>in</w:t>
        </w:r>
        <w:r w:rsidR="0094750A" w:rsidRPr="008D35DA" w:rsidDel="00DC1BD3">
          <w:rPr>
            <w:rFonts w:ascii="Times New Roman" w:hAnsi="Times New Roman" w:cs="Times New Roman"/>
            <w:color w:val="242424"/>
            <w:sz w:val="24"/>
            <w:szCs w:val="24"/>
            <w:shd w:val="clear" w:color="auto" w:fill="FFFFFF"/>
          </w:rPr>
          <w:t xml:space="preserve"> </w:t>
        </w:r>
        <w:r w:rsidR="004263EC" w:rsidDel="00DC1BD3">
          <w:rPr>
            <w:rFonts w:ascii="Times New Roman" w:hAnsi="Times New Roman" w:cs="Times New Roman"/>
            <w:color w:val="242424"/>
            <w:sz w:val="24"/>
            <w:szCs w:val="24"/>
            <w:shd w:val="clear" w:color="auto" w:fill="FFFFFF"/>
          </w:rPr>
          <w:t xml:space="preserve">the </w:t>
        </w:r>
        <w:r w:rsidR="004263EC" w:rsidRPr="008D35DA" w:rsidDel="00DC1BD3">
          <w:rPr>
            <w:rFonts w:ascii="Times New Roman" w:hAnsi="Times New Roman" w:cs="Times New Roman"/>
            <w:color w:val="242424"/>
            <w:sz w:val="24"/>
            <w:szCs w:val="24"/>
            <w:shd w:val="clear" w:color="auto" w:fill="FFFFFF"/>
          </w:rPr>
          <w:t>survival</w:t>
        </w:r>
        <w:r w:rsidR="004263EC" w:rsidDel="00DC1BD3">
          <w:rPr>
            <w:rFonts w:ascii="Times New Roman" w:hAnsi="Times New Roman" w:cs="Times New Roman"/>
            <w:color w:val="242424"/>
            <w:sz w:val="24"/>
            <w:szCs w:val="24"/>
            <w:shd w:val="clear" w:color="auto" w:fill="FFFFFF"/>
          </w:rPr>
          <w:t xml:space="preserve"> of</w:t>
        </w:r>
        <w:r w:rsidR="004263EC" w:rsidRPr="008D35DA" w:rsidDel="00DC1BD3">
          <w:rPr>
            <w:rFonts w:ascii="Times New Roman" w:hAnsi="Times New Roman" w:cs="Times New Roman"/>
            <w:color w:val="242424"/>
            <w:sz w:val="24"/>
            <w:szCs w:val="24"/>
            <w:shd w:val="clear" w:color="auto" w:fill="FFFFFF"/>
          </w:rPr>
          <w:t xml:space="preserve"> all </w:t>
        </w:r>
        <w:r w:rsidR="0094750A" w:rsidRPr="008D35DA" w:rsidDel="00DC1BD3">
          <w:rPr>
            <w:rFonts w:ascii="Times New Roman" w:hAnsi="Times New Roman" w:cs="Times New Roman"/>
            <w:color w:val="242424"/>
            <w:sz w:val="24"/>
            <w:szCs w:val="24"/>
            <w:shd w:val="clear" w:color="auto" w:fill="FFFFFF"/>
          </w:rPr>
          <w:t xml:space="preserve">Fraser </w:t>
        </w:r>
        <w:r w:rsidR="0078086B" w:rsidDel="00DC1BD3">
          <w:rPr>
            <w:rFonts w:ascii="Times New Roman" w:hAnsi="Times New Roman" w:cs="Times New Roman"/>
            <w:color w:val="242424"/>
            <w:sz w:val="24"/>
            <w:szCs w:val="24"/>
            <w:shd w:val="clear" w:color="auto" w:fill="FFFFFF"/>
          </w:rPr>
          <w:t>Sockeye</w:t>
        </w:r>
        <w:r w:rsidR="0094750A" w:rsidRPr="008D35DA" w:rsidDel="00DC1BD3">
          <w:rPr>
            <w:rFonts w:ascii="Times New Roman" w:hAnsi="Times New Roman" w:cs="Times New Roman"/>
            <w:color w:val="242424"/>
            <w:sz w:val="24"/>
            <w:szCs w:val="24"/>
            <w:shd w:val="clear" w:color="auto" w:fill="FFFFFF"/>
          </w:rPr>
          <w:t xml:space="preserve"> stocks.</w:t>
        </w:r>
        <w:r w:rsidR="001C33A6" w:rsidRPr="008D35DA" w:rsidDel="00DC1BD3">
          <w:rPr>
            <w:rFonts w:ascii="Times New Roman" w:hAnsi="Times New Roman" w:cs="Times New Roman"/>
            <w:color w:val="242424"/>
            <w:sz w:val="24"/>
            <w:szCs w:val="24"/>
            <w:shd w:val="clear" w:color="auto" w:fill="FFFFFF"/>
          </w:rPr>
          <w:t xml:space="preserve"> </w:t>
        </w:r>
      </w:moveFrom>
      <w:moveFromRangeEnd w:id="379"/>
      <w:r w:rsidR="00C43BB4" w:rsidRPr="008D35DA">
        <w:rPr>
          <w:rFonts w:ascii="Times New Roman" w:hAnsi="Times New Roman" w:cs="Times New Roman"/>
          <w:sz w:val="24"/>
          <w:szCs w:val="24"/>
        </w:rPr>
        <w:t xml:space="preserve">The GOA.SST </w:t>
      </w:r>
      <w:moveFromRangeStart w:id="381" w:author="Fu, Caihong" w:date="2023-04-05T12:58:00Z" w:name="move131591900"/>
      <w:moveFrom w:id="382" w:author="Fu, Caihong" w:date="2023-04-05T12:58:00Z">
        <w:r w:rsidR="00C43BB4" w:rsidRPr="008D35DA" w:rsidDel="00DC1BD3">
          <w:rPr>
            <w:rFonts w:ascii="Times New Roman" w:hAnsi="Times New Roman" w:cs="Times New Roman"/>
            <w:sz w:val="24"/>
            <w:szCs w:val="24"/>
          </w:rPr>
          <w:t>time series</w:t>
        </w:r>
        <w:r w:rsidR="00884305" w:rsidRPr="008D35DA" w:rsidDel="00DC1BD3">
          <w:rPr>
            <w:rFonts w:ascii="Times New Roman" w:hAnsi="Times New Roman" w:cs="Times New Roman"/>
            <w:sz w:val="24"/>
            <w:szCs w:val="24"/>
          </w:rPr>
          <w:t xml:space="preserve"> was extracted from the COBE </w:t>
        </w:r>
        <w:r w:rsidR="00C43BB4" w:rsidRPr="008D35DA" w:rsidDel="00DC1BD3">
          <w:rPr>
            <w:rFonts w:ascii="Times New Roman" w:hAnsi="Times New Roman" w:cs="Times New Roman"/>
            <w:sz w:val="24"/>
            <w:szCs w:val="24"/>
          </w:rPr>
          <w:t>SST</w:t>
        </w:r>
        <w:r w:rsidR="00884305" w:rsidRPr="008D35DA" w:rsidDel="00DC1BD3">
          <w:rPr>
            <w:rFonts w:ascii="Times New Roman" w:hAnsi="Times New Roman" w:cs="Times New Roman"/>
            <w:sz w:val="24"/>
            <w:szCs w:val="24"/>
          </w:rPr>
          <w:t xml:space="preserve"> database </w:t>
        </w:r>
        <w:r w:rsidR="00C43BB4" w:rsidRPr="008D35DA" w:rsidDel="00DC1BD3">
          <w:rPr>
            <w:rFonts w:ascii="Times New Roman" w:hAnsi="Times New Roman" w:cs="Times New Roman"/>
            <w:sz w:val="24"/>
            <w:szCs w:val="24"/>
          </w:rPr>
          <w:t>(</w:t>
        </w:r>
        <w:r w:rsidDel="00DC1BD3">
          <w:fldChar w:fldCharType="begin"/>
        </w:r>
        <w:r w:rsidDel="00DC1BD3">
          <w:instrText xml:space="preserve"> HYPERLINK "https://psl.noaa.gov/data/gridded/data.cobe.html" </w:instrText>
        </w:r>
        <w:r w:rsidDel="00DC1BD3">
          <w:fldChar w:fldCharType="separate"/>
        </w:r>
        <w:r w:rsidR="00C43BB4" w:rsidRPr="008D35DA" w:rsidDel="00DC1BD3">
          <w:rPr>
            <w:rStyle w:val="Hyperlink"/>
            <w:rFonts w:ascii="Times New Roman" w:hAnsi="Times New Roman" w:cs="Times New Roman"/>
            <w:sz w:val="24"/>
            <w:szCs w:val="24"/>
          </w:rPr>
          <w:t>https://psl.noaa.gov/data/gridded/data.cobe.html</w:t>
        </w:r>
        <w:r w:rsidDel="00DC1BD3">
          <w:rPr>
            <w:rStyle w:val="Hyperlink"/>
            <w:rFonts w:ascii="Times New Roman" w:hAnsi="Times New Roman" w:cs="Times New Roman"/>
            <w:sz w:val="24"/>
            <w:szCs w:val="24"/>
          </w:rPr>
          <w:fldChar w:fldCharType="end"/>
        </w:r>
        <w:r w:rsidR="00C43BB4" w:rsidRPr="008D35DA" w:rsidDel="00DC1BD3">
          <w:rPr>
            <w:rFonts w:ascii="Times New Roman" w:hAnsi="Times New Roman" w:cs="Times New Roman"/>
            <w:sz w:val="24"/>
            <w:szCs w:val="24"/>
          </w:rPr>
          <w:t xml:space="preserve">), matching </w:t>
        </w:r>
        <w:r w:rsidR="00884305" w:rsidRPr="008D35DA" w:rsidDel="00DC1BD3">
          <w:rPr>
            <w:rFonts w:ascii="Times New Roman" w:hAnsi="Times New Roman" w:cs="Times New Roman"/>
            <w:sz w:val="24"/>
            <w:szCs w:val="24"/>
          </w:rPr>
          <w:t xml:space="preserve">with the Fraser </w:t>
        </w:r>
        <w:r w:rsidR="0078086B" w:rsidDel="00DC1BD3">
          <w:rPr>
            <w:rFonts w:ascii="Times New Roman" w:hAnsi="Times New Roman" w:cs="Times New Roman"/>
            <w:sz w:val="24"/>
            <w:szCs w:val="24"/>
          </w:rPr>
          <w:t>Sockeye</w:t>
        </w:r>
        <w:r w:rsidR="00884305" w:rsidRPr="008D35DA" w:rsidDel="00DC1BD3">
          <w:rPr>
            <w:rFonts w:ascii="Times New Roman" w:hAnsi="Times New Roman" w:cs="Times New Roman"/>
            <w:sz w:val="24"/>
            <w:szCs w:val="24"/>
          </w:rPr>
          <w:t xml:space="preserve"> distribution areas </w:t>
        </w:r>
        <w:r w:rsidR="00C43BB4" w:rsidRPr="008D35DA" w:rsidDel="00DC1BD3">
          <w:rPr>
            <w:rFonts w:ascii="Times New Roman" w:hAnsi="Times New Roman" w:cs="Times New Roman"/>
            <w:sz w:val="24"/>
            <w:szCs w:val="24"/>
          </w:rPr>
          <w:t>identified based on</w:t>
        </w:r>
        <w:r w:rsidR="00884305" w:rsidRPr="008D35DA" w:rsidDel="00DC1BD3">
          <w:rPr>
            <w:rFonts w:ascii="Times New Roman" w:hAnsi="Times New Roman" w:cs="Times New Roman"/>
            <w:sz w:val="24"/>
            <w:szCs w:val="24"/>
          </w:rPr>
          <w:t xml:space="preserve"> tagging </w:t>
        </w:r>
        <w:r w:rsidR="006F72D0" w:rsidRPr="008D35DA" w:rsidDel="00DC1BD3">
          <w:rPr>
            <w:rFonts w:ascii="Times New Roman" w:hAnsi="Times New Roman" w:cs="Times New Roman"/>
            <w:sz w:val="24"/>
            <w:szCs w:val="24"/>
          </w:rPr>
          <w:t>stud</w:t>
        </w:r>
        <w:r w:rsidR="006F72D0" w:rsidDel="00DC1BD3">
          <w:rPr>
            <w:rFonts w:ascii="Times New Roman" w:hAnsi="Times New Roman" w:cs="Times New Roman"/>
            <w:sz w:val="24"/>
            <w:szCs w:val="24"/>
          </w:rPr>
          <w:t>ies</w:t>
        </w:r>
        <w:r w:rsidR="006F72D0" w:rsidRPr="008D35DA" w:rsidDel="00DC1BD3">
          <w:rPr>
            <w:rFonts w:ascii="Times New Roman" w:hAnsi="Times New Roman" w:cs="Times New Roman"/>
            <w:sz w:val="24"/>
            <w:szCs w:val="24"/>
          </w:rPr>
          <w:t xml:space="preserve"> </w:t>
        </w:r>
        <w:r w:rsidR="00884305" w:rsidRPr="008D35DA" w:rsidDel="00DC1BD3">
          <w:rPr>
            <w:rFonts w:ascii="Times New Roman" w:hAnsi="Times New Roman" w:cs="Times New Roman"/>
            <w:sz w:val="24"/>
            <w:szCs w:val="24"/>
          </w:rPr>
          <w:t xml:space="preserve">(Myers et al. 1996; </w:t>
        </w:r>
        <w:r w:rsidR="008E01A5" w:rsidRPr="008D35DA" w:rsidDel="00DC1BD3">
          <w:rPr>
            <w:rFonts w:ascii="Times New Roman" w:hAnsi="Times New Roman" w:cs="Times New Roman"/>
            <w:noProof/>
            <w:sz w:val="24"/>
            <w:szCs w:val="24"/>
          </w:rPr>
          <w:t xml:space="preserve">Ishii et al. 2005; </w:t>
        </w:r>
        <w:r w:rsidR="004263EC" w:rsidDel="00DC1BD3">
          <w:rPr>
            <w:rFonts w:ascii="Times New Roman" w:hAnsi="Times New Roman" w:cs="Times New Roman"/>
            <w:noProof/>
            <w:sz w:val="24"/>
            <w:szCs w:val="24"/>
          </w:rPr>
          <w:t xml:space="preserve">Supplementary </w:t>
        </w:r>
        <w:r w:rsidR="00884305" w:rsidRPr="008D35DA" w:rsidDel="00DC1BD3">
          <w:rPr>
            <w:rFonts w:ascii="Times New Roman" w:hAnsi="Times New Roman" w:cs="Times New Roman"/>
            <w:sz w:val="24"/>
            <w:szCs w:val="24"/>
          </w:rPr>
          <w:t xml:space="preserve">Figure </w:t>
        </w:r>
        <w:r w:rsidR="00181519" w:rsidRPr="008D35DA" w:rsidDel="00DC1BD3">
          <w:rPr>
            <w:rFonts w:ascii="Times New Roman" w:hAnsi="Times New Roman" w:cs="Times New Roman"/>
            <w:sz w:val="24"/>
            <w:szCs w:val="24"/>
          </w:rPr>
          <w:t>S1</w:t>
        </w:r>
        <w:r w:rsidR="004E7EA5" w:rsidRPr="008D35DA" w:rsidDel="00DC1BD3">
          <w:rPr>
            <w:rFonts w:ascii="Times New Roman" w:hAnsi="Times New Roman" w:cs="Times New Roman"/>
            <w:sz w:val="24"/>
            <w:szCs w:val="24"/>
          </w:rPr>
          <w:t>)</w:t>
        </w:r>
        <w:r w:rsidR="00C43BB4" w:rsidRPr="008D35DA" w:rsidDel="00DC1BD3">
          <w:rPr>
            <w:rFonts w:ascii="Times New Roman" w:hAnsi="Times New Roman" w:cs="Times New Roman"/>
            <w:sz w:val="24"/>
            <w:szCs w:val="24"/>
          </w:rPr>
          <w:t xml:space="preserve">. </w:t>
        </w:r>
      </w:moveFrom>
      <w:moveFromRangeStart w:id="383" w:author="Fu, Caihong" w:date="2023-04-05T13:01:00Z" w:name="move131592095"/>
      <w:moveFromRangeEnd w:id="381"/>
      <w:moveFrom w:id="384" w:author="Fu, Caihong" w:date="2023-04-05T13:01:00Z">
        <w:r w:rsidR="00B72783" w:rsidRPr="008D35DA" w:rsidDel="00DC1BD3">
          <w:rPr>
            <w:rFonts w:ascii="Times New Roman" w:hAnsi="Times New Roman" w:cs="Times New Roman"/>
            <w:sz w:val="24"/>
            <w:szCs w:val="24"/>
          </w:rPr>
          <w:t xml:space="preserve">For the abundance of other Pacific salmon species, we specifically chose </w:t>
        </w:r>
        <w:commentRangeStart w:id="385"/>
        <w:r w:rsidR="00084922" w:rsidRPr="008D35DA" w:rsidDel="00DC1BD3">
          <w:rPr>
            <w:rFonts w:ascii="Times New Roman" w:hAnsi="Times New Roman" w:cs="Times New Roman"/>
            <w:sz w:val="24"/>
            <w:szCs w:val="24"/>
          </w:rPr>
          <w:t xml:space="preserve">annual </w:t>
        </w:r>
        <w:r w:rsidR="00084922" w:rsidRPr="008D35DA" w:rsidDel="00DC1BD3">
          <w:rPr>
            <w:rFonts w:ascii="Times New Roman" w:hAnsi="Times New Roman" w:cs="Times New Roman"/>
            <w:sz w:val="24"/>
            <w:szCs w:val="24"/>
          </w:rPr>
          <w:lastRenderedPageBreak/>
          <w:t xml:space="preserve">abundance </w:t>
        </w:r>
        <w:r w:rsidR="00E33FD0" w:rsidRPr="008D35DA" w:rsidDel="00DC1BD3">
          <w:rPr>
            <w:rFonts w:ascii="Times New Roman" w:hAnsi="Times New Roman" w:cs="Times New Roman"/>
            <w:sz w:val="24"/>
            <w:szCs w:val="24"/>
          </w:rPr>
          <w:t xml:space="preserve">(catch plus spawning escapement) </w:t>
        </w:r>
        <w:commentRangeEnd w:id="385"/>
        <w:r w:rsidR="00D2635C" w:rsidDel="00DC1BD3">
          <w:rPr>
            <w:rStyle w:val="CommentReference"/>
          </w:rPr>
          <w:commentReference w:id="385"/>
        </w:r>
        <w:r w:rsidR="00084922" w:rsidRPr="008D35DA" w:rsidDel="00DC1BD3">
          <w:rPr>
            <w:rFonts w:ascii="Times New Roman" w:hAnsi="Times New Roman" w:cs="Times New Roman"/>
            <w:sz w:val="24"/>
            <w:szCs w:val="24"/>
          </w:rPr>
          <w:t xml:space="preserve">of adult </w:t>
        </w:r>
        <w:r w:rsidR="00884305" w:rsidRPr="008D35DA" w:rsidDel="00DC1BD3">
          <w:rPr>
            <w:rFonts w:ascii="Times New Roman" w:hAnsi="Times New Roman" w:cs="Times New Roman"/>
            <w:sz w:val="24"/>
            <w:szCs w:val="24"/>
          </w:rPr>
          <w:t>Pink, Chum,</w:t>
        </w:r>
        <w:r w:rsidR="00C75E3D" w:rsidRPr="008D35DA" w:rsidDel="00DC1BD3">
          <w:rPr>
            <w:rFonts w:ascii="Times New Roman" w:hAnsi="Times New Roman" w:cs="Times New Roman"/>
            <w:sz w:val="24"/>
            <w:szCs w:val="24"/>
          </w:rPr>
          <w:t xml:space="preserve"> and other</w:t>
        </w:r>
        <w:r w:rsidR="00884305" w:rsidRPr="008D35DA" w:rsidDel="00DC1BD3">
          <w:rPr>
            <w:rFonts w:ascii="Times New Roman" w:hAnsi="Times New Roman" w:cs="Times New Roman"/>
            <w:sz w:val="24"/>
            <w:szCs w:val="24"/>
          </w:rPr>
          <w:t xml:space="preserve"> </w:t>
        </w:r>
        <w:r w:rsidR="0078086B" w:rsidDel="00DC1BD3">
          <w:rPr>
            <w:rFonts w:ascii="Times New Roman" w:hAnsi="Times New Roman" w:cs="Times New Roman"/>
            <w:sz w:val="24"/>
            <w:szCs w:val="24"/>
          </w:rPr>
          <w:t>Sockeye</w:t>
        </w:r>
        <w:r w:rsidR="00160163" w:rsidRPr="008D35DA" w:rsidDel="00DC1BD3">
          <w:rPr>
            <w:rFonts w:ascii="Times New Roman" w:hAnsi="Times New Roman" w:cs="Times New Roman"/>
            <w:sz w:val="24"/>
            <w:szCs w:val="24"/>
          </w:rPr>
          <w:t xml:space="preserve"> </w:t>
        </w:r>
        <w:r w:rsidR="00C75E3D" w:rsidRPr="008D35DA" w:rsidDel="00DC1BD3">
          <w:rPr>
            <w:rFonts w:ascii="Times New Roman" w:hAnsi="Times New Roman" w:cs="Times New Roman"/>
            <w:sz w:val="24"/>
            <w:szCs w:val="24"/>
          </w:rPr>
          <w:t>stocks</w:t>
        </w:r>
        <w:r w:rsidR="00300CA4" w:rsidRPr="008D35DA" w:rsidDel="00DC1BD3">
          <w:rPr>
            <w:rFonts w:ascii="Times New Roman" w:hAnsi="Times New Roman" w:cs="Times New Roman"/>
            <w:sz w:val="24"/>
            <w:szCs w:val="24"/>
          </w:rPr>
          <w:t>,</w:t>
        </w:r>
        <w:r w:rsidR="00884305" w:rsidRPr="008D35DA" w:rsidDel="00DC1BD3">
          <w:rPr>
            <w:rFonts w:ascii="Times New Roman" w:hAnsi="Times New Roman" w:cs="Times New Roman"/>
            <w:sz w:val="24"/>
            <w:szCs w:val="24"/>
          </w:rPr>
          <w:t xml:space="preserve"> and all three species combined</w:t>
        </w:r>
        <w:r w:rsidR="006F3C02" w:rsidDel="00DC1BD3">
          <w:rPr>
            <w:rFonts w:ascii="Times New Roman" w:hAnsi="Times New Roman" w:cs="Times New Roman"/>
            <w:sz w:val="24"/>
            <w:szCs w:val="24"/>
          </w:rPr>
          <w:t xml:space="preserve"> </w:t>
        </w:r>
        <w:r w:rsidR="00884305" w:rsidRPr="008D35DA" w:rsidDel="00DC1BD3">
          <w:rPr>
            <w:rFonts w:ascii="Times New Roman" w:hAnsi="Times New Roman" w:cs="Times New Roman"/>
            <w:sz w:val="24"/>
            <w:szCs w:val="24"/>
          </w:rPr>
          <w:t>(Salmon.Total)</w:t>
        </w:r>
        <w:r w:rsidR="00B72783" w:rsidRPr="008D35DA" w:rsidDel="00DC1BD3">
          <w:rPr>
            <w:rFonts w:ascii="Times New Roman" w:hAnsi="Times New Roman" w:cs="Times New Roman"/>
            <w:sz w:val="24"/>
            <w:szCs w:val="24"/>
          </w:rPr>
          <w:t xml:space="preserve"> from 1950</w:t>
        </w:r>
        <w:r w:rsidR="00287587" w:rsidRPr="008D35DA" w:rsidDel="00DC1BD3">
          <w:rPr>
            <w:rFonts w:ascii="Times New Roman" w:hAnsi="Times New Roman" w:cs="Times New Roman"/>
            <w:sz w:val="24"/>
            <w:szCs w:val="24"/>
          </w:rPr>
          <w:t xml:space="preserve"> – </w:t>
        </w:r>
        <w:r w:rsidR="00B72783" w:rsidRPr="008D35DA" w:rsidDel="00DC1BD3">
          <w:rPr>
            <w:rFonts w:ascii="Times New Roman" w:hAnsi="Times New Roman" w:cs="Times New Roman"/>
            <w:sz w:val="24"/>
            <w:szCs w:val="24"/>
          </w:rPr>
          <w:t>2020 (brood year 1948</w:t>
        </w:r>
        <w:r w:rsidR="00287587" w:rsidRPr="008D35DA" w:rsidDel="00DC1BD3">
          <w:rPr>
            <w:rFonts w:ascii="Times New Roman" w:hAnsi="Times New Roman" w:cs="Times New Roman"/>
            <w:sz w:val="24"/>
            <w:szCs w:val="24"/>
          </w:rPr>
          <w:t xml:space="preserve"> – </w:t>
        </w:r>
        <w:r w:rsidR="00B72783" w:rsidRPr="008D35DA" w:rsidDel="00DC1BD3">
          <w:rPr>
            <w:rFonts w:ascii="Times New Roman" w:hAnsi="Times New Roman" w:cs="Times New Roman"/>
            <w:sz w:val="24"/>
            <w:szCs w:val="24"/>
          </w:rPr>
          <w:t>2018)</w:t>
        </w:r>
        <w:r w:rsidR="00884305" w:rsidRPr="008D35DA" w:rsidDel="00DC1BD3">
          <w:rPr>
            <w:rFonts w:ascii="Times New Roman" w:hAnsi="Times New Roman" w:cs="Times New Roman"/>
            <w:sz w:val="24"/>
            <w:szCs w:val="24"/>
          </w:rPr>
          <w:t xml:space="preserve"> </w:t>
        </w:r>
        <w:r w:rsidR="00E33FD0" w:rsidRPr="008D35DA" w:rsidDel="00DC1BD3">
          <w:rPr>
            <w:rFonts w:ascii="Times New Roman" w:hAnsi="Times New Roman" w:cs="Times New Roman"/>
            <w:sz w:val="24"/>
            <w:szCs w:val="24"/>
          </w:rPr>
          <w:t>(</w:t>
        </w:r>
        <w:r w:rsidR="00884305" w:rsidRPr="008D35DA" w:rsidDel="00DC1BD3">
          <w:rPr>
            <w:rFonts w:ascii="Times New Roman" w:hAnsi="Times New Roman" w:cs="Times New Roman"/>
            <w:sz w:val="24"/>
            <w:szCs w:val="24"/>
          </w:rPr>
          <w:t>Ruggerone and Irvine</w:t>
        </w:r>
        <w:r w:rsidR="006C1480" w:rsidRPr="008D35DA" w:rsidDel="00DC1BD3">
          <w:rPr>
            <w:rFonts w:ascii="Times New Roman" w:hAnsi="Times New Roman" w:cs="Times New Roman"/>
            <w:sz w:val="24"/>
            <w:szCs w:val="24"/>
          </w:rPr>
          <w:t xml:space="preserve"> </w:t>
        </w:r>
        <w:r w:rsidR="00884305" w:rsidRPr="008D35DA" w:rsidDel="00DC1BD3">
          <w:rPr>
            <w:rFonts w:ascii="Times New Roman" w:hAnsi="Times New Roman" w:cs="Times New Roman"/>
            <w:sz w:val="24"/>
            <w:szCs w:val="24"/>
          </w:rPr>
          <w:t>2018</w:t>
        </w:r>
        <w:r w:rsidR="00E33FD0" w:rsidRPr="008D35DA" w:rsidDel="00DC1BD3">
          <w:rPr>
            <w:rFonts w:ascii="Times New Roman" w:hAnsi="Times New Roman" w:cs="Times New Roman"/>
            <w:sz w:val="24"/>
            <w:szCs w:val="24"/>
          </w:rPr>
          <w:t>;</w:t>
        </w:r>
        <w:r w:rsidR="00884305" w:rsidRPr="008D35DA" w:rsidDel="00DC1BD3">
          <w:rPr>
            <w:rFonts w:ascii="Times New Roman" w:hAnsi="Times New Roman" w:cs="Times New Roman"/>
            <w:sz w:val="24"/>
            <w:szCs w:val="24"/>
          </w:rPr>
          <w:t xml:space="preserve"> Ruggerone et al. 2021). </w:t>
        </w:r>
      </w:moveFrom>
      <w:moveFromRangeEnd w:id="383"/>
      <w:r w:rsidR="00DC545D" w:rsidRPr="008D35DA">
        <w:rPr>
          <w:rFonts w:ascii="Times New Roman" w:hAnsi="Times New Roman" w:cs="Times New Roman"/>
          <w:sz w:val="24"/>
          <w:szCs w:val="24"/>
        </w:rPr>
        <w:t>Altogether</w:t>
      </w:r>
      <w:r w:rsidR="00B72783" w:rsidRPr="008D35DA">
        <w:rPr>
          <w:rFonts w:ascii="Times New Roman" w:hAnsi="Times New Roman" w:cs="Times New Roman"/>
          <w:sz w:val="24"/>
          <w:szCs w:val="24"/>
        </w:rPr>
        <w:t xml:space="preserve">, </w:t>
      </w:r>
      <w:r w:rsidR="006F3C02">
        <w:rPr>
          <w:rFonts w:ascii="Times New Roman" w:hAnsi="Times New Roman" w:cs="Times New Roman"/>
          <w:sz w:val="24"/>
          <w:szCs w:val="24"/>
        </w:rPr>
        <w:t>ten</w:t>
      </w:r>
      <w:r w:rsidR="002E2F64" w:rsidRPr="008D35DA">
        <w:rPr>
          <w:rFonts w:ascii="Times New Roman" w:hAnsi="Times New Roman" w:cs="Times New Roman"/>
          <w:sz w:val="24"/>
          <w:szCs w:val="24"/>
        </w:rPr>
        <w:t xml:space="preserve"> covariates (</w:t>
      </w:r>
      <w:r w:rsidR="00DC545D" w:rsidRPr="008D35DA">
        <w:rPr>
          <w:rFonts w:ascii="Times New Roman" w:hAnsi="Times New Roman" w:cs="Times New Roman"/>
          <w:sz w:val="24"/>
          <w:szCs w:val="24"/>
        </w:rPr>
        <w:t>six</w:t>
      </w:r>
      <w:r w:rsidR="00884305" w:rsidRPr="008D35DA">
        <w:rPr>
          <w:rFonts w:ascii="Times New Roman" w:hAnsi="Times New Roman" w:cs="Times New Roman"/>
          <w:sz w:val="24"/>
          <w:szCs w:val="24"/>
        </w:rPr>
        <w:t xml:space="preserve"> environmental and </w:t>
      </w:r>
      <w:r w:rsidR="00DC545D" w:rsidRPr="008D35DA">
        <w:rPr>
          <w:rFonts w:ascii="Times New Roman" w:hAnsi="Times New Roman" w:cs="Times New Roman"/>
          <w:sz w:val="24"/>
          <w:szCs w:val="24"/>
        </w:rPr>
        <w:t xml:space="preserve">four </w:t>
      </w:r>
      <w:r w:rsidR="00884305" w:rsidRPr="008D35DA">
        <w:rPr>
          <w:rFonts w:ascii="Times New Roman" w:hAnsi="Times New Roman" w:cs="Times New Roman"/>
          <w:sz w:val="24"/>
          <w:szCs w:val="24"/>
        </w:rPr>
        <w:t>ecological</w:t>
      </w:r>
      <w:r w:rsidR="002E2F64"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DC545D" w:rsidRPr="008D35DA">
        <w:rPr>
          <w:rFonts w:ascii="Times New Roman" w:hAnsi="Times New Roman" w:cs="Times New Roman"/>
          <w:sz w:val="24"/>
          <w:szCs w:val="24"/>
        </w:rPr>
        <w:t>were included in the pre-season forecast models</w:t>
      </w:r>
      <w:r w:rsidR="002E2F64" w:rsidRPr="008D35DA">
        <w:rPr>
          <w:rFonts w:ascii="Times New Roman" w:hAnsi="Times New Roman" w:cs="Times New Roman"/>
          <w:sz w:val="24"/>
          <w:szCs w:val="24"/>
        </w:rPr>
        <w:t xml:space="preserve"> (Figure 2)</w:t>
      </w:r>
      <w:ins w:id="386" w:author="Fu, Caihong" w:date="2023-04-05T13:06:00Z">
        <w:r w:rsidR="00DC1BD3">
          <w:rPr>
            <w:rFonts w:ascii="Times New Roman" w:hAnsi="Times New Roman" w:cs="Times New Roman"/>
            <w:sz w:val="24"/>
            <w:szCs w:val="24"/>
          </w:rPr>
          <w:t xml:space="preserve">, </w:t>
        </w:r>
      </w:ins>
      <w:moveToRangeStart w:id="387" w:author="Fu, Caihong" w:date="2023-04-05T13:06:00Z" w:name="move131592401"/>
      <w:moveTo w:id="388" w:author="Fu, Caihong" w:date="2023-04-05T13:06:00Z">
        <w:r w:rsidR="00DC1BD3" w:rsidRPr="008D35DA">
          <w:rPr>
            <w:rFonts w:ascii="Times New Roman" w:hAnsi="Times New Roman" w:cs="Times New Roman"/>
            <w:color w:val="242424"/>
            <w:sz w:val="24"/>
            <w:szCs w:val="24"/>
            <w:shd w:val="clear" w:color="auto" w:fill="FFFFFF"/>
          </w:rPr>
          <w:t xml:space="preserve">hypothesizing that inclusion of these covariates can help account for more of the environmental effects on interannual variability in </w:t>
        </w:r>
        <w:r w:rsidR="00DC1BD3">
          <w:rPr>
            <w:rFonts w:ascii="Times New Roman" w:hAnsi="Times New Roman" w:cs="Times New Roman"/>
            <w:color w:val="242424"/>
            <w:sz w:val="24"/>
            <w:szCs w:val="24"/>
            <w:shd w:val="clear" w:color="auto" w:fill="FFFFFF"/>
          </w:rPr>
          <w:t xml:space="preserve">the </w:t>
        </w:r>
        <w:r w:rsidR="00DC1BD3" w:rsidRPr="008D35DA">
          <w:rPr>
            <w:rFonts w:ascii="Times New Roman" w:hAnsi="Times New Roman" w:cs="Times New Roman"/>
            <w:color w:val="242424"/>
            <w:sz w:val="24"/>
            <w:szCs w:val="24"/>
            <w:shd w:val="clear" w:color="auto" w:fill="FFFFFF"/>
          </w:rPr>
          <w:t>survival</w:t>
        </w:r>
        <w:r w:rsidR="00DC1BD3">
          <w:rPr>
            <w:rFonts w:ascii="Times New Roman" w:hAnsi="Times New Roman" w:cs="Times New Roman"/>
            <w:color w:val="242424"/>
            <w:sz w:val="24"/>
            <w:szCs w:val="24"/>
            <w:shd w:val="clear" w:color="auto" w:fill="FFFFFF"/>
          </w:rPr>
          <w:t xml:space="preserve"> of</w:t>
        </w:r>
        <w:r w:rsidR="00DC1BD3" w:rsidRPr="008D35DA">
          <w:rPr>
            <w:rFonts w:ascii="Times New Roman" w:hAnsi="Times New Roman" w:cs="Times New Roman"/>
            <w:color w:val="242424"/>
            <w:sz w:val="24"/>
            <w:szCs w:val="24"/>
            <w:shd w:val="clear" w:color="auto" w:fill="FFFFFF"/>
          </w:rPr>
          <w:t xml:space="preserve"> all Fraser </w:t>
        </w:r>
        <w:r w:rsidR="00DC1BD3">
          <w:rPr>
            <w:rFonts w:ascii="Times New Roman" w:hAnsi="Times New Roman" w:cs="Times New Roman"/>
            <w:color w:val="242424"/>
            <w:sz w:val="24"/>
            <w:szCs w:val="24"/>
            <w:shd w:val="clear" w:color="auto" w:fill="FFFFFF"/>
          </w:rPr>
          <w:t>Sockeye</w:t>
        </w:r>
        <w:r w:rsidR="00DC1BD3" w:rsidRPr="008D35DA">
          <w:rPr>
            <w:rFonts w:ascii="Times New Roman" w:hAnsi="Times New Roman" w:cs="Times New Roman"/>
            <w:color w:val="242424"/>
            <w:sz w:val="24"/>
            <w:szCs w:val="24"/>
            <w:shd w:val="clear" w:color="auto" w:fill="FFFFFF"/>
          </w:rPr>
          <w:t xml:space="preserve"> stocks.</w:t>
        </w:r>
      </w:moveTo>
      <w:moveToRangeEnd w:id="387"/>
      <w:del w:id="389" w:author="Fu, Caihong" w:date="2023-04-05T13:08:00Z">
        <w:r w:rsidR="00884305" w:rsidRPr="008D35DA" w:rsidDel="006A58B7">
          <w:rPr>
            <w:rFonts w:ascii="Times New Roman" w:hAnsi="Times New Roman" w:cs="Times New Roman"/>
            <w:sz w:val="24"/>
            <w:szCs w:val="24"/>
          </w:rPr>
          <w:delText>.</w:delText>
        </w:r>
      </w:del>
    </w:p>
    <w:p w14:paraId="0FDA1B90" w14:textId="5B0696B9" w:rsidR="00884305" w:rsidRPr="002B6095" w:rsidRDefault="002B6095" w:rsidP="008D35DA">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2.3 </w:t>
      </w:r>
      <w:r w:rsidR="00884305" w:rsidRPr="002B6095">
        <w:rPr>
          <w:rFonts w:ascii="Times New Roman" w:hAnsi="Times New Roman" w:cs="Times New Roman"/>
          <w:b/>
          <w:bCs/>
          <w:sz w:val="24"/>
          <w:szCs w:val="24"/>
        </w:rPr>
        <w:t>Forecast models</w:t>
      </w:r>
    </w:p>
    <w:p w14:paraId="3D6017FD" w14:textId="065AACBA" w:rsidR="00884305" w:rsidRPr="008D35DA" w:rsidRDefault="00A5646A"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I</w:t>
      </w:r>
      <w:r w:rsidR="00514343" w:rsidRPr="008D35DA">
        <w:rPr>
          <w:rFonts w:ascii="Times New Roman" w:hAnsi="Times New Roman" w:cs="Times New Roman"/>
          <w:sz w:val="24"/>
          <w:szCs w:val="24"/>
        </w:rPr>
        <w:t xml:space="preserve">n this study, </w:t>
      </w:r>
      <w:r w:rsidR="00D94F80" w:rsidRPr="008D35DA">
        <w:rPr>
          <w:rFonts w:ascii="Times New Roman" w:hAnsi="Times New Roman" w:cs="Times New Roman"/>
          <w:sz w:val="24"/>
          <w:szCs w:val="24"/>
        </w:rPr>
        <w:t xml:space="preserve">we </w:t>
      </w:r>
      <w:r>
        <w:rPr>
          <w:rFonts w:ascii="Times New Roman" w:hAnsi="Times New Roman" w:cs="Times New Roman"/>
          <w:sz w:val="24"/>
          <w:szCs w:val="24"/>
        </w:rPr>
        <w:t xml:space="preserve">re-evaluated </w:t>
      </w:r>
      <w:r w:rsidRPr="008D35DA">
        <w:rPr>
          <w:rFonts w:ascii="Times New Roman" w:hAnsi="Times New Roman" w:cs="Times New Roman"/>
          <w:sz w:val="24"/>
          <w:szCs w:val="24"/>
        </w:rPr>
        <w:t xml:space="preserve">the previously </w:t>
      </w:r>
      <w:r>
        <w:rPr>
          <w:rFonts w:ascii="Times New Roman" w:hAnsi="Times New Roman" w:cs="Times New Roman"/>
          <w:sz w:val="24"/>
          <w:szCs w:val="24"/>
        </w:rPr>
        <w:t>explored</w:t>
      </w:r>
      <w:r w:rsidRPr="008D35DA">
        <w:rPr>
          <w:rFonts w:ascii="Times New Roman" w:hAnsi="Times New Roman" w:cs="Times New Roman"/>
          <w:sz w:val="24"/>
          <w:szCs w:val="24"/>
        </w:rPr>
        <w:t xml:space="preserve"> models, </w:t>
      </w:r>
      <w:r>
        <w:rPr>
          <w:rFonts w:ascii="Times New Roman" w:hAnsi="Times New Roman" w:cs="Times New Roman"/>
          <w:sz w:val="24"/>
          <w:szCs w:val="24"/>
        </w:rPr>
        <w:t>including eleven</w:t>
      </w:r>
      <w:r w:rsidRPr="008D35DA">
        <w:rPr>
          <w:rFonts w:ascii="Times New Roman" w:hAnsi="Times New Roman" w:cs="Times New Roman"/>
          <w:sz w:val="24"/>
          <w:szCs w:val="24"/>
        </w:rPr>
        <w:t xml:space="preserve"> naïve</w:t>
      </w:r>
      <w:r>
        <w:rPr>
          <w:rFonts w:ascii="Times New Roman" w:hAnsi="Times New Roman" w:cs="Times New Roman"/>
          <w:sz w:val="24"/>
          <w:szCs w:val="24"/>
        </w:rPr>
        <w:t xml:space="preserve"> and</w:t>
      </w:r>
      <w:r w:rsidRPr="008D35DA">
        <w:rPr>
          <w:rFonts w:ascii="Times New Roman" w:hAnsi="Times New Roman" w:cs="Times New Roman"/>
          <w:sz w:val="24"/>
          <w:szCs w:val="24"/>
        </w:rPr>
        <w:t xml:space="preserve"> </w:t>
      </w:r>
      <w:r w:rsidR="00FA3DFF">
        <w:rPr>
          <w:rFonts w:ascii="Times New Roman" w:hAnsi="Times New Roman" w:cs="Times New Roman"/>
          <w:sz w:val="24"/>
          <w:szCs w:val="24"/>
        </w:rPr>
        <w:t>six</w:t>
      </w:r>
      <w:r w:rsidR="00FA3DFF"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biological </w:t>
      </w:r>
      <w:r w:rsidR="00915A2A">
        <w:rPr>
          <w:rFonts w:ascii="Times New Roman" w:hAnsi="Times New Roman" w:cs="Times New Roman"/>
          <w:sz w:val="24"/>
          <w:szCs w:val="24"/>
        </w:rPr>
        <w:t>models (Table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biological models of Ricker, Power, and Larkin </w:t>
      </w:r>
      <w:r w:rsidR="00915A2A">
        <w:rPr>
          <w:rFonts w:ascii="Times New Roman" w:hAnsi="Times New Roman" w:cs="Times New Roman"/>
          <w:sz w:val="24"/>
          <w:szCs w:val="24"/>
        </w:rPr>
        <w:t>were</w:t>
      </w:r>
      <w:r w:rsidR="00915A2A" w:rsidRPr="008D35DA">
        <w:rPr>
          <w:rFonts w:ascii="Times New Roman" w:hAnsi="Times New Roman" w:cs="Times New Roman"/>
          <w:sz w:val="24"/>
          <w:szCs w:val="24"/>
        </w:rPr>
        <w:t xml:space="preserve"> </w:t>
      </w:r>
      <w:r w:rsidR="00873105">
        <w:rPr>
          <w:rFonts w:ascii="Times New Roman" w:hAnsi="Times New Roman" w:cs="Times New Roman"/>
          <w:sz w:val="24"/>
          <w:szCs w:val="24"/>
        </w:rPr>
        <w:t xml:space="preserve">also </w:t>
      </w:r>
      <w:r w:rsidR="00915A2A" w:rsidRPr="008D35DA">
        <w:rPr>
          <w:rFonts w:ascii="Times New Roman" w:hAnsi="Times New Roman" w:cs="Times New Roman"/>
          <w:sz w:val="24"/>
          <w:szCs w:val="24"/>
        </w:rPr>
        <w:t>applied to data of dominant years only</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(i.e., </w:t>
      </w:r>
      <w:proofErr w:type="spellStart"/>
      <w:r w:rsidR="00915A2A" w:rsidRPr="008D35DA">
        <w:rPr>
          <w:rFonts w:ascii="Times New Roman" w:hAnsi="Times New Roman" w:cs="Times New Roman"/>
          <w:sz w:val="24"/>
          <w:szCs w:val="24"/>
        </w:rPr>
        <w:t>RickerCyc</w:t>
      </w:r>
      <w:proofErr w:type="spellEnd"/>
      <w:r w:rsidR="00915A2A" w:rsidRPr="008D35DA">
        <w:rPr>
          <w:rFonts w:ascii="Times New Roman" w:hAnsi="Times New Roman" w:cs="Times New Roman"/>
          <w:sz w:val="24"/>
          <w:szCs w:val="24"/>
        </w:rPr>
        <w:t xml:space="preserve">, </w:t>
      </w:r>
      <w:proofErr w:type="spellStart"/>
      <w:r w:rsidR="00915A2A" w:rsidRPr="008D35DA">
        <w:rPr>
          <w:rFonts w:ascii="Times New Roman" w:hAnsi="Times New Roman" w:cs="Times New Roman"/>
          <w:sz w:val="24"/>
          <w:szCs w:val="24"/>
        </w:rPr>
        <w:t>PowerCyc</w:t>
      </w:r>
      <w:proofErr w:type="spellEnd"/>
      <w:r w:rsidR="00915A2A" w:rsidRPr="008D35DA">
        <w:rPr>
          <w:rFonts w:ascii="Times New Roman" w:hAnsi="Times New Roman" w:cs="Times New Roman"/>
          <w:sz w:val="24"/>
          <w:szCs w:val="24"/>
        </w:rPr>
        <w:t xml:space="preserve">, and </w:t>
      </w:r>
      <w:proofErr w:type="spellStart"/>
      <w:r w:rsidR="00915A2A" w:rsidRPr="008D35DA">
        <w:rPr>
          <w:rFonts w:ascii="Times New Roman" w:hAnsi="Times New Roman" w:cs="Times New Roman"/>
          <w:sz w:val="24"/>
          <w:szCs w:val="24"/>
        </w:rPr>
        <w:t>LarkinCyc</w:t>
      </w:r>
      <w:proofErr w:type="spellEnd"/>
      <w:r w:rsidR="00915A2A" w:rsidRPr="008D35DA">
        <w:rPr>
          <w:rFonts w:ascii="Times New Roman" w:hAnsi="Times New Roman" w:cs="Times New Roman"/>
          <w:sz w:val="24"/>
          <w:szCs w:val="24"/>
        </w:rPr>
        <w:t>)</w:t>
      </w:r>
      <w:r w:rsidR="00915A2A">
        <w:rPr>
          <w:rFonts w:ascii="Times New Roman" w:hAnsi="Times New Roman" w:cs="Times New Roman"/>
          <w:sz w:val="24"/>
          <w:szCs w:val="24"/>
        </w:rPr>
        <w:t xml:space="preserve"> for the purpose of </w:t>
      </w:r>
      <w:r w:rsidR="00915A2A" w:rsidRPr="008D35DA">
        <w:rPr>
          <w:rFonts w:ascii="Times New Roman" w:hAnsi="Times New Roman" w:cs="Times New Roman"/>
          <w:sz w:val="24"/>
          <w:szCs w:val="24"/>
        </w:rPr>
        <w:t>understand</w:t>
      </w:r>
      <w:r w:rsidR="00915A2A">
        <w:rPr>
          <w:rFonts w:ascii="Times New Roman" w:hAnsi="Times New Roman" w:cs="Times New Roman"/>
          <w:sz w:val="24"/>
          <w:szCs w:val="24"/>
        </w:rPr>
        <w:t>ing</w:t>
      </w:r>
      <w:r w:rsidR="00915A2A" w:rsidRPr="008D35DA">
        <w:rPr>
          <w:rFonts w:ascii="Times New Roman" w:hAnsi="Times New Roman" w:cs="Times New Roman"/>
          <w:sz w:val="24"/>
          <w:szCs w:val="24"/>
        </w:rPr>
        <w:t xml:space="preserve"> </w:t>
      </w:r>
      <w:del w:id="390" w:author="Holmes, John" w:date="2023-04-02T11:02:00Z">
        <w:r w:rsidR="00915A2A" w:rsidRPr="008D35DA" w:rsidDel="00B25834">
          <w:rPr>
            <w:rFonts w:ascii="Times New Roman" w:hAnsi="Times New Roman" w:cs="Times New Roman"/>
            <w:sz w:val="24"/>
            <w:szCs w:val="24"/>
          </w:rPr>
          <w:delText xml:space="preserve">if </w:delText>
        </w:r>
      </w:del>
      <w:ins w:id="391" w:author="Holmes, John" w:date="2023-04-02T11:02:00Z">
        <w:r w:rsidR="00B25834">
          <w:rPr>
            <w:rFonts w:ascii="Times New Roman" w:hAnsi="Times New Roman" w:cs="Times New Roman"/>
            <w:sz w:val="24"/>
            <w:szCs w:val="24"/>
          </w:rPr>
          <w:t>whether or not</w:t>
        </w:r>
        <w:r w:rsidR="00B25834" w:rsidRPr="008D35DA">
          <w:rPr>
            <w:rFonts w:ascii="Times New Roman" w:hAnsi="Times New Roman" w:cs="Times New Roman"/>
            <w:sz w:val="24"/>
            <w:szCs w:val="24"/>
          </w:rPr>
          <w:t xml:space="preserve"> </w:t>
        </w:r>
      </w:ins>
      <w:r w:rsidR="00915A2A" w:rsidRPr="008D35DA">
        <w:rPr>
          <w:rFonts w:ascii="Times New Roman" w:hAnsi="Times New Roman" w:cs="Times New Roman"/>
          <w:sz w:val="24"/>
          <w:szCs w:val="24"/>
        </w:rPr>
        <w:t xml:space="preserve">the dominant year class was driven by different biological and environmental processes. </w:t>
      </w:r>
      <w:r w:rsidR="00915A2A">
        <w:rPr>
          <w:rFonts w:ascii="Times New Roman" w:hAnsi="Times New Roman" w:cs="Times New Roman"/>
          <w:sz w:val="24"/>
          <w:szCs w:val="24"/>
        </w:rPr>
        <w:t xml:space="preserve">With the </w:t>
      </w:r>
      <w:r w:rsidR="00915A2A" w:rsidRPr="008D35DA">
        <w:rPr>
          <w:rFonts w:ascii="Times New Roman" w:hAnsi="Times New Roman" w:cs="Times New Roman"/>
          <w:sz w:val="24"/>
          <w:szCs w:val="24"/>
        </w:rPr>
        <w:t xml:space="preserve">Ricker </w:t>
      </w:r>
      <w:r w:rsidR="00915A2A">
        <w:rPr>
          <w:rFonts w:ascii="Times New Roman" w:hAnsi="Times New Roman" w:cs="Times New Roman"/>
          <w:sz w:val="24"/>
          <w:szCs w:val="24"/>
        </w:rPr>
        <w:t>and</w:t>
      </w:r>
      <w:r w:rsidR="00915A2A" w:rsidRPr="008D35DA">
        <w:rPr>
          <w:rFonts w:ascii="Times New Roman" w:hAnsi="Times New Roman" w:cs="Times New Roman"/>
          <w:sz w:val="24"/>
          <w:szCs w:val="24"/>
        </w:rPr>
        <w:t xml:space="preserve"> Power model</w:t>
      </w:r>
      <w:r w:rsidR="00915A2A">
        <w:rPr>
          <w:rFonts w:ascii="Times New Roman" w:hAnsi="Times New Roman" w:cs="Times New Roman"/>
          <w:sz w:val="24"/>
          <w:szCs w:val="24"/>
        </w:rPr>
        <w:t xml:space="preserve">s, we </w:t>
      </w:r>
      <w:del w:id="392" w:author="Holmes, John" w:date="2023-04-02T11:03:00Z">
        <w:r w:rsidR="002E2F64" w:rsidRPr="008D35DA" w:rsidDel="00B25834">
          <w:rPr>
            <w:rFonts w:ascii="Times New Roman" w:hAnsi="Times New Roman" w:cs="Times New Roman"/>
            <w:sz w:val="24"/>
            <w:szCs w:val="24"/>
          </w:rPr>
          <w:delText xml:space="preserve">specifically </w:delText>
        </w:r>
      </w:del>
      <w:ins w:id="393" w:author="Holmes, John" w:date="2023-04-02T11:03:00Z">
        <w:r w:rsidR="00B25834">
          <w:rPr>
            <w:rFonts w:ascii="Times New Roman" w:hAnsi="Times New Roman" w:cs="Times New Roman"/>
            <w:sz w:val="24"/>
            <w:szCs w:val="24"/>
          </w:rPr>
          <w:t>also</w:t>
        </w:r>
        <w:r w:rsidR="00B25834" w:rsidRPr="008D35DA">
          <w:rPr>
            <w:rFonts w:ascii="Times New Roman" w:hAnsi="Times New Roman" w:cs="Times New Roman"/>
            <w:sz w:val="24"/>
            <w:szCs w:val="24"/>
          </w:rPr>
          <w:t xml:space="preserve"> </w:t>
        </w:r>
      </w:ins>
      <w:r w:rsidR="00915A2A">
        <w:rPr>
          <w:rFonts w:ascii="Times New Roman" w:hAnsi="Times New Roman" w:cs="Times New Roman"/>
          <w:sz w:val="24"/>
          <w:szCs w:val="24"/>
        </w:rPr>
        <w:t xml:space="preserve">coupled them </w:t>
      </w:r>
      <w:del w:id="394" w:author="Holmes, John" w:date="2023-04-02T11:03:00Z">
        <w:r w:rsidR="00915A2A" w:rsidDel="00B25834">
          <w:rPr>
            <w:rFonts w:ascii="Times New Roman" w:hAnsi="Times New Roman" w:cs="Times New Roman"/>
            <w:sz w:val="24"/>
            <w:szCs w:val="24"/>
          </w:rPr>
          <w:delText xml:space="preserve">respectively </w:delText>
        </w:r>
      </w:del>
      <w:r w:rsidR="00915A2A">
        <w:rPr>
          <w:rFonts w:ascii="Times New Roman" w:hAnsi="Times New Roman" w:cs="Times New Roman"/>
          <w:sz w:val="24"/>
          <w:szCs w:val="24"/>
        </w:rPr>
        <w:t xml:space="preserve">with </w:t>
      </w:r>
      <w:r w:rsidR="00D94F80" w:rsidRPr="008D35DA">
        <w:rPr>
          <w:rFonts w:ascii="Times New Roman" w:hAnsi="Times New Roman" w:cs="Times New Roman"/>
          <w:sz w:val="24"/>
          <w:szCs w:val="24"/>
        </w:rPr>
        <w:t xml:space="preserve">each of </w:t>
      </w:r>
      <w:r w:rsidR="002E2F64" w:rsidRPr="008D35DA">
        <w:rPr>
          <w:rFonts w:ascii="Times New Roman" w:hAnsi="Times New Roman" w:cs="Times New Roman"/>
          <w:sz w:val="24"/>
          <w:szCs w:val="24"/>
        </w:rPr>
        <w:t xml:space="preserve">the </w:t>
      </w:r>
      <w:r w:rsidR="00915A2A">
        <w:rPr>
          <w:rFonts w:ascii="Times New Roman" w:hAnsi="Times New Roman" w:cs="Times New Roman"/>
          <w:sz w:val="24"/>
          <w:szCs w:val="24"/>
        </w:rPr>
        <w:t>ten</w:t>
      </w:r>
      <w:r w:rsidR="00D94F80" w:rsidRPr="008D35DA">
        <w:rPr>
          <w:rFonts w:ascii="Times New Roman" w:hAnsi="Times New Roman" w:cs="Times New Roman"/>
          <w:sz w:val="24"/>
          <w:szCs w:val="24"/>
        </w:rPr>
        <w:t xml:space="preserve"> covariates</w:t>
      </w:r>
      <w:r w:rsidR="00915A2A">
        <w:rPr>
          <w:rFonts w:ascii="Times New Roman" w:hAnsi="Times New Roman" w:cs="Times New Roman"/>
          <w:sz w:val="24"/>
          <w:szCs w:val="24"/>
        </w:rPr>
        <w:t xml:space="preserve"> to form ten new models</w:t>
      </w:r>
      <w:r w:rsidR="002E2F64" w:rsidRPr="008D35DA">
        <w:rPr>
          <w:rFonts w:ascii="Times New Roman" w:hAnsi="Times New Roman" w:cs="Times New Roman"/>
          <w:sz w:val="24"/>
          <w:szCs w:val="24"/>
        </w:rPr>
        <w:t>.</w:t>
      </w:r>
      <w:r w:rsidR="00915A2A">
        <w:rPr>
          <w:rFonts w:ascii="Times New Roman" w:hAnsi="Times New Roman" w:cs="Times New Roman"/>
          <w:sz w:val="24"/>
          <w:szCs w:val="24"/>
        </w:rPr>
        <w:t xml:space="preserve"> </w:t>
      </w:r>
      <w:r w:rsidR="006F72D0">
        <w:rPr>
          <w:rFonts w:ascii="Times New Roman" w:hAnsi="Times New Roman" w:cs="Times New Roman"/>
          <w:sz w:val="24"/>
          <w:szCs w:val="24"/>
        </w:rPr>
        <w:t xml:space="preserve">For </w:t>
      </w:r>
      <w:r w:rsidR="006F72D0" w:rsidRPr="008D35DA">
        <w:rPr>
          <w:rFonts w:ascii="Times New Roman" w:hAnsi="Times New Roman" w:cs="Times New Roman"/>
          <w:sz w:val="24"/>
          <w:szCs w:val="24"/>
        </w:rPr>
        <w:t xml:space="preserve">model descriptions </w:t>
      </w:r>
      <w:r w:rsidR="006F72D0">
        <w:rPr>
          <w:rFonts w:ascii="Times New Roman" w:hAnsi="Times New Roman" w:cs="Times New Roman"/>
          <w:sz w:val="24"/>
          <w:szCs w:val="24"/>
        </w:rPr>
        <w:t>of the 3</w:t>
      </w:r>
      <w:r w:rsidR="00FA3DFF">
        <w:rPr>
          <w:rFonts w:ascii="Times New Roman" w:hAnsi="Times New Roman" w:cs="Times New Roman"/>
          <w:sz w:val="24"/>
          <w:szCs w:val="24"/>
        </w:rPr>
        <w:t>7</w:t>
      </w:r>
      <w:r w:rsidR="006F72D0">
        <w:rPr>
          <w:rFonts w:ascii="Times New Roman" w:hAnsi="Times New Roman" w:cs="Times New Roman"/>
          <w:sz w:val="24"/>
          <w:szCs w:val="24"/>
        </w:rPr>
        <w:t xml:space="preserve"> </w:t>
      </w:r>
      <w:r w:rsidR="006F72D0" w:rsidRPr="00DD2DE5">
        <w:rPr>
          <w:rFonts w:ascii="Times New Roman" w:hAnsi="Times New Roman" w:cs="Times New Roman"/>
          <w:sz w:val="24"/>
          <w:szCs w:val="24"/>
        </w:rPr>
        <w:t xml:space="preserve">pre-season </w:t>
      </w:r>
      <w:r w:rsidR="006F72D0">
        <w:rPr>
          <w:rFonts w:ascii="Times New Roman" w:hAnsi="Times New Roman" w:cs="Times New Roman"/>
          <w:sz w:val="24"/>
          <w:szCs w:val="24"/>
        </w:rPr>
        <w:t xml:space="preserve">forecast models, please refer to </w:t>
      </w:r>
      <w:r w:rsidR="00915A2A">
        <w:rPr>
          <w:rFonts w:ascii="Times New Roman" w:hAnsi="Times New Roman" w:cs="Times New Roman"/>
          <w:sz w:val="24"/>
          <w:szCs w:val="24"/>
        </w:rPr>
        <w:t>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DF33F7" w:rsidRPr="008D35DA">
        <w:rPr>
          <w:rFonts w:ascii="Times New Roman" w:hAnsi="Times New Roman" w:cs="Times New Roman"/>
          <w:sz w:val="24"/>
          <w:szCs w:val="24"/>
        </w:rPr>
        <w:t xml:space="preserve">Following </w:t>
      </w:r>
      <w:r w:rsidR="00884305" w:rsidRPr="008D35DA">
        <w:rPr>
          <w:rFonts w:ascii="Times New Roman" w:hAnsi="Times New Roman" w:cs="Times New Roman"/>
          <w:sz w:val="24"/>
          <w:szCs w:val="24"/>
        </w:rPr>
        <w:t xml:space="preserve">previous forecasts </w:t>
      </w:r>
      <w:r w:rsidR="00DF33F7" w:rsidRPr="008D35DA">
        <w:rPr>
          <w:rFonts w:ascii="Times New Roman" w:hAnsi="Times New Roman" w:cs="Times New Roman"/>
          <w:sz w:val="24"/>
          <w:szCs w:val="24"/>
        </w:rPr>
        <w:t xml:space="preserve">(e.g., Cass et al. 2006; MacDonald and Grant </w:t>
      </w:r>
      <w:r w:rsidR="008E270E" w:rsidRPr="008D35DA">
        <w:rPr>
          <w:rFonts w:ascii="Times New Roman" w:hAnsi="Times New Roman" w:cs="Times New Roman"/>
          <w:sz w:val="24"/>
          <w:szCs w:val="24"/>
        </w:rPr>
        <w:t>2012</w:t>
      </w:r>
      <w:r w:rsidR="00DF33F7" w:rsidRPr="008D35DA">
        <w:rPr>
          <w:rFonts w:ascii="Times New Roman" w:hAnsi="Times New Roman" w:cs="Times New Roman"/>
          <w:sz w:val="24"/>
          <w:szCs w:val="24"/>
        </w:rPr>
        <w:t xml:space="preserve">; Grant et al. 2011; </w:t>
      </w:r>
      <w:r w:rsidR="008E270E" w:rsidRPr="008D35DA">
        <w:rPr>
          <w:rFonts w:ascii="Times New Roman" w:hAnsi="Times New Roman" w:cs="Times New Roman"/>
          <w:sz w:val="24"/>
          <w:szCs w:val="24"/>
        </w:rPr>
        <w:t xml:space="preserve">DFO 2018; </w:t>
      </w:r>
      <w:r w:rsidR="00DF33F7" w:rsidRPr="008D35DA">
        <w:rPr>
          <w:rFonts w:ascii="Times New Roman" w:hAnsi="Times New Roman" w:cs="Times New Roman"/>
          <w:sz w:val="24"/>
          <w:szCs w:val="24"/>
        </w:rPr>
        <w:t xml:space="preserve">DFO </w:t>
      </w:r>
      <w:r w:rsidR="008E270E" w:rsidRPr="008D35DA">
        <w:rPr>
          <w:rFonts w:ascii="Times New Roman" w:hAnsi="Times New Roman" w:cs="Times New Roman"/>
          <w:sz w:val="24"/>
          <w:szCs w:val="24"/>
        </w:rPr>
        <w:t xml:space="preserve">in </w:t>
      </w:r>
      <w:r w:rsidR="00DF33F7" w:rsidRPr="008D35DA">
        <w:rPr>
          <w:rFonts w:ascii="Times New Roman" w:hAnsi="Times New Roman" w:cs="Times New Roman"/>
          <w:sz w:val="24"/>
          <w:szCs w:val="24"/>
        </w:rPr>
        <w:t xml:space="preserve">press), we used </w:t>
      </w:r>
      <w:ins w:id="395" w:author="Holmes, John" w:date="2023-04-02T11:03:00Z">
        <w:r w:rsidR="00B25834">
          <w:rPr>
            <w:rFonts w:ascii="Times New Roman" w:hAnsi="Times New Roman" w:cs="Times New Roman"/>
            <w:sz w:val="24"/>
            <w:szCs w:val="24"/>
          </w:rPr>
          <w:t xml:space="preserve">a </w:t>
        </w:r>
      </w:ins>
      <w:r w:rsidR="00884305" w:rsidRPr="008D35DA">
        <w:rPr>
          <w:rFonts w:ascii="Times New Roman" w:hAnsi="Times New Roman" w:cs="Times New Roman"/>
          <w:sz w:val="24"/>
          <w:szCs w:val="24"/>
        </w:rPr>
        <w:t xml:space="preserve">Bayesian statistical approach to estimate </w:t>
      </w:r>
      <w:r w:rsidR="00DF33F7" w:rsidRPr="008D35DA">
        <w:rPr>
          <w:rFonts w:ascii="Times New Roman" w:hAnsi="Times New Roman" w:cs="Times New Roman"/>
          <w:sz w:val="24"/>
          <w:szCs w:val="24"/>
        </w:rPr>
        <w:t xml:space="preserve">biological model </w:t>
      </w:r>
      <w:r w:rsidR="00884305" w:rsidRPr="008D35DA">
        <w:rPr>
          <w:rFonts w:ascii="Times New Roman" w:hAnsi="Times New Roman" w:cs="Times New Roman"/>
          <w:sz w:val="24"/>
          <w:szCs w:val="24"/>
        </w:rPr>
        <w:t xml:space="preserve">parameters and MCMC (Markov Chain Monte Carlo) to assess </w:t>
      </w:r>
      <w:r w:rsidR="00DF33F7" w:rsidRPr="008D35DA">
        <w:rPr>
          <w:rFonts w:ascii="Times New Roman" w:hAnsi="Times New Roman" w:cs="Times New Roman"/>
          <w:sz w:val="24"/>
          <w:szCs w:val="24"/>
        </w:rPr>
        <w:t xml:space="preserve">estimation </w:t>
      </w:r>
      <w:r w:rsidR="00884305" w:rsidRPr="008D35DA">
        <w:rPr>
          <w:rFonts w:ascii="Times New Roman" w:hAnsi="Times New Roman" w:cs="Times New Roman"/>
          <w:sz w:val="24"/>
          <w:szCs w:val="24"/>
        </w:rPr>
        <w:t>uncertainties.</w:t>
      </w:r>
    </w:p>
    <w:p w14:paraId="2A8512FD" w14:textId="2260391E" w:rsidR="00884305" w:rsidRPr="008D35DA" w:rsidRDefault="00884305" w:rsidP="008D35DA">
      <w:pPr>
        <w:spacing w:line="480" w:lineRule="auto"/>
        <w:rPr>
          <w:rFonts w:ascii="Times New Roman" w:hAnsi="Times New Roman" w:cs="Times New Roman"/>
          <w:b/>
          <w:bCs/>
          <w:sz w:val="24"/>
          <w:szCs w:val="24"/>
        </w:rPr>
      </w:pPr>
      <w:r w:rsidRPr="008D35DA">
        <w:rPr>
          <w:rFonts w:ascii="Times New Roman" w:hAnsi="Times New Roman" w:cs="Times New Roman"/>
          <w:b/>
          <w:bCs/>
          <w:sz w:val="24"/>
          <w:szCs w:val="24"/>
        </w:rPr>
        <w:t>2.</w:t>
      </w:r>
      <w:r w:rsidR="008F2EA9" w:rsidRPr="008D35DA">
        <w:rPr>
          <w:rFonts w:ascii="Times New Roman" w:hAnsi="Times New Roman" w:cs="Times New Roman"/>
          <w:b/>
          <w:bCs/>
          <w:sz w:val="24"/>
          <w:szCs w:val="24"/>
        </w:rPr>
        <w:t>4</w:t>
      </w:r>
      <w:r w:rsidR="00464E5B" w:rsidRPr="008D35DA">
        <w:rPr>
          <w:rFonts w:ascii="Times New Roman" w:hAnsi="Times New Roman" w:cs="Times New Roman"/>
          <w:b/>
          <w:bCs/>
          <w:sz w:val="24"/>
          <w:szCs w:val="24"/>
        </w:rPr>
        <w:t xml:space="preserve"> </w:t>
      </w:r>
      <w:r w:rsidRPr="008D35DA">
        <w:rPr>
          <w:rFonts w:ascii="Times New Roman" w:hAnsi="Times New Roman" w:cs="Times New Roman"/>
          <w:b/>
          <w:bCs/>
          <w:sz w:val="24"/>
          <w:szCs w:val="24"/>
        </w:rPr>
        <w:t xml:space="preserve">Retrospective analysis </w:t>
      </w:r>
      <w:r w:rsidR="003110B1" w:rsidRPr="008D35DA">
        <w:rPr>
          <w:rFonts w:ascii="Times New Roman" w:hAnsi="Times New Roman" w:cs="Times New Roman"/>
          <w:b/>
          <w:bCs/>
          <w:sz w:val="24"/>
          <w:szCs w:val="24"/>
        </w:rPr>
        <w:t xml:space="preserve">and </w:t>
      </w:r>
      <w:r w:rsidR="001E2264">
        <w:rPr>
          <w:rFonts w:ascii="Times New Roman" w:hAnsi="Times New Roman" w:cs="Times New Roman"/>
          <w:b/>
          <w:bCs/>
          <w:sz w:val="24"/>
          <w:szCs w:val="24"/>
        </w:rPr>
        <w:t xml:space="preserve">model </w:t>
      </w:r>
      <w:r w:rsidR="003110B1" w:rsidRPr="008D35DA">
        <w:rPr>
          <w:rFonts w:ascii="Times New Roman" w:hAnsi="Times New Roman" w:cs="Times New Roman"/>
          <w:b/>
          <w:bCs/>
          <w:sz w:val="24"/>
          <w:szCs w:val="24"/>
        </w:rPr>
        <w:t xml:space="preserve">evaluation </w:t>
      </w:r>
    </w:p>
    <w:p w14:paraId="4E3631BA" w14:textId="0C3D6074" w:rsidR="00884305" w:rsidRPr="008D35DA" w:rsidRDefault="006F72D0" w:rsidP="008D35DA">
      <w:pPr>
        <w:tabs>
          <w:tab w:val="left" w:pos="360"/>
        </w:tabs>
        <w:spacing w:line="480" w:lineRule="auto"/>
        <w:ind w:firstLine="360"/>
        <w:rPr>
          <w:rFonts w:ascii="Times New Roman" w:hAnsi="Times New Roman" w:cs="Times New Roman"/>
          <w:sz w:val="24"/>
          <w:szCs w:val="24"/>
        </w:rPr>
      </w:pPr>
      <w:r>
        <w:rPr>
          <w:rFonts w:ascii="Times New Roman" w:hAnsi="Times New Roman" w:cs="Times New Roman"/>
          <w:sz w:val="24"/>
          <w:szCs w:val="24"/>
        </w:rPr>
        <w:t>T</w:t>
      </w:r>
      <w:r w:rsidRPr="008D35DA">
        <w:rPr>
          <w:rFonts w:ascii="Times New Roman" w:hAnsi="Times New Roman" w:cs="Times New Roman"/>
          <w:sz w:val="24"/>
          <w:szCs w:val="24"/>
        </w:rPr>
        <w:t xml:space="preserve">o evaluate </w:t>
      </w:r>
      <w:r>
        <w:rPr>
          <w:rFonts w:ascii="Times New Roman" w:hAnsi="Times New Roman" w:cs="Times New Roman"/>
          <w:sz w:val="24"/>
          <w:szCs w:val="24"/>
        </w:rPr>
        <w:t xml:space="preserve">the </w:t>
      </w:r>
      <w:r w:rsidRPr="008D35DA">
        <w:rPr>
          <w:rFonts w:ascii="Times New Roman" w:hAnsi="Times New Roman" w:cs="Times New Roman"/>
          <w:sz w:val="24"/>
          <w:szCs w:val="24"/>
        </w:rPr>
        <w:t>3</w:t>
      </w:r>
      <w:r w:rsidR="00FA3DFF">
        <w:rPr>
          <w:rFonts w:ascii="Times New Roman" w:hAnsi="Times New Roman" w:cs="Times New Roman"/>
          <w:sz w:val="24"/>
          <w:szCs w:val="24"/>
        </w:rPr>
        <w:t>7</w:t>
      </w:r>
      <w:r w:rsidRPr="008D35DA">
        <w:rPr>
          <w:rFonts w:ascii="Times New Roman" w:hAnsi="Times New Roman" w:cs="Times New Roman"/>
          <w:sz w:val="24"/>
          <w:szCs w:val="24"/>
        </w:rPr>
        <w:t xml:space="preserve"> forecast models for </w:t>
      </w:r>
      <w:r>
        <w:rPr>
          <w:rFonts w:ascii="Times New Roman" w:hAnsi="Times New Roman" w:cs="Times New Roman"/>
          <w:sz w:val="24"/>
          <w:szCs w:val="24"/>
        </w:rPr>
        <w:t xml:space="preserve">the </w:t>
      </w:r>
      <w:r w:rsidRPr="008D35DA">
        <w:rPr>
          <w:rFonts w:ascii="Times New Roman" w:hAnsi="Times New Roman" w:cs="Times New Roman"/>
          <w:sz w:val="24"/>
          <w:szCs w:val="24"/>
        </w:rPr>
        <w:t>18 major stocks</w:t>
      </w:r>
      <w:r w:rsidR="003D26B2" w:rsidRPr="008D35DA">
        <w:rPr>
          <w:rFonts w:ascii="Times New Roman" w:hAnsi="Times New Roman" w:cs="Times New Roman"/>
          <w:sz w:val="24"/>
          <w:szCs w:val="24"/>
        </w:rPr>
        <w:t xml:space="preserve">, we conducted </w:t>
      </w:r>
      <w:del w:id="396" w:author="Holmes, John" w:date="2023-04-02T11:04:00Z">
        <w:r w:rsidR="00C25E48" w:rsidDel="00FE6C61">
          <w:rPr>
            <w:rFonts w:ascii="Times New Roman" w:hAnsi="Times New Roman" w:cs="Times New Roman"/>
            <w:sz w:val="24"/>
            <w:szCs w:val="24"/>
          </w:rPr>
          <w:delText xml:space="preserve">the </w:delText>
        </w:r>
      </w:del>
      <w:ins w:id="397" w:author="Holmes, John" w:date="2023-04-02T11:04:00Z">
        <w:r w:rsidR="00FE6C61">
          <w:rPr>
            <w:rFonts w:ascii="Times New Roman" w:hAnsi="Times New Roman" w:cs="Times New Roman"/>
            <w:sz w:val="24"/>
            <w:szCs w:val="24"/>
          </w:rPr>
          <w:t xml:space="preserve">a </w:t>
        </w:r>
      </w:ins>
      <w:r w:rsidR="00C25E48">
        <w:rPr>
          <w:rFonts w:ascii="Times New Roman" w:hAnsi="Times New Roman" w:cs="Times New Roman"/>
          <w:sz w:val="24"/>
          <w:szCs w:val="24"/>
        </w:rPr>
        <w:t xml:space="preserve">one-step-ahead </w:t>
      </w:r>
      <w:r w:rsidR="003D26B2" w:rsidRPr="008D35DA">
        <w:rPr>
          <w:rFonts w:ascii="Times New Roman" w:hAnsi="Times New Roman" w:cs="Times New Roman"/>
          <w:sz w:val="24"/>
          <w:szCs w:val="24"/>
        </w:rPr>
        <w:t>retrospective analys</w:t>
      </w:r>
      <w:r w:rsidR="00C25E48">
        <w:rPr>
          <w:rFonts w:ascii="Times New Roman" w:hAnsi="Times New Roman" w:cs="Times New Roman"/>
          <w:sz w:val="24"/>
          <w:szCs w:val="24"/>
        </w:rPr>
        <w:t>i</w:t>
      </w:r>
      <w:r w:rsidR="003D26B2" w:rsidRPr="008D35DA">
        <w:rPr>
          <w:rFonts w:ascii="Times New Roman" w:hAnsi="Times New Roman" w:cs="Times New Roman"/>
          <w:sz w:val="24"/>
          <w:szCs w:val="24"/>
        </w:rPr>
        <w:t xml:space="preserve">s </w:t>
      </w:r>
      <w:r>
        <w:rPr>
          <w:rFonts w:ascii="Times New Roman" w:hAnsi="Times New Roman" w:cs="Times New Roman"/>
          <w:sz w:val="24"/>
          <w:szCs w:val="24"/>
        </w:rPr>
        <w:t>(i.e., iteratively stepping forward through time as each step added a new year to the estimation dataset)</w:t>
      </w:r>
      <w:r w:rsidRPr="008D35DA">
        <w:rPr>
          <w:rFonts w:ascii="Times New Roman" w:hAnsi="Times New Roman" w:cs="Times New Roman"/>
          <w:sz w:val="24"/>
          <w:szCs w:val="24"/>
        </w:rPr>
        <w:t xml:space="preserve"> </w:t>
      </w:r>
      <w:r w:rsidR="003D26B2" w:rsidRPr="008D35DA">
        <w:rPr>
          <w:rFonts w:ascii="Times New Roman" w:hAnsi="Times New Roman" w:cs="Times New Roman"/>
          <w:sz w:val="24"/>
          <w:szCs w:val="24"/>
        </w:rPr>
        <w:t xml:space="preserve">for the period between 2009 and 2020. </w:t>
      </w:r>
      <w:r>
        <w:rPr>
          <w:rFonts w:ascii="Times New Roman" w:hAnsi="Times New Roman" w:cs="Times New Roman"/>
          <w:sz w:val="24"/>
          <w:szCs w:val="24"/>
        </w:rPr>
        <w:t xml:space="preserve">For each </w:t>
      </w:r>
      <w:r w:rsidR="002F3962">
        <w:rPr>
          <w:rFonts w:ascii="Times New Roman" w:hAnsi="Times New Roman" w:cs="Times New Roman"/>
          <w:sz w:val="24"/>
          <w:szCs w:val="24"/>
        </w:rPr>
        <w:t>stock</w:t>
      </w:r>
      <w:r>
        <w:rPr>
          <w:rFonts w:ascii="Times New Roman" w:hAnsi="Times New Roman" w:cs="Times New Roman"/>
          <w:sz w:val="24"/>
          <w:szCs w:val="24"/>
        </w:rPr>
        <w:t>, a</w:t>
      </w:r>
      <w:r w:rsidR="00884305" w:rsidRPr="008D35DA">
        <w:rPr>
          <w:rFonts w:ascii="Times New Roman" w:hAnsi="Times New Roman" w:cs="Times New Roman"/>
          <w:sz w:val="24"/>
          <w:szCs w:val="24"/>
        </w:rPr>
        <w:t xml:space="preserve">ll </w:t>
      </w:r>
      <w:del w:id="398" w:author="Holmes, John" w:date="2023-04-02T11:05:00Z">
        <w:r w:rsidR="00884305" w:rsidRPr="008D35DA" w:rsidDel="00FE6C61">
          <w:rPr>
            <w:rFonts w:ascii="Times New Roman" w:hAnsi="Times New Roman" w:cs="Times New Roman"/>
            <w:sz w:val="24"/>
            <w:szCs w:val="24"/>
          </w:rPr>
          <w:delText xml:space="preserve">the </w:delText>
        </w:r>
      </w:del>
      <w:r>
        <w:rPr>
          <w:rFonts w:ascii="Times New Roman" w:hAnsi="Times New Roman" w:cs="Times New Roman"/>
          <w:sz w:val="24"/>
          <w:szCs w:val="24"/>
        </w:rPr>
        <w:t>3</w:t>
      </w:r>
      <w:r w:rsidR="00FA3DFF">
        <w:rPr>
          <w:rFonts w:ascii="Times New Roman" w:hAnsi="Times New Roman" w:cs="Times New Roman"/>
          <w:sz w:val="24"/>
          <w:szCs w:val="24"/>
        </w:rPr>
        <w:t>7</w:t>
      </w:r>
      <w:r>
        <w:rPr>
          <w:rFonts w:ascii="Times New Roman" w:hAnsi="Times New Roman" w:cs="Times New Roman"/>
          <w:sz w:val="24"/>
          <w:szCs w:val="24"/>
        </w:rPr>
        <w:t xml:space="preserve"> forecast </w:t>
      </w:r>
      <w:r w:rsidR="00884305" w:rsidRPr="008D35DA">
        <w:rPr>
          <w:rFonts w:ascii="Times New Roman" w:hAnsi="Times New Roman" w:cs="Times New Roman"/>
          <w:sz w:val="24"/>
          <w:szCs w:val="24"/>
        </w:rPr>
        <w:t xml:space="preserve">models were ranked </w:t>
      </w:r>
      <w:r w:rsidR="005D1F16" w:rsidRPr="008D35DA">
        <w:rPr>
          <w:rFonts w:ascii="Times New Roman" w:hAnsi="Times New Roman" w:cs="Times New Roman"/>
          <w:sz w:val="24"/>
          <w:szCs w:val="24"/>
        </w:rPr>
        <w:t>using</w:t>
      </w:r>
      <w:r w:rsidR="00884305" w:rsidRPr="008D35DA">
        <w:rPr>
          <w:rFonts w:ascii="Times New Roman" w:hAnsi="Times New Roman" w:cs="Times New Roman"/>
          <w:sz w:val="24"/>
          <w:szCs w:val="24"/>
        </w:rPr>
        <w:t xml:space="preserve"> each of </w:t>
      </w:r>
      <w:r w:rsidR="00DD2DE5">
        <w:rPr>
          <w:rFonts w:ascii="Times New Roman" w:hAnsi="Times New Roman" w:cs="Times New Roman"/>
          <w:sz w:val="24"/>
          <w:szCs w:val="24"/>
        </w:rPr>
        <w:t>the following</w:t>
      </w:r>
      <w:r w:rsidR="005D1F16"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four performance measures</w:t>
      </w:r>
      <w:r w:rsidR="003110B1" w:rsidRPr="008D35DA">
        <w:rPr>
          <w:rFonts w:ascii="Times New Roman" w:hAnsi="Times New Roman" w:cs="Times New Roman"/>
          <w:sz w:val="24"/>
          <w:szCs w:val="24"/>
        </w:rPr>
        <w:t xml:space="preserve"> related </w:t>
      </w:r>
      <w:r w:rsidR="003110B1" w:rsidRPr="008D35DA">
        <w:rPr>
          <w:rFonts w:ascii="Times New Roman" w:hAnsi="Times New Roman" w:cs="Times New Roman"/>
          <w:sz w:val="24"/>
          <w:szCs w:val="24"/>
        </w:rPr>
        <w:lastRenderedPageBreak/>
        <w:t>to forecast error</w:t>
      </w:r>
      <w:r w:rsidR="00884305" w:rsidRPr="008D35DA">
        <w:rPr>
          <w:rFonts w:ascii="Times New Roman" w:hAnsi="Times New Roman" w:cs="Times New Roman"/>
          <w:sz w:val="24"/>
          <w:szCs w:val="24"/>
        </w:rPr>
        <w:t>: mean absolute error (</w:t>
      </w:r>
      <w:r w:rsidR="00884305" w:rsidRPr="004D5F1D">
        <w:rPr>
          <w:rFonts w:ascii="Times New Roman" w:hAnsi="Times New Roman" w:cs="Times New Roman"/>
          <w:sz w:val="24"/>
          <w:szCs w:val="24"/>
        </w:rPr>
        <w:t>MAE</w:t>
      </w:r>
      <w:r w:rsidR="00884305" w:rsidRPr="008D35DA">
        <w:rPr>
          <w:rFonts w:ascii="Times New Roman" w:hAnsi="Times New Roman" w:cs="Times New Roman"/>
          <w:sz w:val="24"/>
          <w:szCs w:val="24"/>
        </w:rPr>
        <w:t xml:space="preserve">), </w:t>
      </w:r>
      <w:r w:rsidR="009333BA" w:rsidRPr="008D35DA">
        <w:rPr>
          <w:rFonts w:ascii="Times New Roman" w:hAnsi="Times New Roman" w:cs="Times New Roman"/>
          <w:sz w:val="24"/>
          <w:szCs w:val="24"/>
        </w:rPr>
        <w:t>root-mean-square error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w:t>
      </w:r>
      <w:r w:rsidR="00CB1EF0" w:rsidRPr="008D35DA">
        <w:rPr>
          <w:rFonts w:ascii="Times New Roman" w:hAnsi="Times New Roman" w:cs="Times New Roman"/>
          <w:sz w:val="24"/>
          <w:szCs w:val="24"/>
        </w:rPr>
        <w:t>,</w:t>
      </w:r>
      <w:r w:rsidR="009333BA" w:rsidRPr="008D35DA">
        <w:rPr>
          <w:rFonts w:ascii="Times New Roman" w:hAnsi="Times New Roman" w:cs="Times New Roman"/>
          <w:sz w:val="24"/>
          <w:szCs w:val="24"/>
        </w:rPr>
        <w:t xml:space="preserve"> </w:t>
      </w:r>
      <w:r w:rsidR="00511D98" w:rsidRPr="008D35DA">
        <w:rPr>
          <w:rFonts w:ascii="Times New Roman" w:hAnsi="Times New Roman" w:cs="Times New Roman"/>
          <w:sz w:val="24"/>
          <w:szCs w:val="24"/>
        </w:rPr>
        <w:t>mean raw error (</w:t>
      </w:r>
      <w:r w:rsidR="00511D98" w:rsidRPr="004D5F1D">
        <w:rPr>
          <w:rFonts w:ascii="Times New Roman" w:hAnsi="Times New Roman" w:cs="Times New Roman"/>
          <w:sz w:val="24"/>
          <w:szCs w:val="24"/>
        </w:rPr>
        <w:t>MRE</w:t>
      </w:r>
      <w:r w:rsidR="00511D98" w:rsidRPr="008D35DA">
        <w:rPr>
          <w:rFonts w:ascii="Times New Roman" w:hAnsi="Times New Roman" w:cs="Times New Roman"/>
          <w:sz w:val="24"/>
          <w:szCs w:val="24"/>
        </w:rPr>
        <w:t>)</w:t>
      </w:r>
      <w:r w:rsidR="00511D98">
        <w:rPr>
          <w:rFonts w:ascii="Times New Roman" w:hAnsi="Times New Roman" w:cs="Times New Roman"/>
          <w:sz w:val="24"/>
          <w:szCs w:val="24"/>
        </w:rPr>
        <w:t>,</w:t>
      </w:r>
      <w:r w:rsidR="00511D98" w:rsidRPr="008D35DA">
        <w:rPr>
          <w:rFonts w:ascii="Times New Roman" w:hAnsi="Times New Roman" w:cs="Times New Roman"/>
          <w:sz w:val="24"/>
          <w:szCs w:val="24"/>
        </w:rPr>
        <w:t xml:space="preserve"> </w:t>
      </w:r>
      <w:ins w:id="399" w:author="Holmes, John" w:date="2023-04-02T11:05:00Z">
        <w:r w:rsidR="00FE6C61">
          <w:rPr>
            <w:rFonts w:ascii="Times New Roman" w:hAnsi="Times New Roman" w:cs="Times New Roman"/>
            <w:sz w:val="24"/>
            <w:szCs w:val="24"/>
          </w:rPr>
          <w:t xml:space="preserve">and </w:t>
        </w:r>
      </w:ins>
      <w:r w:rsidR="00884305" w:rsidRPr="008D35DA">
        <w:rPr>
          <w:rFonts w:ascii="Times New Roman" w:hAnsi="Times New Roman" w:cs="Times New Roman"/>
          <w:sz w:val="24"/>
          <w:szCs w:val="24"/>
        </w:rPr>
        <w:t>mean proportional error (</w:t>
      </w:r>
      <w:r w:rsidR="00884305" w:rsidRPr="004D5F1D">
        <w:rPr>
          <w:rFonts w:ascii="Times New Roman" w:hAnsi="Times New Roman" w:cs="Times New Roman"/>
          <w:sz w:val="24"/>
          <w:szCs w:val="24"/>
        </w:rPr>
        <w:t>MPE</w:t>
      </w:r>
      <w:r w:rsidR="00884305" w:rsidRPr="008D35DA">
        <w:rPr>
          <w:rFonts w:ascii="Times New Roman" w:hAnsi="Times New Roman" w:cs="Times New Roman"/>
          <w:sz w:val="24"/>
          <w:szCs w:val="24"/>
        </w:rPr>
        <w:t>)</w:t>
      </w:r>
      <w:r w:rsidR="00511D98">
        <w:rPr>
          <w:rFonts w:ascii="Times New Roman" w:hAnsi="Times New Roman" w:cs="Times New Roman"/>
          <w:sz w:val="24"/>
          <w:szCs w:val="24"/>
        </w:rPr>
        <w:t xml:space="preserve">. </w:t>
      </w:r>
      <w:r w:rsidR="00603565" w:rsidRPr="004D5F1D">
        <w:rPr>
          <w:rFonts w:ascii="Times New Roman" w:hAnsi="Times New Roman" w:cs="Times New Roman"/>
          <w:sz w:val="24"/>
          <w:szCs w:val="24"/>
        </w:rPr>
        <w:t>MAE</w:t>
      </w:r>
      <w:r w:rsidR="00603565" w:rsidRPr="008D35DA">
        <w:rPr>
          <w:rFonts w:ascii="Times New Roman" w:hAnsi="Times New Roman" w:cs="Times New Roman"/>
          <w:sz w:val="24"/>
          <w:szCs w:val="24"/>
        </w:rPr>
        <w:t xml:space="preserve"> </w:t>
      </w:r>
      <w:r w:rsidR="00511D98">
        <w:rPr>
          <w:rFonts w:ascii="Times New Roman" w:hAnsi="Times New Roman" w:cs="Times New Roman"/>
          <w:sz w:val="24"/>
          <w:szCs w:val="24"/>
        </w:rPr>
        <w:t>i</w:t>
      </w:r>
      <w:r w:rsidR="00603565" w:rsidRPr="008D35DA">
        <w:rPr>
          <w:rFonts w:ascii="Times New Roman" w:hAnsi="Times New Roman" w:cs="Times New Roman"/>
          <w:sz w:val="24"/>
          <w:szCs w:val="24"/>
        </w:rPr>
        <w:t xml:space="preserve">s the sum of absolute errors </w:t>
      </w:r>
      <w:r w:rsidR="00AD5400" w:rsidRPr="008D35DA">
        <w:rPr>
          <w:rFonts w:ascii="Times New Roman" w:hAnsi="Times New Roman" w:cs="Times New Roman"/>
          <w:sz w:val="24"/>
          <w:szCs w:val="24"/>
        </w:rPr>
        <w:t>between forecast (</w:t>
      </w:r>
      <w:r w:rsidR="00AD5400" w:rsidRPr="008D35DA">
        <w:rPr>
          <w:rFonts w:ascii="Times New Roman" w:hAnsi="Times New Roman" w:cs="Times New Roman"/>
          <w:i/>
          <w:iCs/>
          <w:sz w:val="24"/>
          <w:szCs w:val="24"/>
        </w:rPr>
        <w:t>y</w:t>
      </w:r>
      <w:r w:rsidR="00AD5400" w:rsidRPr="008D35DA">
        <w:rPr>
          <w:rFonts w:ascii="Times New Roman" w:hAnsi="Times New Roman" w:cs="Times New Roman"/>
          <w:sz w:val="24"/>
          <w:szCs w:val="24"/>
        </w:rPr>
        <w:t>) and observation (</w:t>
      </w:r>
      <w:r w:rsidR="00AD5400" w:rsidRPr="008D35DA">
        <w:rPr>
          <w:rFonts w:ascii="Times New Roman" w:hAnsi="Times New Roman" w:cs="Times New Roman"/>
          <w:i/>
          <w:iCs/>
          <w:sz w:val="24"/>
          <w:szCs w:val="24"/>
        </w:rPr>
        <w:t>x</w:t>
      </w:r>
      <w:r w:rsidR="00AD5400" w:rsidRPr="008D35DA">
        <w:rPr>
          <w:rFonts w:ascii="Times New Roman" w:hAnsi="Times New Roman" w:cs="Times New Roman"/>
          <w:sz w:val="24"/>
          <w:szCs w:val="24"/>
        </w:rPr>
        <w:t xml:space="preserve">) </w:t>
      </w:r>
      <w:r w:rsidR="00603565" w:rsidRPr="008D35DA">
        <w:rPr>
          <w:rFonts w:ascii="Times New Roman" w:hAnsi="Times New Roman" w:cs="Times New Roman"/>
          <w:sz w:val="24"/>
          <w:szCs w:val="24"/>
        </w:rPr>
        <w:t xml:space="preserve">divided by the </w:t>
      </w:r>
      <w:r w:rsidR="009333BA" w:rsidRPr="008D35DA">
        <w:rPr>
          <w:rFonts w:ascii="Times New Roman" w:hAnsi="Times New Roman" w:cs="Times New Roman"/>
          <w:sz w:val="24"/>
          <w:szCs w:val="24"/>
        </w:rPr>
        <w:t xml:space="preserve">time series length </w:t>
      </w:r>
      <w:r w:rsidR="009333BA" w:rsidRPr="008D35DA">
        <w:rPr>
          <w:rFonts w:ascii="Times New Roman" w:hAnsi="Times New Roman" w:cs="Times New Roman"/>
          <w:i/>
          <w:iCs/>
          <w:sz w:val="24"/>
          <w:szCs w:val="24"/>
        </w:rPr>
        <w:t>T</w:t>
      </w:r>
      <w:r w:rsidR="00603565" w:rsidRPr="008D35DA">
        <w:rPr>
          <w:rFonts w:ascii="Times New Roman" w:hAnsi="Times New Roman" w:cs="Times New Roman"/>
          <w:sz w:val="24"/>
          <w:szCs w:val="24"/>
        </w:rPr>
        <w:t xml:space="preserve">: </w:t>
      </w:r>
      <w:bookmarkStart w:id="400" w:name="_Hlk125801524"/>
      <m:oMath>
        <m:r>
          <w:rPr>
            <w:rFonts w:ascii="Cambria Math" w:hAnsi="Cambria Math" w:cs="Times New Roman"/>
            <w:sz w:val="24"/>
            <w:szCs w:val="24"/>
          </w:rPr>
          <m:t>MAE=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nary>
          </m:num>
          <m:den>
            <m:r>
              <w:rPr>
                <w:rFonts w:ascii="Cambria Math" w:hAnsi="Cambria Math" w:cs="Times New Roman"/>
                <w:sz w:val="24"/>
                <w:szCs w:val="24"/>
              </w:rPr>
              <m:t>T</m:t>
            </m:r>
          </m:den>
        </m:f>
      </m:oMath>
      <w:bookmarkEnd w:id="400"/>
      <w:r w:rsidR="00603565" w:rsidRPr="008D35DA">
        <w:rPr>
          <w:rFonts w:ascii="Times New Roman" w:hAnsi="Times New Roman" w:cs="Times New Roman"/>
          <w:sz w:val="24"/>
          <w:szCs w:val="24"/>
        </w:rPr>
        <w:t xml:space="preserve"> </w:t>
      </w:r>
      <w:r w:rsidR="00AD5400" w:rsidRPr="008D35DA">
        <w:rPr>
          <w:rFonts w:ascii="Times New Roman" w:hAnsi="Times New Roman" w:cs="Times New Roman"/>
          <w:sz w:val="24"/>
          <w:szCs w:val="24"/>
        </w:rPr>
        <w:t>(</w:t>
      </w:r>
      <w:r w:rsidR="00603565" w:rsidRPr="008D35DA">
        <w:rPr>
          <w:rFonts w:ascii="Times New Roman" w:hAnsi="Times New Roman" w:cs="Times New Roman"/>
          <w:sz w:val="24"/>
          <w:szCs w:val="24"/>
        </w:rPr>
        <w:t>Willmott and Matsuura</w:t>
      </w:r>
      <w:r w:rsidR="00AD5400" w:rsidRPr="008D35DA">
        <w:rPr>
          <w:rFonts w:ascii="Times New Roman" w:hAnsi="Times New Roman" w:cs="Times New Roman"/>
          <w:sz w:val="24"/>
          <w:szCs w:val="24"/>
        </w:rPr>
        <w:t xml:space="preserve"> 2009).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 xml:space="preserve"> provides a measure of forecast error variance reflecting both bias and </w:t>
      </w:r>
      <w:r w:rsidR="00DB152A">
        <w:rPr>
          <w:rFonts w:ascii="Times New Roman" w:hAnsi="Times New Roman" w:cs="Times New Roman"/>
          <w:sz w:val="24"/>
          <w:szCs w:val="24"/>
        </w:rPr>
        <w:t>uncertainty</w:t>
      </w:r>
      <w:r w:rsidR="009333BA" w:rsidRPr="008D35DA">
        <w:rPr>
          <w:rFonts w:ascii="Times New Roman" w:hAnsi="Times New Roman" w:cs="Times New Roman"/>
          <w:sz w:val="24"/>
          <w:szCs w:val="24"/>
        </w:rPr>
        <w:t xml:space="preserve">: </w:t>
      </w:r>
      <m:oMath>
        <m:r>
          <w:rPr>
            <w:rFonts w:ascii="Cambria Math" w:hAnsi="Cambria Math" w:cs="Times New Roman"/>
            <w:sz w:val="24"/>
            <w:szCs w:val="24"/>
          </w:rPr>
          <m:t>RMSE=</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num>
              <m:den>
                <m:r>
                  <w:rPr>
                    <w:rFonts w:ascii="Cambria Math" w:hAnsi="Cambria Math" w:cs="Times New Roman"/>
                    <w:sz w:val="24"/>
                    <w:szCs w:val="24"/>
                  </w:rPr>
                  <m:t>T</m:t>
                </m:r>
              </m:den>
            </m:f>
          </m:e>
        </m:rad>
      </m:oMath>
      <w:r w:rsidR="000C656A" w:rsidRPr="008D35DA">
        <w:rPr>
          <w:rFonts w:ascii="Times New Roman" w:hAnsi="Times New Roman" w:cs="Times New Roman"/>
          <w:sz w:val="24"/>
          <w:szCs w:val="24"/>
        </w:rPr>
        <w:t xml:space="preserve"> (Hyndman et al. 2006). </w:t>
      </w:r>
      <w:r w:rsidR="00884305" w:rsidRPr="004D5F1D">
        <w:rPr>
          <w:rFonts w:ascii="Times New Roman" w:hAnsi="Times New Roman" w:cs="Times New Roman"/>
          <w:sz w:val="24"/>
          <w:szCs w:val="24"/>
        </w:rPr>
        <w:t>MRE</w:t>
      </w:r>
      <w:r w:rsidR="00884305" w:rsidRPr="008D35DA">
        <w:rPr>
          <w:rFonts w:ascii="Times New Roman" w:hAnsi="Times New Roman" w:cs="Times New Roman"/>
          <w:sz w:val="24"/>
          <w:szCs w:val="24"/>
        </w:rPr>
        <w:t xml:space="preserve"> </w:t>
      </w:r>
      <w:r w:rsidR="000C656A" w:rsidRPr="008D35DA">
        <w:rPr>
          <w:rFonts w:ascii="Times New Roman" w:hAnsi="Times New Roman" w:cs="Times New Roman"/>
          <w:sz w:val="24"/>
          <w:szCs w:val="24"/>
        </w:rPr>
        <w:t>(</w:t>
      </w:r>
      <m:oMath>
        <m:r>
          <w:rPr>
            <w:rFonts w:ascii="Cambria Math" w:hAnsi="Cambria Math" w:cs="Times New Roman"/>
            <w:sz w:val="24"/>
            <w:szCs w:val="24"/>
          </w:rPr>
          <m:t>MRE=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r>
              <w:rPr>
                <w:rFonts w:ascii="Cambria Math" w:hAnsi="Cambria Math" w:cs="Times New Roman"/>
                <w:sz w:val="24"/>
                <w:szCs w:val="24"/>
              </w:rPr>
              <m:t>T</m:t>
            </m:r>
          </m:den>
        </m:f>
      </m:oMath>
      <w:r w:rsidR="000C656A"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and </w:t>
      </w:r>
      <w:r w:rsidR="00884305" w:rsidRPr="004D5F1D">
        <w:rPr>
          <w:rFonts w:ascii="Times New Roman" w:hAnsi="Times New Roman" w:cs="Times New Roman"/>
          <w:sz w:val="24"/>
          <w:szCs w:val="24"/>
        </w:rPr>
        <w:t>MPE</w:t>
      </w:r>
      <w:r w:rsidR="00C00461" w:rsidRPr="008D35DA">
        <w:rPr>
          <w:rFonts w:ascii="Times New Roman" w:hAnsi="Times New Roman" w:cs="Times New Roman"/>
          <w:sz w:val="24"/>
          <w:szCs w:val="24"/>
        </w:rPr>
        <w:t xml:space="preserve"> (</w:t>
      </w:r>
      <m:oMath>
        <m:r>
          <w:rPr>
            <w:rFonts w:ascii="Cambria Math" w:hAnsi="Cambria Math" w:cs="Times New Roman"/>
            <w:sz w:val="24"/>
            <w:szCs w:val="24"/>
          </w:rPr>
          <m:t>MPE=</m:t>
        </m:r>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T</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en>
            </m:f>
          </m:e>
        </m:nary>
      </m:oMath>
      <w:r w:rsidR="00884305" w:rsidRPr="008D35DA">
        <w:rPr>
          <w:rFonts w:ascii="Times New Roman" w:hAnsi="Times New Roman" w:cs="Times New Roman"/>
          <w:sz w:val="24"/>
          <w:szCs w:val="24"/>
        </w:rPr>
        <w:t xml:space="preserve"> </w:t>
      </w:r>
      <w:r w:rsidR="00325C2B"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reflect the long-term bias of forecasts. </w:t>
      </w:r>
      <w:r w:rsidR="005D1F16" w:rsidRPr="008D35DA">
        <w:rPr>
          <w:rFonts w:ascii="Times New Roman" w:hAnsi="Times New Roman" w:cs="Times New Roman"/>
          <w:sz w:val="24"/>
          <w:szCs w:val="24"/>
        </w:rPr>
        <w:t>For each model,</w:t>
      </w:r>
      <w:r w:rsidR="00884305" w:rsidRPr="008D35DA">
        <w:rPr>
          <w:rFonts w:ascii="Times New Roman" w:hAnsi="Times New Roman" w:cs="Times New Roman"/>
          <w:sz w:val="24"/>
          <w:szCs w:val="24"/>
        </w:rPr>
        <w:t xml:space="preserve"> ranks across the four performance measures were averaged to generate an overall rank. We then calculated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based on the overall rank to make comparison</w:t>
      </w:r>
      <w:r>
        <w:rPr>
          <w:rFonts w:ascii="Times New Roman" w:hAnsi="Times New Roman" w:cs="Times New Roman"/>
          <w:sz w:val="24"/>
          <w:szCs w:val="24"/>
        </w:rPr>
        <w:t>s</w:t>
      </w:r>
      <w:r w:rsidR="00884305" w:rsidRPr="008D35DA">
        <w:rPr>
          <w:rFonts w:ascii="Times New Roman" w:hAnsi="Times New Roman" w:cs="Times New Roman"/>
          <w:sz w:val="24"/>
          <w:szCs w:val="24"/>
        </w:rPr>
        <w:t xml:space="preserve"> across stocks: </w:t>
      </w:r>
      <m:oMath>
        <m:r>
          <w:rPr>
            <w:rFonts w:ascii="Cambria Math" w:hAnsi="Cambria Math" w:cs="Times New Roman"/>
            <w:sz w:val="24"/>
            <w:szCs w:val="24"/>
          </w:rPr>
          <m:t xml:space="preserve">Relative rank= </m:t>
        </m:r>
        <m:f>
          <m:fPr>
            <m:ctrlPr>
              <w:rPr>
                <w:rFonts w:ascii="Cambria Math" w:hAnsi="Cambria Math" w:cs="Times New Roman"/>
                <w:i/>
                <w:sz w:val="24"/>
                <w:szCs w:val="24"/>
              </w:rPr>
            </m:ctrlPr>
          </m:fPr>
          <m:num>
            <m:r>
              <w:rPr>
                <w:rFonts w:ascii="Cambria Math" w:hAnsi="Cambria Math" w:cs="Times New Roman"/>
                <w:sz w:val="24"/>
                <w:szCs w:val="24"/>
              </w:rPr>
              <m:t>Overall rank</m:t>
            </m:r>
          </m:num>
          <m:den>
            <m:r>
              <w:rPr>
                <w:rFonts w:ascii="Cambria Math" w:hAnsi="Cambria Math" w:cs="Times New Roman"/>
                <w:sz w:val="24"/>
                <w:szCs w:val="24"/>
              </w:rPr>
              <m:t>Numbers of model evaluated</m:t>
            </m:r>
          </m:den>
        </m:f>
      </m:oMath>
      <w:r w:rsidR="00884305" w:rsidRPr="008D35DA">
        <w:rPr>
          <w:rFonts w:ascii="Times New Roman" w:hAnsi="Times New Roman" w:cs="Times New Roman"/>
          <w:sz w:val="24"/>
          <w:szCs w:val="24"/>
        </w:rPr>
        <w:t xml:space="preserve"> </w:t>
      </w:r>
      <w:r w:rsidR="00456F25"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We also provided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for </w:t>
      </w:r>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only, as it has been </w:t>
      </w:r>
      <w:r w:rsidR="007E6C11" w:rsidRPr="008D35DA">
        <w:rPr>
          <w:rFonts w:ascii="Times New Roman" w:hAnsi="Times New Roman" w:cs="Times New Roman"/>
          <w:sz w:val="24"/>
          <w:szCs w:val="24"/>
        </w:rPr>
        <w:t xml:space="preserve">commonly </w:t>
      </w:r>
      <w:r w:rsidR="00884305" w:rsidRPr="008D35DA">
        <w:rPr>
          <w:rFonts w:ascii="Times New Roman" w:hAnsi="Times New Roman" w:cs="Times New Roman"/>
          <w:sz w:val="24"/>
          <w:szCs w:val="24"/>
        </w:rPr>
        <w:t xml:space="preserve">used by </w:t>
      </w:r>
      <w:r w:rsidR="007E6C11" w:rsidRPr="008D35DA">
        <w:rPr>
          <w:rFonts w:ascii="Times New Roman" w:hAnsi="Times New Roman" w:cs="Times New Roman"/>
          <w:sz w:val="24"/>
          <w:szCs w:val="24"/>
        </w:rPr>
        <w:t xml:space="preserve">fisheries managers and </w:t>
      </w:r>
      <w:r w:rsidR="00884305" w:rsidRPr="008D35DA">
        <w:rPr>
          <w:rFonts w:ascii="Times New Roman" w:hAnsi="Times New Roman" w:cs="Times New Roman"/>
          <w:sz w:val="24"/>
          <w:szCs w:val="24"/>
        </w:rPr>
        <w:t>other similar studies (</w:t>
      </w:r>
      <w:proofErr w:type="spellStart"/>
      <w:r w:rsidR="007E6C11" w:rsidRPr="008D35DA">
        <w:rPr>
          <w:rFonts w:ascii="Times New Roman" w:hAnsi="Times New Roman" w:cs="Times New Roman"/>
          <w:color w:val="242424"/>
          <w:sz w:val="24"/>
          <w:szCs w:val="24"/>
          <w:shd w:val="clear" w:color="auto" w:fill="FFFFFF"/>
        </w:rPr>
        <w:t>Haeseker</w:t>
      </w:r>
      <w:proofErr w:type="spellEnd"/>
      <w:r w:rsidR="007E6C11" w:rsidRPr="008D35DA">
        <w:rPr>
          <w:rFonts w:ascii="Times New Roman" w:hAnsi="Times New Roman" w:cs="Times New Roman"/>
          <w:color w:val="242424"/>
          <w:sz w:val="24"/>
          <w:szCs w:val="24"/>
          <w:shd w:val="clear" w:color="auto" w:fill="FFFFFF"/>
        </w:rPr>
        <w:t xml:space="preserve"> et al. 2008; </w:t>
      </w:r>
      <w:proofErr w:type="spellStart"/>
      <w:r w:rsidR="008E270E" w:rsidRPr="008D35DA">
        <w:rPr>
          <w:rFonts w:ascii="Times New Roman" w:hAnsi="Times New Roman" w:cs="Times New Roman"/>
          <w:sz w:val="24"/>
          <w:szCs w:val="24"/>
        </w:rPr>
        <w:t>Ovando</w:t>
      </w:r>
      <w:proofErr w:type="spellEnd"/>
      <w:r w:rsidR="008E270E" w:rsidRPr="008D35DA">
        <w:rPr>
          <w:rFonts w:ascii="Times New Roman" w:hAnsi="Times New Roman" w:cs="Times New Roman"/>
          <w:sz w:val="24"/>
          <w:szCs w:val="24"/>
        </w:rPr>
        <w:t xml:space="preserve"> et al. 2022</w:t>
      </w:r>
      <w:r w:rsidR="00884305" w:rsidRPr="008D35DA">
        <w:rPr>
          <w:rFonts w:ascii="Times New Roman" w:hAnsi="Times New Roman" w:cs="Times New Roman"/>
          <w:sz w:val="24"/>
          <w:szCs w:val="24"/>
        </w:rPr>
        <w:t>).</w:t>
      </w:r>
    </w:p>
    <w:p w14:paraId="0DBD9485" w14:textId="53ED13DB" w:rsidR="00884305" w:rsidRDefault="00713C78" w:rsidP="001E226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W</w:t>
      </w:r>
      <w:r w:rsidR="00884305" w:rsidRPr="008D35DA">
        <w:rPr>
          <w:rFonts w:ascii="Times New Roman" w:hAnsi="Times New Roman" w:cs="Times New Roman"/>
          <w:sz w:val="24"/>
          <w:szCs w:val="24"/>
        </w:rPr>
        <w:t xml:space="preserve">e </w:t>
      </w:r>
      <w:r w:rsidR="00AB771C" w:rsidRPr="008D35DA">
        <w:rPr>
          <w:rFonts w:ascii="Times New Roman" w:hAnsi="Times New Roman" w:cs="Times New Roman"/>
          <w:sz w:val="24"/>
          <w:szCs w:val="24"/>
        </w:rPr>
        <w:t xml:space="preserve">used </w:t>
      </w:r>
      <w:r w:rsidR="00884305" w:rsidRPr="008D35DA">
        <w:rPr>
          <w:rFonts w:ascii="Times New Roman" w:hAnsi="Times New Roman" w:cs="Times New Roman"/>
          <w:sz w:val="24"/>
          <w:szCs w:val="24"/>
        </w:rPr>
        <w:t>Taylor diagram</w:t>
      </w:r>
      <w:ins w:id="401" w:author="Holmes, John" w:date="2023-04-02T11:08:00Z">
        <w:r w:rsidR="0003512F">
          <w:rPr>
            <w:rFonts w:ascii="Times New Roman" w:hAnsi="Times New Roman" w:cs="Times New Roman"/>
            <w:sz w:val="24"/>
            <w:szCs w:val="24"/>
          </w:rPr>
          <w:t>s</w:t>
        </w:r>
      </w:ins>
      <w:r w:rsidR="00884305" w:rsidRPr="008D35DA">
        <w:rPr>
          <w:rFonts w:ascii="Times New Roman" w:hAnsi="Times New Roman" w:cs="Times New Roman"/>
          <w:sz w:val="24"/>
          <w:szCs w:val="24"/>
        </w:rPr>
        <w:t xml:space="preserve"> as a </w:t>
      </w:r>
      <w:r w:rsidR="003110B1" w:rsidRPr="008D35DA">
        <w:rPr>
          <w:rFonts w:ascii="Times New Roman" w:hAnsi="Times New Roman" w:cs="Times New Roman"/>
          <w:sz w:val="24"/>
          <w:szCs w:val="24"/>
        </w:rPr>
        <w:t xml:space="preserve">visualization </w:t>
      </w:r>
      <w:r w:rsidR="00AB771C" w:rsidRPr="008D35DA">
        <w:rPr>
          <w:rFonts w:ascii="Times New Roman" w:hAnsi="Times New Roman" w:cs="Times New Roman"/>
          <w:sz w:val="24"/>
          <w:szCs w:val="24"/>
        </w:rPr>
        <w:t>tool</w:t>
      </w:r>
      <w:r w:rsidR="00884305" w:rsidRPr="008D35DA">
        <w:rPr>
          <w:rFonts w:ascii="Times New Roman" w:hAnsi="Times New Roman" w:cs="Times New Roman"/>
          <w:sz w:val="24"/>
          <w:szCs w:val="24"/>
        </w:rPr>
        <w:t xml:space="preserve"> to guide the </w:t>
      </w:r>
      <w:r w:rsidR="00824E6E" w:rsidRPr="008D35DA">
        <w:rPr>
          <w:rFonts w:ascii="Times New Roman" w:hAnsi="Times New Roman" w:cs="Times New Roman"/>
          <w:sz w:val="24"/>
          <w:szCs w:val="24"/>
        </w:rPr>
        <w:t xml:space="preserve">process of </w:t>
      </w:r>
      <w:r w:rsidR="00884305" w:rsidRPr="008D35DA">
        <w:rPr>
          <w:rFonts w:ascii="Times New Roman" w:hAnsi="Times New Roman" w:cs="Times New Roman"/>
          <w:sz w:val="24"/>
          <w:szCs w:val="24"/>
        </w:rPr>
        <w:t>model selection</w:t>
      </w:r>
      <w:r w:rsidR="00824E6E" w:rsidRPr="008D35DA">
        <w:rPr>
          <w:rFonts w:ascii="Times New Roman" w:hAnsi="Times New Roman" w:cs="Times New Roman"/>
          <w:sz w:val="24"/>
          <w:szCs w:val="24"/>
        </w:rPr>
        <w:t xml:space="preserve"> both in terms of accuracy and </w:t>
      </w:r>
      <w:r w:rsidR="00DB152A">
        <w:rPr>
          <w:rFonts w:ascii="Times New Roman" w:hAnsi="Times New Roman" w:cs="Times New Roman"/>
          <w:sz w:val="24"/>
          <w:szCs w:val="24"/>
        </w:rPr>
        <w:t>uncertainty</w:t>
      </w:r>
      <w:r w:rsidR="00884305"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 xml:space="preserve">The </w:t>
      </w:r>
      <w:r w:rsidR="00A63F6D" w:rsidRPr="008D35DA">
        <w:rPr>
          <w:rFonts w:ascii="Times New Roman" w:hAnsi="Times New Roman" w:cs="Times New Roman"/>
          <w:sz w:val="24"/>
          <w:szCs w:val="24"/>
        </w:rPr>
        <w:t xml:space="preserve">correlation </w:t>
      </w:r>
      <w:ins w:id="402" w:author="Fu, Caihong" w:date="2023-04-06T11:47:00Z">
        <w:r w:rsidR="00AE149D">
          <w:rPr>
            <w:rFonts w:ascii="Times New Roman" w:hAnsi="Times New Roman" w:cs="Times New Roman"/>
            <w:sz w:val="24"/>
            <w:szCs w:val="24"/>
          </w:rPr>
          <w:t>(</w:t>
        </w:r>
      </w:ins>
      <w:ins w:id="403" w:author="Fu, Caihong" w:date="2023-04-06T11:46:00Z">
        <w:r w:rsidR="00AE149D" w:rsidRPr="00AE149D">
          <w:rPr>
            <w:rFonts w:ascii="Times New Roman" w:hAnsi="Times New Roman" w:cs="Times New Roman"/>
            <w:sz w:val="24"/>
            <w:szCs w:val="24"/>
          </w:rPr>
          <w:t xml:space="preserve">with values </w:t>
        </w:r>
      </w:ins>
      <w:ins w:id="404" w:author="Fu, Caihong" w:date="2023-04-06T11:47:00Z">
        <w:r w:rsidR="00AE149D">
          <w:rPr>
            <w:rFonts w:ascii="Times New Roman" w:hAnsi="Times New Roman" w:cs="Times New Roman"/>
            <w:sz w:val="24"/>
            <w:szCs w:val="24"/>
          </w:rPr>
          <w:t>ranging from</w:t>
        </w:r>
      </w:ins>
      <w:ins w:id="405" w:author="Fu, Caihong" w:date="2023-04-06T11:46:00Z">
        <w:r w:rsidR="00AE149D" w:rsidRPr="00AE149D">
          <w:rPr>
            <w:rFonts w:ascii="Times New Roman" w:hAnsi="Times New Roman" w:cs="Times New Roman"/>
            <w:sz w:val="24"/>
            <w:szCs w:val="24"/>
          </w:rPr>
          <w:t xml:space="preserve"> -1.0 to 1.0</w:t>
        </w:r>
      </w:ins>
      <w:ins w:id="406" w:author="Fu, Caihong" w:date="2023-04-06T11:47:00Z">
        <w:r w:rsidR="00AE149D">
          <w:rPr>
            <w:rFonts w:ascii="Times New Roman" w:hAnsi="Times New Roman" w:cs="Times New Roman"/>
            <w:sz w:val="24"/>
            <w:szCs w:val="24"/>
          </w:rPr>
          <w:t>)</w:t>
        </w:r>
      </w:ins>
      <w:ins w:id="407" w:author="Fu, Caihong" w:date="2023-04-06T11:46:00Z">
        <w:r w:rsidR="00AE149D">
          <w:rPr>
            <w:rFonts w:ascii="Times New Roman" w:hAnsi="Times New Roman" w:cs="Times New Roman"/>
            <w:sz w:val="24"/>
            <w:szCs w:val="24"/>
          </w:rPr>
          <w:t xml:space="preserve"> </w:t>
        </w:r>
      </w:ins>
      <w:r w:rsidR="00A63F6D" w:rsidRPr="008D35DA">
        <w:rPr>
          <w:rFonts w:ascii="Times New Roman" w:hAnsi="Times New Roman" w:cs="Times New Roman"/>
          <w:sz w:val="24"/>
          <w:szCs w:val="24"/>
        </w:rPr>
        <w:t xml:space="preserve">between forecasts hindcasted by each model </w:t>
      </w:r>
      <w:r w:rsidR="001857A5" w:rsidRPr="008D35DA">
        <w:rPr>
          <w:rFonts w:ascii="Times New Roman" w:hAnsi="Times New Roman" w:cs="Times New Roman"/>
          <w:sz w:val="24"/>
          <w:szCs w:val="24"/>
        </w:rPr>
        <w:t xml:space="preserve">for the years 2009 – 2020 </w:t>
      </w:r>
      <w:r w:rsidR="00A63F6D" w:rsidRPr="008D35DA">
        <w:rPr>
          <w:rFonts w:ascii="Times New Roman" w:hAnsi="Times New Roman" w:cs="Times New Roman"/>
          <w:sz w:val="24"/>
          <w:szCs w:val="24"/>
        </w:rPr>
        <w:t>and</w:t>
      </w:r>
      <w:r w:rsidR="00344917">
        <w:rPr>
          <w:rFonts w:ascii="Times New Roman" w:hAnsi="Times New Roman" w:cs="Times New Roman"/>
          <w:sz w:val="24"/>
          <w:szCs w:val="24"/>
        </w:rPr>
        <w:t xml:space="preserve"> the</w:t>
      </w:r>
      <w:r w:rsidR="00A63F6D" w:rsidRPr="008D35DA">
        <w:rPr>
          <w:rFonts w:ascii="Times New Roman" w:hAnsi="Times New Roman" w:cs="Times New Roman"/>
          <w:sz w:val="24"/>
          <w:szCs w:val="24"/>
        </w:rPr>
        <w:t xml:space="preserve"> </w:t>
      </w:r>
      <w:del w:id="408" w:author="Holmes, John" w:date="2023-04-02T11:10:00Z">
        <w:r w:rsidR="00A63F6D" w:rsidRPr="008D35DA" w:rsidDel="00244C4E">
          <w:rPr>
            <w:rFonts w:ascii="Times New Roman" w:hAnsi="Times New Roman" w:cs="Times New Roman"/>
            <w:sz w:val="24"/>
            <w:szCs w:val="24"/>
          </w:rPr>
          <w:delText xml:space="preserve">actual </w:delText>
        </w:r>
      </w:del>
      <w:commentRangeStart w:id="409"/>
      <w:commentRangeStart w:id="410"/>
      <w:r w:rsidR="00A63F6D" w:rsidRPr="008D35DA">
        <w:rPr>
          <w:rFonts w:ascii="Times New Roman" w:hAnsi="Times New Roman" w:cs="Times New Roman"/>
          <w:sz w:val="24"/>
          <w:szCs w:val="24"/>
        </w:rPr>
        <w:t>observed returns</w:t>
      </w:r>
      <w:r w:rsidR="001E2264">
        <w:rPr>
          <w:rFonts w:ascii="Times New Roman" w:hAnsi="Times New Roman" w:cs="Times New Roman"/>
          <w:sz w:val="24"/>
          <w:szCs w:val="24"/>
        </w:rPr>
        <w:t xml:space="preserve"> </w:t>
      </w:r>
      <w:commentRangeEnd w:id="409"/>
      <w:r w:rsidR="00244C4E">
        <w:rPr>
          <w:rStyle w:val="CommentReference"/>
        </w:rPr>
        <w:commentReference w:id="409"/>
      </w:r>
      <w:commentRangeEnd w:id="410"/>
      <w:r w:rsidR="004718F4">
        <w:rPr>
          <w:rStyle w:val="CommentReference"/>
        </w:rPr>
        <w:commentReference w:id="410"/>
      </w:r>
      <w:r w:rsidR="001E2264">
        <w:rPr>
          <w:rFonts w:ascii="Times New Roman" w:hAnsi="Times New Roman" w:cs="Times New Roman"/>
          <w:sz w:val="24"/>
          <w:szCs w:val="24"/>
        </w:rPr>
        <w:t>represents forecast</w:t>
      </w:r>
      <w:r w:rsidR="001E2264"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accuracy</w:t>
      </w:r>
      <w:r w:rsidR="00A63F6D" w:rsidRPr="008D35DA">
        <w:rPr>
          <w:rFonts w:ascii="Times New Roman" w:hAnsi="Times New Roman" w:cs="Times New Roman"/>
          <w:sz w:val="24"/>
          <w:szCs w:val="24"/>
        </w:rPr>
        <w:t>.</w:t>
      </w:r>
      <w:ins w:id="411" w:author="Fu, Caihong" w:date="2023-04-05T14:43:00Z">
        <w:r w:rsidR="00E40E49">
          <w:rPr>
            <w:rFonts w:ascii="Times New Roman" w:hAnsi="Times New Roman" w:cs="Times New Roman"/>
            <w:sz w:val="24"/>
            <w:szCs w:val="24"/>
          </w:rPr>
          <w:t xml:space="preserve"> </w:t>
        </w:r>
      </w:ins>
      <w:ins w:id="412" w:author="Fu, Caihong" w:date="2023-04-05T14:45:00Z">
        <w:r w:rsidR="00E40E49">
          <w:rPr>
            <w:rFonts w:ascii="Times New Roman" w:hAnsi="Times New Roman" w:cs="Times New Roman"/>
            <w:sz w:val="24"/>
            <w:szCs w:val="24"/>
          </w:rPr>
          <w:t>C</w:t>
        </w:r>
      </w:ins>
      <w:ins w:id="413" w:author="Fu, Caihong" w:date="2023-04-05T14:43:00Z">
        <w:r w:rsidR="00E40E49">
          <w:rPr>
            <w:rFonts w:ascii="Times New Roman" w:hAnsi="Times New Roman" w:cs="Times New Roman"/>
            <w:sz w:val="24"/>
            <w:szCs w:val="24"/>
          </w:rPr>
          <w:t>orrelation value</w:t>
        </w:r>
      </w:ins>
      <w:ins w:id="414" w:author="Fu, Caihong" w:date="2023-04-05T14:45:00Z">
        <w:r w:rsidR="00E40E49">
          <w:rPr>
            <w:rFonts w:ascii="Times New Roman" w:hAnsi="Times New Roman" w:cs="Times New Roman"/>
            <w:sz w:val="24"/>
            <w:szCs w:val="24"/>
          </w:rPr>
          <w:t>s</w:t>
        </w:r>
      </w:ins>
      <w:ins w:id="415" w:author="Fu, Caihong" w:date="2023-04-05T14:43:00Z">
        <w:r w:rsidR="00E40E49">
          <w:rPr>
            <w:rFonts w:ascii="Times New Roman" w:hAnsi="Times New Roman" w:cs="Times New Roman"/>
            <w:sz w:val="24"/>
            <w:szCs w:val="24"/>
          </w:rPr>
          <w:t xml:space="preserve"> </w:t>
        </w:r>
      </w:ins>
      <w:ins w:id="416" w:author="Fu, Caihong" w:date="2023-04-05T14:44:00Z">
        <w:r w:rsidR="00E40E49">
          <w:rPr>
            <w:rFonts w:ascii="Times New Roman" w:hAnsi="Times New Roman" w:cs="Times New Roman"/>
            <w:sz w:val="24"/>
            <w:szCs w:val="24"/>
          </w:rPr>
          <w:t>greater than 0.</w:t>
        </w:r>
      </w:ins>
      <w:ins w:id="417" w:author="Fu, Caihong" w:date="2023-04-06T11:50:00Z">
        <w:r w:rsidR="00AE149D">
          <w:rPr>
            <w:rFonts w:ascii="Times New Roman" w:hAnsi="Times New Roman" w:cs="Times New Roman"/>
            <w:sz w:val="24"/>
            <w:szCs w:val="24"/>
          </w:rPr>
          <w:t>7</w:t>
        </w:r>
      </w:ins>
      <w:ins w:id="418" w:author="Fu, Caihong" w:date="2023-04-06T11:52:00Z">
        <w:r w:rsidR="00AE149D">
          <w:rPr>
            <w:rFonts w:ascii="Times New Roman" w:hAnsi="Times New Roman" w:cs="Times New Roman"/>
            <w:sz w:val="24"/>
            <w:szCs w:val="24"/>
          </w:rPr>
          <w:t>5</w:t>
        </w:r>
      </w:ins>
      <w:ins w:id="419" w:author="Fu, Caihong" w:date="2023-04-05T14:44:00Z">
        <w:r w:rsidR="00E40E49">
          <w:rPr>
            <w:rFonts w:ascii="Times New Roman" w:hAnsi="Times New Roman" w:cs="Times New Roman"/>
            <w:sz w:val="24"/>
            <w:szCs w:val="24"/>
          </w:rPr>
          <w:t xml:space="preserve"> indicate high forecast accu</w:t>
        </w:r>
      </w:ins>
      <w:ins w:id="420" w:author="Fu, Caihong" w:date="2023-04-05T14:45:00Z">
        <w:r w:rsidR="00E40E49">
          <w:rPr>
            <w:rFonts w:ascii="Times New Roman" w:hAnsi="Times New Roman" w:cs="Times New Roman"/>
            <w:sz w:val="24"/>
            <w:szCs w:val="24"/>
          </w:rPr>
          <w:t xml:space="preserve">racy while </w:t>
        </w:r>
      </w:ins>
      <w:ins w:id="421" w:author="Fu, Caihong" w:date="2023-04-05T14:48:00Z">
        <w:r w:rsidR="00E40E49">
          <w:rPr>
            <w:rFonts w:ascii="Times New Roman" w:hAnsi="Times New Roman" w:cs="Times New Roman"/>
            <w:sz w:val="24"/>
            <w:szCs w:val="24"/>
          </w:rPr>
          <w:t xml:space="preserve">smaller values </w:t>
        </w:r>
      </w:ins>
      <w:ins w:id="422" w:author="Fu, Caihong" w:date="2023-04-06T11:48:00Z">
        <w:r w:rsidR="00AE149D">
          <w:rPr>
            <w:rFonts w:ascii="Times New Roman" w:hAnsi="Times New Roman" w:cs="Times New Roman"/>
            <w:sz w:val="24"/>
            <w:szCs w:val="24"/>
          </w:rPr>
          <w:t xml:space="preserve">particularly </w:t>
        </w:r>
      </w:ins>
      <w:ins w:id="423" w:author="Fu, Caihong" w:date="2023-04-05T14:46:00Z">
        <w:r w:rsidR="00E40E49">
          <w:rPr>
            <w:rFonts w:ascii="Times New Roman" w:hAnsi="Times New Roman" w:cs="Times New Roman"/>
            <w:sz w:val="24"/>
            <w:szCs w:val="24"/>
          </w:rPr>
          <w:t>negative values imply inaccurate forecast.</w:t>
        </w:r>
      </w:ins>
      <w:r w:rsidR="00A63F6D"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The </w:t>
      </w:r>
      <w:r w:rsidR="002A59E4" w:rsidRPr="008D35DA">
        <w:rPr>
          <w:rFonts w:ascii="Times New Roman" w:hAnsi="Times New Roman" w:cs="Times New Roman"/>
          <w:sz w:val="24"/>
          <w:szCs w:val="24"/>
        </w:rPr>
        <w:t xml:space="preserve">standard deviation </w:t>
      </w:r>
      <w:r w:rsidR="00A63F6D" w:rsidRPr="008D35DA">
        <w:rPr>
          <w:rFonts w:ascii="Times New Roman" w:hAnsi="Times New Roman" w:cs="Times New Roman"/>
          <w:sz w:val="24"/>
          <w:szCs w:val="24"/>
        </w:rPr>
        <w:t xml:space="preserve">represents the magnitude of the variability of forecasts relative to </w:t>
      </w:r>
      <w:r w:rsidR="0006684F" w:rsidRPr="008D35DA">
        <w:rPr>
          <w:rFonts w:ascii="Times New Roman" w:hAnsi="Times New Roman" w:cs="Times New Roman"/>
          <w:sz w:val="24"/>
          <w:szCs w:val="24"/>
        </w:rPr>
        <w:t xml:space="preserve">variability of </w:t>
      </w:r>
      <w:r w:rsidR="00A63F6D" w:rsidRPr="008D35DA">
        <w:rPr>
          <w:rFonts w:ascii="Times New Roman" w:hAnsi="Times New Roman" w:cs="Times New Roman"/>
          <w:sz w:val="24"/>
          <w:szCs w:val="24"/>
        </w:rPr>
        <w:t xml:space="preserve">observations for the given years. </w:t>
      </w:r>
      <w:r w:rsidR="000C3711" w:rsidRPr="008D35DA">
        <w:rPr>
          <w:rFonts w:ascii="Times New Roman" w:hAnsi="Times New Roman" w:cs="Times New Roman"/>
          <w:sz w:val="24"/>
          <w:szCs w:val="24"/>
        </w:rPr>
        <w:t xml:space="preserve">The observed </w:t>
      </w:r>
      <w:r w:rsidR="004263EC">
        <w:rPr>
          <w:rFonts w:ascii="Times New Roman" w:hAnsi="Times New Roman" w:cs="Times New Roman"/>
          <w:sz w:val="24"/>
          <w:szCs w:val="24"/>
        </w:rPr>
        <w:t>Sockeye</w:t>
      </w:r>
      <w:r w:rsidR="00CB1EF0"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returns from 2009</w:t>
      </w:r>
      <w:r w:rsidR="001E2264">
        <w:rPr>
          <w:rFonts w:ascii="Times New Roman" w:hAnsi="Times New Roman" w:cs="Times New Roman"/>
          <w:sz w:val="24"/>
          <w:szCs w:val="24"/>
        </w:rPr>
        <w:t xml:space="preserve"> </w:t>
      </w:r>
      <w:r w:rsidR="001E2264" w:rsidRPr="008D35DA">
        <w:rPr>
          <w:rFonts w:ascii="Times New Roman" w:hAnsi="Times New Roman" w:cs="Times New Roman"/>
          <w:sz w:val="24"/>
          <w:szCs w:val="24"/>
        </w:rPr>
        <w:t>–</w:t>
      </w:r>
      <w:r w:rsidR="001E2264">
        <w:rPr>
          <w:rFonts w:ascii="Times New Roman" w:hAnsi="Times New Roman" w:cs="Times New Roman"/>
          <w:sz w:val="24"/>
          <w:szCs w:val="24"/>
        </w:rPr>
        <w:t xml:space="preserve"> </w:t>
      </w:r>
      <w:r w:rsidR="000C3711" w:rsidRPr="008D35DA">
        <w:rPr>
          <w:rFonts w:ascii="Times New Roman" w:hAnsi="Times New Roman" w:cs="Times New Roman"/>
          <w:sz w:val="24"/>
          <w:szCs w:val="24"/>
        </w:rPr>
        <w:t>2020 (</w:t>
      </w:r>
      <w:r w:rsidR="00344917">
        <w:rPr>
          <w:rFonts w:ascii="Times New Roman" w:hAnsi="Times New Roman" w:cs="Times New Roman"/>
          <w:sz w:val="24"/>
          <w:szCs w:val="24"/>
        </w:rPr>
        <w:t xml:space="preserve">about </w:t>
      </w:r>
      <w:r w:rsidR="000C3711" w:rsidRPr="008D35DA">
        <w:rPr>
          <w:rFonts w:ascii="Times New Roman" w:hAnsi="Times New Roman" w:cs="Times New Roman"/>
          <w:sz w:val="24"/>
          <w:szCs w:val="24"/>
        </w:rPr>
        <w:t xml:space="preserve">3 </w:t>
      </w:r>
      <w:r w:rsidR="00CB1EF0" w:rsidRPr="008D35DA">
        <w:rPr>
          <w:rFonts w:ascii="Times New Roman" w:hAnsi="Times New Roman" w:cs="Times New Roman"/>
          <w:sz w:val="24"/>
          <w:szCs w:val="24"/>
        </w:rPr>
        <w:t>cycles</w:t>
      </w:r>
      <w:r w:rsidR="00344917">
        <w:rPr>
          <w:rFonts w:ascii="Times New Roman" w:hAnsi="Times New Roman" w:cs="Times New Roman"/>
          <w:sz w:val="24"/>
          <w:szCs w:val="24"/>
        </w:rPr>
        <w:t xml:space="preserve"> for some major stocks</w:t>
      </w:r>
      <w:r w:rsidR="00CB1EF0" w:rsidRPr="008D35DA">
        <w:rPr>
          <w:rFonts w:ascii="Times New Roman" w:hAnsi="Times New Roman" w:cs="Times New Roman"/>
          <w:sz w:val="24"/>
          <w:szCs w:val="24"/>
        </w:rPr>
        <w:t xml:space="preserve">; </w:t>
      </w:r>
      <w:r w:rsidR="00344917">
        <w:rPr>
          <w:rFonts w:ascii="Times New Roman" w:hAnsi="Times New Roman" w:cs="Times New Roman"/>
          <w:sz w:val="24"/>
          <w:szCs w:val="24"/>
        </w:rPr>
        <w:t xml:space="preserve">Supplementary </w:t>
      </w:r>
      <w:r w:rsidR="00CB1EF0" w:rsidRPr="008D35DA">
        <w:rPr>
          <w:rFonts w:ascii="Times New Roman" w:hAnsi="Times New Roman" w:cs="Times New Roman"/>
          <w:sz w:val="24"/>
          <w:szCs w:val="24"/>
        </w:rPr>
        <w:t>Figure S2</w:t>
      </w:r>
      <w:r w:rsidR="000C3711"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were </w:t>
      </w:r>
      <w:r w:rsidR="000C3711" w:rsidRPr="008D35DA">
        <w:rPr>
          <w:rFonts w:ascii="Times New Roman" w:hAnsi="Times New Roman" w:cs="Times New Roman"/>
          <w:sz w:val="24"/>
          <w:szCs w:val="24"/>
        </w:rPr>
        <w:t xml:space="preserve">normalized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reference point </w:t>
      </w:r>
      <w:r w:rsidR="00B77D5E" w:rsidRPr="008D35DA">
        <w:rPr>
          <w:rFonts w:ascii="Times New Roman" w:hAnsi="Times New Roman" w:cs="Times New Roman"/>
          <w:sz w:val="24"/>
          <w:szCs w:val="24"/>
        </w:rPr>
        <w:t xml:space="preserve">(i.e., </w:t>
      </w:r>
      <w:ins w:id="424" w:author="Xu, Yi [2]" w:date="2023-04-10T17:42:00Z">
        <w:r w:rsidR="00FA34D9">
          <w:rPr>
            <w:rFonts w:ascii="Times New Roman" w:hAnsi="Times New Roman" w:cs="Times New Roman"/>
            <w:sz w:val="24"/>
            <w:szCs w:val="24"/>
          </w:rPr>
          <w:t>o</w:t>
        </w:r>
      </w:ins>
      <w:del w:id="425" w:author="Xu, Yi [2]" w:date="2023-04-10T17:42:00Z">
        <w:r w:rsidR="00344917" w:rsidDel="00FA34D9">
          <w:rPr>
            <w:rFonts w:ascii="Times New Roman" w:hAnsi="Times New Roman" w:cs="Times New Roman"/>
            <w:sz w:val="24"/>
            <w:szCs w:val="24"/>
          </w:rPr>
          <w:delText>O</w:delText>
        </w:r>
      </w:del>
      <w:r w:rsidR="000C3711" w:rsidRPr="008D35DA">
        <w:rPr>
          <w:rFonts w:ascii="Times New Roman" w:hAnsi="Times New Roman" w:cs="Times New Roman"/>
          <w:sz w:val="24"/>
          <w:szCs w:val="24"/>
        </w:rPr>
        <w:t>bservation</w:t>
      </w:r>
      <w:r w:rsidR="00B77D5E" w:rsidRPr="008D35DA">
        <w:rPr>
          <w:rFonts w:ascii="Times New Roman" w:hAnsi="Times New Roman" w:cs="Times New Roman"/>
          <w:sz w:val="24"/>
          <w:szCs w:val="24"/>
        </w:rPr>
        <w:t>)</w:t>
      </w:r>
      <w:r w:rsidR="000C3711" w:rsidRPr="008D35DA">
        <w:rPr>
          <w:rFonts w:ascii="Times New Roman" w:hAnsi="Times New Roman" w:cs="Times New Roman"/>
          <w:sz w:val="24"/>
          <w:szCs w:val="24"/>
        </w:rPr>
        <w:t xml:space="preserve">. The overall performance </w:t>
      </w:r>
      <w:r w:rsidR="000D65D4" w:rsidRPr="008D35DA">
        <w:rPr>
          <w:rFonts w:ascii="Times New Roman" w:hAnsi="Times New Roman" w:cs="Times New Roman"/>
          <w:sz w:val="24"/>
          <w:szCs w:val="24"/>
        </w:rPr>
        <w:t xml:space="preserve">of a model </w:t>
      </w:r>
      <w:r w:rsidR="000C3711" w:rsidRPr="008D35DA">
        <w:rPr>
          <w:rFonts w:ascii="Times New Roman" w:hAnsi="Times New Roman" w:cs="Times New Roman"/>
          <w:sz w:val="24"/>
          <w:szCs w:val="24"/>
        </w:rPr>
        <w:t xml:space="preserve">was expressed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relative </w:t>
      </w:r>
      <w:r w:rsidR="00344917">
        <w:rPr>
          <w:rFonts w:ascii="Times New Roman" w:hAnsi="Times New Roman" w:cs="Times New Roman"/>
          <w:sz w:val="24"/>
          <w:szCs w:val="24"/>
        </w:rPr>
        <w:t>position</w:t>
      </w:r>
      <w:r w:rsidR="000C3711" w:rsidRPr="008D35DA">
        <w:rPr>
          <w:rFonts w:ascii="Times New Roman" w:hAnsi="Times New Roman" w:cs="Times New Roman"/>
          <w:sz w:val="24"/>
          <w:szCs w:val="24"/>
        </w:rPr>
        <w:t xml:space="preserve"> on the diagram, as it was also normalized by the standard deviation of observations </w:t>
      </w:r>
      <w:r w:rsidR="000D65D4" w:rsidRPr="008D35DA">
        <w:rPr>
          <w:rFonts w:ascii="Times New Roman" w:hAnsi="Times New Roman" w:cs="Times New Roman"/>
          <w:sz w:val="24"/>
          <w:szCs w:val="24"/>
        </w:rPr>
        <w:t xml:space="preserve">from </w:t>
      </w:r>
      <w:r w:rsidR="000C3711" w:rsidRPr="008D35DA">
        <w:rPr>
          <w:rFonts w:ascii="Times New Roman" w:hAnsi="Times New Roman" w:cs="Times New Roman"/>
          <w:sz w:val="24"/>
          <w:szCs w:val="24"/>
        </w:rPr>
        <w:t>2009</w:t>
      </w:r>
      <w:r w:rsidR="000D65D4" w:rsidRPr="008D35DA">
        <w:rPr>
          <w:rFonts w:ascii="Times New Roman" w:hAnsi="Times New Roman" w:cs="Times New Roman"/>
          <w:sz w:val="24"/>
          <w:szCs w:val="24"/>
        </w:rPr>
        <w:t xml:space="preserve"> to </w:t>
      </w:r>
      <w:r w:rsidR="000C3711" w:rsidRPr="008D35DA">
        <w:rPr>
          <w:rFonts w:ascii="Times New Roman" w:hAnsi="Times New Roman" w:cs="Times New Roman"/>
          <w:sz w:val="24"/>
          <w:szCs w:val="24"/>
        </w:rPr>
        <w:t xml:space="preserve">2020. </w:t>
      </w:r>
      <w:r w:rsidR="00884305" w:rsidRPr="008D35DA">
        <w:rPr>
          <w:rFonts w:ascii="Times New Roman" w:hAnsi="Times New Roman" w:cs="Times New Roman"/>
          <w:sz w:val="24"/>
          <w:szCs w:val="24"/>
        </w:rPr>
        <w:t>Generally, a model that ha</w:t>
      </w:r>
      <w:r w:rsidR="00344917">
        <w:rPr>
          <w:rFonts w:ascii="Times New Roman" w:hAnsi="Times New Roman" w:cs="Times New Roman"/>
          <w:sz w:val="24"/>
          <w:szCs w:val="24"/>
        </w:rPr>
        <w:t>s</w:t>
      </w:r>
      <w:r w:rsidR="00884305" w:rsidRPr="008D35DA">
        <w:rPr>
          <w:rFonts w:ascii="Times New Roman" w:hAnsi="Times New Roman" w:cs="Times New Roman"/>
          <w:sz w:val="24"/>
          <w:szCs w:val="24"/>
        </w:rPr>
        <w:t xml:space="preserve"> relatively high correlation, </w:t>
      </w:r>
      <w:r w:rsidR="007D1530" w:rsidRPr="008D35DA">
        <w:rPr>
          <w:rFonts w:ascii="Times New Roman" w:hAnsi="Times New Roman" w:cs="Times New Roman"/>
          <w:sz w:val="24"/>
          <w:szCs w:val="24"/>
        </w:rPr>
        <w:t>small</w:t>
      </w:r>
      <w:r w:rsidR="00884305" w:rsidRPr="008D35DA">
        <w:rPr>
          <w:rFonts w:ascii="Times New Roman" w:hAnsi="Times New Roman" w:cs="Times New Roman"/>
          <w:sz w:val="24"/>
          <w:szCs w:val="24"/>
        </w:rPr>
        <w:t xml:space="preserve"> </w:t>
      </w:r>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and </w:t>
      </w:r>
      <w:r w:rsidR="0006684F" w:rsidRPr="008D35DA">
        <w:rPr>
          <w:rFonts w:ascii="Times New Roman" w:hAnsi="Times New Roman" w:cs="Times New Roman"/>
          <w:sz w:val="24"/>
          <w:szCs w:val="24"/>
        </w:rPr>
        <w:t xml:space="preserve">similar </w:t>
      </w:r>
      <w:r w:rsidR="005252B0" w:rsidRPr="008D35DA">
        <w:rPr>
          <w:rFonts w:ascii="Times New Roman" w:hAnsi="Times New Roman" w:cs="Times New Roman"/>
          <w:sz w:val="24"/>
          <w:szCs w:val="24"/>
        </w:rPr>
        <w:t xml:space="preserve">standard </w:t>
      </w:r>
      <w:r w:rsidR="005252B0" w:rsidRPr="008D35DA">
        <w:rPr>
          <w:rFonts w:ascii="Times New Roman" w:hAnsi="Times New Roman" w:cs="Times New Roman"/>
          <w:sz w:val="24"/>
          <w:szCs w:val="24"/>
        </w:rPr>
        <w:lastRenderedPageBreak/>
        <w:t xml:space="preserve">deviation </w:t>
      </w:r>
      <w:r w:rsidR="0006684F" w:rsidRPr="008D35DA">
        <w:rPr>
          <w:rFonts w:ascii="Times New Roman" w:hAnsi="Times New Roman" w:cs="Times New Roman"/>
          <w:sz w:val="24"/>
          <w:szCs w:val="24"/>
        </w:rPr>
        <w:t>as observation</w:t>
      </w:r>
      <w:r w:rsidR="006F72D0">
        <w:rPr>
          <w:rFonts w:ascii="Times New Roman" w:hAnsi="Times New Roman" w:cs="Times New Roman"/>
          <w:sz w:val="24"/>
          <w:szCs w:val="24"/>
        </w:rPr>
        <w:t>s</w:t>
      </w:r>
      <w:r w:rsidR="00884305" w:rsidRPr="008D35DA">
        <w:rPr>
          <w:rFonts w:ascii="Times New Roman" w:hAnsi="Times New Roman" w:cs="Times New Roman"/>
          <w:sz w:val="24"/>
          <w:szCs w:val="24"/>
        </w:rPr>
        <w:t xml:space="preserve"> is desired. </w:t>
      </w:r>
      <w:r w:rsidR="00C436E7" w:rsidRPr="008D35DA">
        <w:rPr>
          <w:rFonts w:ascii="Times New Roman" w:hAnsi="Times New Roman" w:cs="Times New Roman"/>
          <w:sz w:val="24"/>
          <w:szCs w:val="24"/>
        </w:rPr>
        <w:t xml:space="preserve">A perfect model </w:t>
      </w:r>
      <w:r w:rsidR="000D65D4" w:rsidRPr="008D35DA">
        <w:rPr>
          <w:rFonts w:ascii="Times New Roman" w:hAnsi="Times New Roman" w:cs="Times New Roman"/>
          <w:sz w:val="24"/>
          <w:szCs w:val="24"/>
        </w:rPr>
        <w:t>is</w:t>
      </w:r>
      <w:r w:rsidR="000C3711" w:rsidRPr="008D35DA">
        <w:rPr>
          <w:rFonts w:ascii="Times New Roman" w:hAnsi="Times New Roman" w:cs="Times New Roman"/>
          <w:sz w:val="24"/>
          <w:szCs w:val="24"/>
        </w:rPr>
        <w:t xml:space="preserve"> located </w:t>
      </w:r>
      <w:r w:rsidR="00D44467" w:rsidRPr="008D35DA">
        <w:rPr>
          <w:rFonts w:ascii="Times New Roman" w:hAnsi="Times New Roman" w:cs="Times New Roman"/>
          <w:sz w:val="24"/>
          <w:szCs w:val="24"/>
        </w:rPr>
        <w:t>at</w:t>
      </w:r>
      <w:r w:rsidR="000C3711" w:rsidRPr="008D35DA">
        <w:rPr>
          <w:rFonts w:ascii="Times New Roman" w:hAnsi="Times New Roman" w:cs="Times New Roman"/>
          <w:sz w:val="24"/>
          <w:szCs w:val="24"/>
        </w:rPr>
        <w:t xml:space="preserve"> the reference point with both </w:t>
      </w:r>
      <w:r w:rsidR="000F6299">
        <w:rPr>
          <w:rFonts w:ascii="Times New Roman" w:hAnsi="Times New Roman" w:cs="Times New Roman"/>
          <w:sz w:val="24"/>
          <w:szCs w:val="24"/>
        </w:rPr>
        <w:t>correlation</w:t>
      </w:r>
      <w:r w:rsidR="00D44467" w:rsidRPr="008D35DA">
        <w:rPr>
          <w:rFonts w:ascii="Times New Roman" w:hAnsi="Times New Roman" w:cs="Times New Roman"/>
          <w:sz w:val="24"/>
          <w:szCs w:val="24"/>
        </w:rPr>
        <w:t xml:space="preserve"> and</w:t>
      </w:r>
      <w:r w:rsidR="00D44467" w:rsidRPr="008D35DA">
        <w:rPr>
          <w:rFonts w:ascii="Times New Roman" w:hAnsi="Times New Roman" w:cs="Times New Roman"/>
          <w:i/>
          <w:iCs/>
          <w:sz w:val="24"/>
          <w:szCs w:val="24"/>
        </w:rPr>
        <w:t xml:space="preserve"> </w:t>
      </w:r>
      <w:r w:rsidR="002A59E4" w:rsidRPr="008D35DA">
        <w:rPr>
          <w:rFonts w:ascii="Times New Roman" w:hAnsi="Times New Roman" w:cs="Times New Roman"/>
          <w:sz w:val="24"/>
          <w:szCs w:val="24"/>
        </w:rPr>
        <w:t xml:space="preserve">standard deviation </w:t>
      </w:r>
      <w:r w:rsidR="000C3711" w:rsidRPr="008D35DA">
        <w:rPr>
          <w:rFonts w:ascii="Times New Roman" w:hAnsi="Times New Roman" w:cs="Times New Roman"/>
          <w:sz w:val="24"/>
          <w:szCs w:val="24"/>
        </w:rPr>
        <w:t xml:space="preserve">being 1 and RMSE </w:t>
      </w:r>
      <w:r w:rsidR="00D44467" w:rsidRPr="008D35DA">
        <w:rPr>
          <w:rFonts w:ascii="Times New Roman" w:hAnsi="Times New Roman" w:cs="Times New Roman"/>
          <w:sz w:val="24"/>
          <w:szCs w:val="24"/>
        </w:rPr>
        <w:t xml:space="preserve">being </w:t>
      </w:r>
      <w:r w:rsidR="000C3711" w:rsidRPr="008D35DA">
        <w:rPr>
          <w:rFonts w:ascii="Times New Roman" w:hAnsi="Times New Roman" w:cs="Times New Roman"/>
          <w:sz w:val="24"/>
          <w:szCs w:val="24"/>
        </w:rPr>
        <w:t xml:space="preserve">0. </w:t>
      </w:r>
      <w:r w:rsidR="0006684F" w:rsidRPr="008D35DA">
        <w:rPr>
          <w:rFonts w:ascii="Times New Roman" w:hAnsi="Times New Roman" w:cs="Times New Roman"/>
          <w:sz w:val="24"/>
          <w:szCs w:val="24"/>
        </w:rPr>
        <w:t xml:space="preserve">All models, analyses and visualization were </w:t>
      </w:r>
      <w:r w:rsidR="005E700C" w:rsidRPr="008D35DA">
        <w:rPr>
          <w:rFonts w:ascii="Times New Roman" w:hAnsi="Times New Roman" w:cs="Times New Roman"/>
          <w:sz w:val="24"/>
          <w:szCs w:val="24"/>
        </w:rPr>
        <w:t>programm</w:t>
      </w:r>
      <w:r w:rsidR="0006684F" w:rsidRPr="008D35DA">
        <w:rPr>
          <w:rFonts w:ascii="Times New Roman" w:hAnsi="Times New Roman" w:cs="Times New Roman"/>
          <w:sz w:val="24"/>
          <w:szCs w:val="24"/>
        </w:rPr>
        <w:t>ed using R 4.2.0 (R Core Team 2022).</w:t>
      </w:r>
    </w:p>
    <w:p w14:paraId="238E792B" w14:textId="30876944" w:rsidR="00AC017A" w:rsidRPr="002B6095" w:rsidRDefault="00884305" w:rsidP="002B6095">
      <w:pPr>
        <w:pStyle w:val="ListParagraph"/>
        <w:numPr>
          <w:ilvl w:val="0"/>
          <w:numId w:val="22"/>
        </w:numPr>
        <w:spacing w:line="480" w:lineRule="auto"/>
        <w:ind w:left="360"/>
        <w:rPr>
          <w:b/>
          <w:bCs/>
        </w:rPr>
      </w:pPr>
      <w:r w:rsidRPr="002B6095">
        <w:rPr>
          <w:b/>
          <w:bCs/>
        </w:rPr>
        <w:t>Results</w:t>
      </w:r>
    </w:p>
    <w:p w14:paraId="79DAF07C" w14:textId="515AB230"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3.1 </w:t>
      </w:r>
      <w:r w:rsidR="001E1B8F" w:rsidRPr="002B6095">
        <w:rPr>
          <w:rFonts w:ascii="Times New Roman" w:hAnsi="Times New Roman" w:cs="Times New Roman"/>
          <w:b/>
          <w:bCs/>
          <w:sz w:val="24"/>
          <w:szCs w:val="24"/>
        </w:rPr>
        <w:t>Forecast m</w:t>
      </w:r>
      <w:r w:rsidR="00884305" w:rsidRPr="002B6095">
        <w:rPr>
          <w:rFonts w:ascii="Times New Roman" w:hAnsi="Times New Roman" w:cs="Times New Roman"/>
          <w:b/>
          <w:bCs/>
          <w:sz w:val="24"/>
          <w:szCs w:val="24"/>
        </w:rPr>
        <w:t>odel comparison</w:t>
      </w:r>
      <w:r w:rsidR="001E1B8F" w:rsidRPr="002B6095">
        <w:rPr>
          <w:rFonts w:ascii="Times New Roman" w:hAnsi="Times New Roman" w:cs="Times New Roman"/>
          <w:b/>
          <w:bCs/>
          <w:sz w:val="24"/>
          <w:szCs w:val="24"/>
        </w:rPr>
        <w:t>s</w:t>
      </w:r>
    </w:p>
    <w:p w14:paraId="71E27F2F" w14:textId="351460E8" w:rsidR="00C75E3D" w:rsidRPr="008D35DA" w:rsidRDefault="00511D98" w:rsidP="008D35DA">
      <w:pPr>
        <w:pStyle w:val="BodyText"/>
        <w:spacing w:line="480" w:lineRule="auto"/>
        <w:ind w:firstLine="360"/>
        <w:rPr>
          <w:rFonts w:ascii="Times New Roman" w:hAnsi="Times New Roman"/>
          <w:sz w:val="24"/>
          <w:szCs w:val="24"/>
        </w:rPr>
      </w:pPr>
      <w:r>
        <w:rPr>
          <w:rFonts w:ascii="Times New Roman" w:hAnsi="Times New Roman"/>
          <w:sz w:val="24"/>
          <w:szCs w:val="24"/>
        </w:rPr>
        <w:t>Relative rank</w:t>
      </w:r>
      <w:r w:rsidR="001E1B8F" w:rsidRPr="008D35DA">
        <w:rPr>
          <w:rFonts w:ascii="Times New Roman" w:hAnsi="Times New Roman"/>
          <w:sz w:val="24"/>
          <w:szCs w:val="24"/>
        </w:rPr>
        <w:t xml:space="preserve"> </w:t>
      </w:r>
      <w:r w:rsidR="00834D8B" w:rsidRPr="008D35DA">
        <w:rPr>
          <w:rFonts w:ascii="Times New Roman" w:hAnsi="Times New Roman"/>
          <w:sz w:val="24"/>
          <w:szCs w:val="24"/>
        </w:rPr>
        <w:t xml:space="preserve">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1E1B8F" w:rsidRPr="008D35DA">
        <w:rPr>
          <w:rFonts w:ascii="Times New Roman" w:hAnsi="Times New Roman"/>
          <w:sz w:val="24"/>
          <w:szCs w:val="24"/>
        </w:rPr>
        <w:t xml:space="preserve">of the 37 forecast models across the 18 stocks showed clear patterns of </w:t>
      </w:r>
      <w:r w:rsidR="000F6299">
        <w:rPr>
          <w:rFonts w:ascii="Times New Roman" w:hAnsi="Times New Roman"/>
          <w:sz w:val="24"/>
          <w:szCs w:val="24"/>
        </w:rPr>
        <w:t xml:space="preserve">generally </w:t>
      </w:r>
      <w:r w:rsidR="00C25E48">
        <w:rPr>
          <w:rFonts w:ascii="Times New Roman" w:hAnsi="Times New Roman"/>
          <w:sz w:val="24"/>
          <w:szCs w:val="24"/>
        </w:rPr>
        <w:t xml:space="preserve">poor </w:t>
      </w:r>
      <w:r w:rsidR="001E1B8F" w:rsidRPr="008D35DA">
        <w:rPr>
          <w:rFonts w:ascii="Times New Roman" w:hAnsi="Times New Roman"/>
          <w:sz w:val="24"/>
          <w:szCs w:val="24"/>
        </w:rPr>
        <w:t xml:space="preserve">performances by the naïve models but </w:t>
      </w:r>
      <w:r w:rsidR="000F6299">
        <w:rPr>
          <w:rFonts w:ascii="Times New Roman" w:hAnsi="Times New Roman"/>
          <w:sz w:val="24"/>
          <w:szCs w:val="24"/>
        </w:rPr>
        <w:t>relatively</w:t>
      </w:r>
      <w:r w:rsidR="001E1B8F" w:rsidRPr="008D35DA">
        <w:rPr>
          <w:rFonts w:ascii="Times New Roman" w:hAnsi="Times New Roman"/>
          <w:sz w:val="24"/>
          <w:szCs w:val="24"/>
        </w:rPr>
        <w:t xml:space="preserve"> good performances by either Ricker or Power </w:t>
      </w:r>
      <w:ins w:id="426" w:author="Holmes, John" w:date="2023-04-02T11:13:00Z">
        <w:r w:rsidR="00745E1B">
          <w:rPr>
            <w:rFonts w:ascii="Times New Roman" w:hAnsi="Times New Roman"/>
            <w:sz w:val="24"/>
            <w:szCs w:val="24"/>
          </w:rPr>
          <w:t xml:space="preserve">models </w:t>
        </w:r>
      </w:ins>
      <w:r w:rsidR="001E1B8F" w:rsidRPr="008D35DA">
        <w:rPr>
          <w:rFonts w:ascii="Times New Roman" w:hAnsi="Times New Roman"/>
          <w:sz w:val="24"/>
          <w:szCs w:val="24"/>
        </w:rPr>
        <w:t xml:space="preserve">coupled with </w:t>
      </w:r>
      <w:r w:rsidR="00C77B5A">
        <w:rPr>
          <w:rFonts w:ascii="Times New Roman" w:hAnsi="Times New Roman"/>
          <w:sz w:val="24"/>
          <w:szCs w:val="24"/>
        </w:rPr>
        <w:t xml:space="preserve">the </w:t>
      </w:r>
      <w:r w:rsidR="001E1B8F" w:rsidRPr="008D35DA">
        <w:rPr>
          <w:rFonts w:ascii="Times New Roman" w:hAnsi="Times New Roman"/>
          <w:sz w:val="24"/>
          <w:szCs w:val="24"/>
        </w:rPr>
        <w:t>newly included covariates (</w:t>
      </w:r>
      <w:r w:rsidR="00C75E3D" w:rsidRPr="008D35DA">
        <w:rPr>
          <w:rFonts w:ascii="Times New Roman" w:hAnsi="Times New Roman"/>
          <w:sz w:val="24"/>
          <w:szCs w:val="24"/>
        </w:rPr>
        <w:t xml:space="preserve">i.e., </w:t>
      </w:r>
      <w:r w:rsidR="001E1B8F" w:rsidRPr="008D35DA">
        <w:rPr>
          <w:rFonts w:ascii="Times New Roman" w:hAnsi="Times New Roman"/>
          <w:sz w:val="24"/>
          <w:szCs w:val="24"/>
        </w:rPr>
        <w:t xml:space="preserve">GOA.SST, </w:t>
      </w:r>
      <w:r w:rsidR="00C75E3D" w:rsidRPr="008D35DA">
        <w:rPr>
          <w:rFonts w:ascii="Times New Roman" w:hAnsi="Times New Roman"/>
          <w:sz w:val="24"/>
          <w:szCs w:val="24"/>
        </w:rPr>
        <w:t xml:space="preserve">Sockeye, Chum, Pink and </w:t>
      </w:r>
      <w:proofErr w:type="spellStart"/>
      <w:r w:rsidR="00C75E3D" w:rsidRPr="008D35DA">
        <w:rPr>
          <w:rFonts w:ascii="Times New Roman" w:hAnsi="Times New Roman"/>
          <w:sz w:val="24"/>
          <w:szCs w:val="24"/>
        </w:rPr>
        <w:t>Salmon.Total</w:t>
      </w:r>
      <w:proofErr w:type="spellEnd"/>
      <w:r w:rsidR="00C75E3D" w:rsidRPr="008D35DA">
        <w:rPr>
          <w:rFonts w:ascii="Times New Roman" w:hAnsi="Times New Roman"/>
          <w:sz w:val="24"/>
          <w:szCs w:val="24"/>
        </w:rPr>
        <w:t xml:space="preserve">) (Figure 3). </w:t>
      </w:r>
      <w:r>
        <w:rPr>
          <w:rFonts w:ascii="Times New Roman" w:hAnsi="Times New Roman"/>
          <w:sz w:val="24"/>
          <w:szCs w:val="24"/>
        </w:rPr>
        <w:t>Relative rank</w:t>
      </w:r>
      <w:r w:rsidR="00834D8B" w:rsidRPr="008D35DA">
        <w:rPr>
          <w:rFonts w:ascii="Times New Roman" w:hAnsi="Times New Roman"/>
          <w:sz w:val="24"/>
          <w:szCs w:val="24"/>
        </w:rPr>
        <w:t xml:space="preserve"> based on RMSE showed similar patterns to those 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834D8B" w:rsidRPr="008D35DA">
        <w:rPr>
          <w:rFonts w:ascii="Times New Roman" w:hAnsi="Times New Roman"/>
          <w:sz w:val="24"/>
          <w:szCs w:val="24"/>
        </w:rPr>
        <w:t>Figure S</w:t>
      </w:r>
      <w:r w:rsidR="009F7DE8" w:rsidRPr="008D35DA">
        <w:rPr>
          <w:rFonts w:ascii="Times New Roman" w:hAnsi="Times New Roman"/>
          <w:sz w:val="24"/>
          <w:szCs w:val="24"/>
        </w:rPr>
        <w:t>3</w:t>
      </w:r>
      <w:r w:rsidR="00834D8B" w:rsidRPr="008D35DA">
        <w:rPr>
          <w:rFonts w:ascii="Times New Roman" w:hAnsi="Times New Roman"/>
          <w:sz w:val="24"/>
          <w:szCs w:val="24"/>
        </w:rPr>
        <w:t xml:space="preserve">). </w:t>
      </w:r>
    </w:p>
    <w:p w14:paraId="76B71066" w14:textId="7147FCD1" w:rsidR="00834D8B" w:rsidRPr="008D35DA" w:rsidRDefault="00A93615"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Correlations between model forecasts and observations </w:t>
      </w:r>
      <w:r w:rsidR="005A56A1">
        <w:rPr>
          <w:rFonts w:ascii="Times New Roman" w:hAnsi="Times New Roman"/>
          <w:sz w:val="24"/>
          <w:szCs w:val="24"/>
        </w:rPr>
        <w:t>we</w:t>
      </w:r>
      <w:r w:rsidR="00C25E48">
        <w:rPr>
          <w:rFonts w:ascii="Times New Roman" w:hAnsi="Times New Roman"/>
          <w:sz w:val="24"/>
          <w:szCs w:val="24"/>
        </w:rPr>
        <w:t>re generally</w:t>
      </w:r>
      <w:r w:rsidRPr="008D35DA">
        <w:rPr>
          <w:rFonts w:ascii="Times New Roman" w:hAnsi="Times New Roman"/>
          <w:sz w:val="24"/>
          <w:szCs w:val="24"/>
        </w:rPr>
        <w:t xml:space="preserve"> lower for the naïve models</w:t>
      </w:r>
      <w:r w:rsidR="00C25E48">
        <w:rPr>
          <w:rFonts w:ascii="Times New Roman" w:hAnsi="Times New Roman"/>
          <w:sz w:val="24"/>
          <w:szCs w:val="24"/>
        </w:rPr>
        <w:t xml:space="preserve"> than </w:t>
      </w:r>
      <w:r w:rsidR="005A56A1">
        <w:rPr>
          <w:rFonts w:ascii="Times New Roman" w:hAnsi="Times New Roman"/>
          <w:sz w:val="24"/>
          <w:szCs w:val="24"/>
        </w:rPr>
        <w:t xml:space="preserve">biological </w:t>
      </w:r>
      <w:del w:id="427" w:author="Holmes, John" w:date="2023-04-02T11:17:00Z">
        <w:r w:rsidR="005A56A1" w:rsidDel="00745E1B">
          <w:rPr>
            <w:rFonts w:ascii="Times New Roman" w:hAnsi="Times New Roman"/>
            <w:sz w:val="24"/>
            <w:szCs w:val="24"/>
          </w:rPr>
          <w:delText>ones</w:delText>
        </w:r>
        <w:r w:rsidRPr="008D35DA" w:rsidDel="00745E1B">
          <w:rPr>
            <w:rFonts w:ascii="Times New Roman" w:hAnsi="Times New Roman"/>
            <w:sz w:val="24"/>
            <w:szCs w:val="24"/>
          </w:rPr>
          <w:delText xml:space="preserve"> </w:delText>
        </w:r>
      </w:del>
      <w:ins w:id="428" w:author="Holmes, John" w:date="2023-04-02T11:17:00Z">
        <w:r w:rsidR="00745E1B">
          <w:rPr>
            <w:rFonts w:ascii="Times New Roman" w:hAnsi="Times New Roman"/>
            <w:sz w:val="24"/>
            <w:szCs w:val="24"/>
          </w:rPr>
          <w:t>models</w:t>
        </w:r>
        <w:r w:rsidR="00745E1B" w:rsidRPr="008D35DA">
          <w:rPr>
            <w:rFonts w:ascii="Times New Roman" w:hAnsi="Times New Roman"/>
            <w:sz w:val="24"/>
            <w:szCs w:val="24"/>
          </w:rPr>
          <w:t xml:space="preserve"> </w:t>
        </w:r>
      </w:ins>
      <w:r w:rsidRPr="008D35DA">
        <w:rPr>
          <w:rFonts w:ascii="Times New Roman" w:hAnsi="Times New Roman"/>
          <w:sz w:val="24"/>
          <w:szCs w:val="24"/>
        </w:rPr>
        <w:t>(Figure 4)</w:t>
      </w:r>
      <w:del w:id="429" w:author="Holmes, John" w:date="2023-04-02T11:18:00Z">
        <w:r w:rsidR="00C77B5A" w:rsidDel="00745E1B">
          <w:rPr>
            <w:rFonts w:ascii="Times New Roman" w:hAnsi="Times New Roman"/>
            <w:sz w:val="24"/>
            <w:szCs w:val="24"/>
          </w:rPr>
          <w:delText xml:space="preserve">,  </w:delText>
        </w:r>
        <w:commentRangeStart w:id="430"/>
        <w:commentRangeStart w:id="431"/>
        <w:r w:rsidR="005A56A1" w:rsidDel="00745E1B">
          <w:rPr>
            <w:rFonts w:ascii="Times New Roman" w:hAnsi="Times New Roman"/>
            <w:sz w:val="24"/>
            <w:szCs w:val="24"/>
          </w:rPr>
          <w:delText xml:space="preserve">reflective of </w:delText>
        </w:r>
        <w:r w:rsidR="00C77B5A" w:rsidDel="00745E1B">
          <w:rPr>
            <w:rFonts w:ascii="Times New Roman" w:hAnsi="Times New Roman"/>
            <w:sz w:val="24"/>
            <w:szCs w:val="24"/>
          </w:rPr>
          <w:delText>low</w:delText>
        </w:r>
        <w:r w:rsidR="005A56A1" w:rsidDel="00745E1B">
          <w:rPr>
            <w:rFonts w:ascii="Times New Roman" w:hAnsi="Times New Roman"/>
            <w:sz w:val="24"/>
            <w:szCs w:val="24"/>
          </w:rPr>
          <w:delText>er</w:delText>
        </w:r>
        <w:r w:rsidR="00C77B5A" w:rsidDel="00745E1B">
          <w:rPr>
            <w:rFonts w:ascii="Times New Roman" w:hAnsi="Times New Roman"/>
            <w:sz w:val="24"/>
            <w:szCs w:val="24"/>
          </w:rPr>
          <w:delText xml:space="preserve"> forecast accuracy </w:delText>
        </w:r>
        <w:r w:rsidR="005A56A1" w:rsidDel="00745E1B">
          <w:rPr>
            <w:rFonts w:ascii="Times New Roman" w:hAnsi="Times New Roman"/>
            <w:sz w:val="24"/>
            <w:szCs w:val="24"/>
          </w:rPr>
          <w:delText>among the formers</w:delText>
        </w:r>
        <w:commentRangeEnd w:id="430"/>
        <w:r w:rsidR="00745E1B" w:rsidDel="00745E1B">
          <w:rPr>
            <w:rStyle w:val="CommentReference"/>
            <w:rFonts w:asciiTheme="minorHAnsi" w:eastAsia="SimSun" w:hAnsiTheme="minorHAnsi" w:cstheme="minorBidi"/>
          </w:rPr>
          <w:commentReference w:id="430"/>
        </w:r>
      </w:del>
      <w:commentRangeEnd w:id="431"/>
      <w:r w:rsidR="00AE149D">
        <w:rPr>
          <w:rStyle w:val="CommentReference"/>
          <w:rFonts w:asciiTheme="minorHAnsi" w:eastAsia="SimSun" w:hAnsiTheme="minorHAnsi" w:cstheme="minorBidi"/>
        </w:rPr>
        <w:commentReference w:id="431"/>
      </w:r>
      <w:r w:rsidR="00C77B5A">
        <w:rPr>
          <w:rFonts w:ascii="Times New Roman" w:hAnsi="Times New Roman"/>
          <w:sz w:val="24"/>
          <w:szCs w:val="24"/>
        </w:rPr>
        <w:t>.</w:t>
      </w:r>
      <w:r w:rsidR="00FA0E12" w:rsidRPr="008D35DA">
        <w:rPr>
          <w:rFonts w:ascii="Times New Roman" w:hAnsi="Times New Roman"/>
          <w:sz w:val="24"/>
          <w:szCs w:val="24"/>
        </w:rPr>
        <w:t xml:space="preserve"> </w:t>
      </w:r>
      <w:r w:rsidR="00C77B5A">
        <w:rPr>
          <w:rFonts w:ascii="Times New Roman" w:hAnsi="Times New Roman"/>
          <w:sz w:val="24"/>
          <w:szCs w:val="24"/>
        </w:rPr>
        <w:t xml:space="preserve">Correlations </w:t>
      </w:r>
      <w:r w:rsidR="005A56A1">
        <w:rPr>
          <w:rFonts w:ascii="Times New Roman" w:hAnsi="Times New Roman"/>
          <w:sz w:val="24"/>
          <w:szCs w:val="24"/>
        </w:rPr>
        <w:t>were</w:t>
      </w:r>
      <w:r w:rsidR="00FA0E12" w:rsidRPr="008D35DA">
        <w:rPr>
          <w:rFonts w:ascii="Times New Roman" w:hAnsi="Times New Roman"/>
          <w:sz w:val="24"/>
          <w:szCs w:val="24"/>
        </w:rPr>
        <w:t xml:space="preserve"> </w:t>
      </w:r>
      <w:r w:rsidR="00C77B5A">
        <w:rPr>
          <w:rFonts w:ascii="Times New Roman" w:hAnsi="Times New Roman"/>
          <w:sz w:val="24"/>
          <w:szCs w:val="24"/>
        </w:rPr>
        <w:t>more homogeneous</w:t>
      </w:r>
      <w:r w:rsidRPr="008D35DA">
        <w:rPr>
          <w:rFonts w:ascii="Times New Roman" w:hAnsi="Times New Roman"/>
          <w:sz w:val="24"/>
          <w:szCs w:val="24"/>
        </w:rPr>
        <w:t xml:space="preserve"> within </w:t>
      </w:r>
      <w:r w:rsidR="00C77B5A">
        <w:rPr>
          <w:rFonts w:ascii="Times New Roman" w:hAnsi="Times New Roman"/>
          <w:sz w:val="24"/>
          <w:szCs w:val="24"/>
        </w:rPr>
        <w:t>each</w:t>
      </w:r>
      <w:r w:rsidRPr="008D35DA">
        <w:rPr>
          <w:rFonts w:ascii="Times New Roman" w:hAnsi="Times New Roman"/>
          <w:sz w:val="24"/>
          <w:szCs w:val="24"/>
        </w:rPr>
        <w:t xml:space="preserve"> stock </w:t>
      </w:r>
      <w:r w:rsidR="009F7DE8" w:rsidRPr="008D35DA">
        <w:rPr>
          <w:rFonts w:ascii="Times New Roman" w:hAnsi="Times New Roman"/>
          <w:sz w:val="24"/>
          <w:szCs w:val="24"/>
        </w:rPr>
        <w:t xml:space="preserve">(across </w:t>
      </w:r>
      <w:r w:rsidR="00B82CCC" w:rsidRPr="008D35DA">
        <w:rPr>
          <w:rFonts w:ascii="Times New Roman" w:hAnsi="Times New Roman"/>
          <w:sz w:val="24"/>
          <w:szCs w:val="24"/>
        </w:rPr>
        <w:t>all</w:t>
      </w:r>
      <w:r w:rsidR="009F7DE8" w:rsidRPr="008D35DA">
        <w:rPr>
          <w:rFonts w:ascii="Times New Roman" w:hAnsi="Times New Roman"/>
          <w:sz w:val="24"/>
          <w:szCs w:val="24"/>
        </w:rPr>
        <w:t xml:space="preserve"> models) </w:t>
      </w:r>
      <w:r w:rsidRPr="008D35DA">
        <w:rPr>
          <w:rFonts w:ascii="Times New Roman" w:hAnsi="Times New Roman"/>
          <w:sz w:val="24"/>
          <w:szCs w:val="24"/>
        </w:rPr>
        <w:t xml:space="preserve">than across the stocks </w:t>
      </w:r>
      <w:r w:rsidR="009F7DE8" w:rsidRPr="008D35DA">
        <w:rPr>
          <w:rFonts w:ascii="Times New Roman" w:hAnsi="Times New Roman"/>
          <w:sz w:val="24"/>
          <w:szCs w:val="24"/>
        </w:rPr>
        <w:t xml:space="preserve">(using </w:t>
      </w:r>
      <w:del w:id="432" w:author="Holmes, John" w:date="2023-04-02T11:18:00Z">
        <w:r w:rsidR="009F7DE8" w:rsidRPr="008D35DA" w:rsidDel="00D2611D">
          <w:rPr>
            <w:rFonts w:ascii="Times New Roman" w:hAnsi="Times New Roman"/>
            <w:sz w:val="24"/>
            <w:szCs w:val="24"/>
          </w:rPr>
          <w:delText xml:space="preserve">a </w:delText>
        </w:r>
      </w:del>
      <w:ins w:id="433" w:author="Holmes, John" w:date="2023-04-02T11:18:00Z">
        <w:r w:rsidR="00D2611D">
          <w:rPr>
            <w:rFonts w:ascii="Times New Roman" w:hAnsi="Times New Roman"/>
            <w:sz w:val="24"/>
            <w:szCs w:val="24"/>
          </w:rPr>
          <w:t>the</w:t>
        </w:r>
        <w:r w:rsidR="00D2611D" w:rsidRPr="008D35DA">
          <w:rPr>
            <w:rFonts w:ascii="Times New Roman" w:hAnsi="Times New Roman"/>
            <w:sz w:val="24"/>
            <w:szCs w:val="24"/>
          </w:rPr>
          <w:t xml:space="preserve"> </w:t>
        </w:r>
      </w:ins>
      <w:r w:rsidR="009F7DE8" w:rsidRPr="008D35DA">
        <w:rPr>
          <w:rFonts w:ascii="Times New Roman" w:hAnsi="Times New Roman"/>
          <w:sz w:val="24"/>
          <w:szCs w:val="24"/>
        </w:rPr>
        <w:t>same model)</w:t>
      </w:r>
      <w:r w:rsidRPr="008D35DA">
        <w:rPr>
          <w:rFonts w:ascii="Times New Roman" w:hAnsi="Times New Roman"/>
          <w:sz w:val="24"/>
          <w:szCs w:val="24"/>
        </w:rPr>
        <w:t xml:space="preserve">. </w:t>
      </w:r>
      <w:r w:rsidR="00FA0E12" w:rsidRPr="008D35DA">
        <w:rPr>
          <w:rFonts w:ascii="Times New Roman" w:hAnsi="Times New Roman"/>
          <w:sz w:val="24"/>
          <w:szCs w:val="24"/>
        </w:rPr>
        <w:t xml:space="preserve">This </w:t>
      </w:r>
      <w:ins w:id="434" w:author="Holmes, John" w:date="2023-04-02T11:18:00Z">
        <w:r w:rsidR="00D2611D">
          <w:rPr>
            <w:rFonts w:ascii="Times New Roman" w:hAnsi="Times New Roman"/>
            <w:sz w:val="24"/>
            <w:szCs w:val="24"/>
          </w:rPr>
          <w:t xml:space="preserve">finding </w:t>
        </w:r>
      </w:ins>
      <w:r w:rsidR="00FA0E12" w:rsidRPr="008D35DA">
        <w:rPr>
          <w:rFonts w:ascii="Times New Roman" w:hAnsi="Times New Roman"/>
          <w:sz w:val="24"/>
          <w:szCs w:val="24"/>
        </w:rPr>
        <w:t xml:space="preserve">may indicate that </w:t>
      </w:r>
      <w:commentRangeStart w:id="435"/>
      <w:commentRangeStart w:id="436"/>
      <w:r w:rsidR="00FA0E12" w:rsidRPr="008D35DA">
        <w:rPr>
          <w:rFonts w:ascii="Times New Roman" w:hAnsi="Times New Roman"/>
          <w:sz w:val="24"/>
          <w:szCs w:val="24"/>
        </w:rPr>
        <w:t xml:space="preserve">model accuracy </w:t>
      </w:r>
      <w:commentRangeEnd w:id="435"/>
      <w:r w:rsidR="00D2611D">
        <w:rPr>
          <w:rStyle w:val="CommentReference"/>
          <w:rFonts w:asciiTheme="minorHAnsi" w:eastAsia="SimSun" w:hAnsiTheme="minorHAnsi" w:cstheme="minorBidi"/>
        </w:rPr>
        <w:commentReference w:id="435"/>
      </w:r>
      <w:commentRangeEnd w:id="436"/>
      <w:r w:rsidR="00415A67">
        <w:rPr>
          <w:rStyle w:val="CommentReference"/>
          <w:rFonts w:asciiTheme="minorHAnsi" w:eastAsia="SimSun" w:hAnsiTheme="minorHAnsi" w:cstheme="minorBidi"/>
        </w:rPr>
        <w:commentReference w:id="436"/>
      </w:r>
      <w:r w:rsidR="00FA0E12" w:rsidRPr="008D35DA">
        <w:rPr>
          <w:rFonts w:ascii="Times New Roman" w:hAnsi="Times New Roman"/>
          <w:sz w:val="24"/>
          <w:szCs w:val="24"/>
        </w:rPr>
        <w:t xml:space="preserve">can be stock-dependent </w:t>
      </w:r>
      <w:ins w:id="437" w:author="Holmes, John" w:date="2023-04-02T11:21:00Z">
        <w:r w:rsidR="00D2611D">
          <w:rPr>
            <w:rFonts w:ascii="Times New Roman" w:hAnsi="Times New Roman"/>
            <w:sz w:val="24"/>
            <w:szCs w:val="24"/>
          </w:rPr>
          <w:t xml:space="preserve">as a consequence of </w:t>
        </w:r>
      </w:ins>
      <w:r w:rsidR="00FA0E12" w:rsidRPr="008D35DA">
        <w:rPr>
          <w:rFonts w:ascii="Times New Roman" w:hAnsi="Times New Roman"/>
          <w:sz w:val="24"/>
          <w:szCs w:val="24"/>
        </w:rPr>
        <w:t xml:space="preserve">either </w:t>
      </w:r>
      <w:del w:id="438" w:author="Holmes, John" w:date="2023-04-02T11:21:00Z">
        <w:r w:rsidR="00FA0E12" w:rsidRPr="008D35DA" w:rsidDel="00D2611D">
          <w:rPr>
            <w:rFonts w:ascii="Times New Roman" w:hAnsi="Times New Roman"/>
            <w:sz w:val="24"/>
            <w:szCs w:val="24"/>
          </w:rPr>
          <w:delText xml:space="preserve">related to </w:delText>
        </w:r>
      </w:del>
      <w:r w:rsidR="00FA0E12" w:rsidRPr="008D35DA">
        <w:rPr>
          <w:rFonts w:ascii="Times New Roman" w:hAnsi="Times New Roman"/>
          <w:sz w:val="24"/>
          <w:szCs w:val="24"/>
        </w:rPr>
        <w:t xml:space="preserve">data quality or specific stock dynamics. </w:t>
      </w:r>
      <w:r w:rsidR="000C7C8D" w:rsidRPr="008D35DA">
        <w:rPr>
          <w:rFonts w:ascii="Times New Roman" w:hAnsi="Times New Roman"/>
          <w:sz w:val="24"/>
          <w:szCs w:val="24"/>
        </w:rPr>
        <w:t xml:space="preserve">The </w:t>
      </w:r>
      <w:r w:rsidR="005252B0">
        <w:rPr>
          <w:rFonts w:ascii="Times New Roman" w:hAnsi="Times New Roman"/>
          <w:sz w:val="24"/>
          <w:szCs w:val="24"/>
        </w:rPr>
        <w:t xml:space="preserve">small </w:t>
      </w:r>
      <w:r w:rsidR="000C7C8D" w:rsidRPr="008D35DA">
        <w:rPr>
          <w:rFonts w:ascii="Times New Roman" w:hAnsi="Times New Roman"/>
          <w:sz w:val="24"/>
          <w:szCs w:val="24"/>
        </w:rPr>
        <w:t>stocks</w:t>
      </w:r>
      <w:r w:rsidR="005252B0">
        <w:rPr>
          <w:rFonts w:ascii="Times New Roman" w:hAnsi="Times New Roman"/>
          <w:sz w:val="24"/>
          <w:szCs w:val="24"/>
        </w:rPr>
        <w:t xml:space="preserve"> of</w:t>
      </w:r>
      <w:r w:rsidR="000C7C8D" w:rsidRPr="008D35DA">
        <w:rPr>
          <w:rFonts w:ascii="Times New Roman" w:hAnsi="Times New Roman"/>
          <w:sz w:val="24"/>
          <w:szCs w:val="24"/>
        </w:rPr>
        <w:t xml:space="preserve"> Gates and Raft</w:t>
      </w:r>
      <w:r w:rsidR="005252B0">
        <w:rPr>
          <w:rFonts w:ascii="Times New Roman" w:hAnsi="Times New Roman"/>
          <w:sz w:val="24"/>
          <w:szCs w:val="24"/>
        </w:rPr>
        <w:t xml:space="preserve"> had </w:t>
      </w:r>
      <w:r w:rsidR="005252B0" w:rsidRPr="008D35DA">
        <w:rPr>
          <w:rFonts w:ascii="Times New Roman" w:hAnsi="Times New Roman"/>
          <w:sz w:val="24"/>
          <w:szCs w:val="24"/>
        </w:rPr>
        <w:t>particularly low correlations across all models</w:t>
      </w:r>
      <w:r w:rsidR="005A56A1">
        <w:rPr>
          <w:rFonts w:ascii="Times New Roman" w:hAnsi="Times New Roman"/>
          <w:sz w:val="24"/>
          <w:szCs w:val="24"/>
        </w:rPr>
        <w:t xml:space="preserve"> possibly </w:t>
      </w:r>
      <w:commentRangeStart w:id="439"/>
      <w:commentRangeStart w:id="440"/>
      <w:r w:rsidR="005A56A1">
        <w:rPr>
          <w:rFonts w:ascii="Times New Roman" w:hAnsi="Times New Roman"/>
          <w:sz w:val="24"/>
          <w:szCs w:val="24"/>
        </w:rPr>
        <w:t>associated with</w:t>
      </w:r>
      <w:r w:rsidR="009E35C4" w:rsidRPr="008D35DA">
        <w:rPr>
          <w:rFonts w:ascii="Times New Roman" w:hAnsi="Times New Roman"/>
          <w:sz w:val="24"/>
          <w:szCs w:val="24"/>
        </w:rPr>
        <w:t xml:space="preserve"> inaccurate </w:t>
      </w:r>
      <w:ins w:id="441" w:author="Fu, Caihong" w:date="2023-04-06T12:32:00Z">
        <w:r w:rsidR="00927840">
          <w:rPr>
            <w:rFonts w:ascii="Times New Roman" w:hAnsi="Times New Roman"/>
            <w:sz w:val="24"/>
            <w:szCs w:val="24"/>
          </w:rPr>
          <w:t xml:space="preserve">yet more economical </w:t>
        </w:r>
      </w:ins>
      <w:r w:rsidR="009E35C4" w:rsidRPr="008D35DA">
        <w:rPr>
          <w:rFonts w:ascii="Times New Roman" w:hAnsi="Times New Roman"/>
          <w:sz w:val="24"/>
          <w:szCs w:val="24"/>
        </w:rPr>
        <w:t>survey methods applied</w:t>
      </w:r>
      <w:ins w:id="442" w:author="Fu, Caihong" w:date="2023-04-06T12:34:00Z">
        <w:r w:rsidR="00927840">
          <w:rPr>
            <w:rFonts w:ascii="Times New Roman" w:hAnsi="Times New Roman"/>
            <w:sz w:val="24"/>
            <w:szCs w:val="24"/>
          </w:rPr>
          <w:t xml:space="preserve"> to insignificant stocks </w:t>
        </w:r>
      </w:ins>
      <w:r w:rsidR="009E35C4" w:rsidRPr="008D35DA">
        <w:rPr>
          <w:rFonts w:ascii="Times New Roman" w:hAnsi="Times New Roman"/>
          <w:sz w:val="24"/>
          <w:szCs w:val="24"/>
        </w:rPr>
        <w:t xml:space="preserve"> </w:t>
      </w:r>
      <w:commentRangeEnd w:id="439"/>
      <w:r w:rsidR="00D2611D">
        <w:rPr>
          <w:rStyle w:val="CommentReference"/>
          <w:rFonts w:asciiTheme="minorHAnsi" w:eastAsia="SimSun" w:hAnsiTheme="minorHAnsi" w:cstheme="minorBidi"/>
        </w:rPr>
        <w:commentReference w:id="439"/>
      </w:r>
      <w:commentRangeEnd w:id="440"/>
      <w:r w:rsidR="004F26FE">
        <w:rPr>
          <w:rStyle w:val="CommentReference"/>
          <w:rFonts w:asciiTheme="minorHAnsi" w:eastAsia="SimSun" w:hAnsiTheme="minorHAnsi" w:cstheme="minorBidi"/>
        </w:rPr>
        <w:commentReference w:id="440"/>
      </w:r>
      <w:r w:rsidR="009E35C4" w:rsidRPr="008D35DA">
        <w:rPr>
          <w:rFonts w:ascii="Times New Roman" w:hAnsi="Times New Roman"/>
          <w:sz w:val="24"/>
          <w:szCs w:val="24"/>
        </w:rPr>
        <w:t>(</w:t>
      </w:r>
      <w:commentRangeStart w:id="443"/>
      <w:commentRangeStart w:id="444"/>
      <w:r w:rsidR="009E35C4" w:rsidRPr="008D35DA">
        <w:rPr>
          <w:rFonts w:ascii="Times New Roman" w:hAnsi="Times New Roman"/>
          <w:sz w:val="24"/>
          <w:szCs w:val="24"/>
        </w:rPr>
        <w:t xml:space="preserve">DFO, </w:t>
      </w:r>
      <w:del w:id="445" w:author="Fu, Caihong" w:date="2023-04-06T12:19:00Z">
        <w:r w:rsidR="009E35C4" w:rsidRPr="008D35DA" w:rsidDel="004F26FE">
          <w:rPr>
            <w:rFonts w:ascii="Times New Roman" w:hAnsi="Times New Roman"/>
            <w:sz w:val="24"/>
            <w:szCs w:val="24"/>
          </w:rPr>
          <w:delText>2020</w:delText>
        </w:r>
        <w:commentRangeEnd w:id="443"/>
        <w:r w:rsidR="00D2611D" w:rsidDel="004F26FE">
          <w:rPr>
            <w:rStyle w:val="CommentReference"/>
            <w:rFonts w:asciiTheme="minorHAnsi" w:eastAsia="SimSun" w:hAnsiTheme="minorHAnsi" w:cstheme="minorBidi"/>
          </w:rPr>
          <w:commentReference w:id="443"/>
        </w:r>
      </w:del>
      <w:commentRangeEnd w:id="444"/>
      <w:r w:rsidR="002F1637">
        <w:rPr>
          <w:rStyle w:val="CommentReference"/>
          <w:rFonts w:asciiTheme="minorHAnsi" w:eastAsia="SimSun" w:hAnsiTheme="minorHAnsi" w:cstheme="minorBidi"/>
        </w:rPr>
        <w:commentReference w:id="444"/>
      </w:r>
      <w:ins w:id="446" w:author="Fu, Caihong" w:date="2023-04-06T12:19:00Z">
        <w:r w:rsidR="004F26FE" w:rsidRPr="008D35DA">
          <w:rPr>
            <w:rFonts w:ascii="Times New Roman" w:hAnsi="Times New Roman"/>
            <w:sz w:val="24"/>
            <w:szCs w:val="24"/>
          </w:rPr>
          <w:t>202</w:t>
        </w:r>
        <w:r w:rsidR="004F26FE">
          <w:rPr>
            <w:rFonts w:ascii="Times New Roman" w:hAnsi="Times New Roman"/>
            <w:sz w:val="24"/>
            <w:szCs w:val="24"/>
          </w:rPr>
          <w:t>1</w:t>
        </w:r>
      </w:ins>
      <w:r w:rsidR="009E35C4" w:rsidRPr="008D35DA">
        <w:rPr>
          <w:rFonts w:ascii="Times New Roman" w:hAnsi="Times New Roman"/>
          <w:sz w:val="24"/>
          <w:szCs w:val="24"/>
        </w:rPr>
        <w:t xml:space="preserve">). </w:t>
      </w:r>
      <w:r w:rsidR="00040A5B" w:rsidRPr="008D35DA">
        <w:rPr>
          <w:rFonts w:ascii="Times New Roman" w:hAnsi="Times New Roman"/>
          <w:sz w:val="24"/>
          <w:szCs w:val="24"/>
        </w:rPr>
        <w:t xml:space="preserve">Similarly, standard deviation revealed </w:t>
      </w:r>
      <w:ins w:id="447" w:author="Holmes, John" w:date="2023-04-02T16:08:00Z">
        <w:r w:rsidR="00BA79A3">
          <w:rPr>
            <w:rFonts w:ascii="Times New Roman" w:hAnsi="Times New Roman"/>
            <w:sz w:val="24"/>
            <w:szCs w:val="24"/>
          </w:rPr>
          <w:t xml:space="preserve">the </w:t>
        </w:r>
      </w:ins>
      <w:r w:rsidR="00040A5B" w:rsidRPr="008D35DA">
        <w:rPr>
          <w:rFonts w:ascii="Times New Roman" w:hAnsi="Times New Roman"/>
          <w:sz w:val="24"/>
          <w:szCs w:val="24"/>
        </w:rPr>
        <w:t xml:space="preserve">disadvantage of the naïve models, </w:t>
      </w:r>
      <w:ins w:id="448" w:author="Holmes, John" w:date="2023-04-02T16:08:00Z">
        <w:r w:rsidR="00BA79A3">
          <w:rPr>
            <w:rFonts w:ascii="Times New Roman" w:hAnsi="Times New Roman"/>
            <w:sz w:val="24"/>
            <w:szCs w:val="24"/>
          </w:rPr>
          <w:t xml:space="preserve">which </w:t>
        </w:r>
      </w:ins>
      <w:r w:rsidR="00040A5B" w:rsidRPr="008D35DA">
        <w:rPr>
          <w:rFonts w:ascii="Times New Roman" w:hAnsi="Times New Roman"/>
          <w:sz w:val="24"/>
          <w:szCs w:val="24"/>
        </w:rPr>
        <w:t>tend</w:t>
      </w:r>
      <w:del w:id="449" w:author="Holmes, John" w:date="2023-04-02T16:08:00Z">
        <w:r w:rsidR="00040A5B" w:rsidRPr="008D35DA" w:rsidDel="00BA79A3">
          <w:rPr>
            <w:rFonts w:ascii="Times New Roman" w:hAnsi="Times New Roman"/>
            <w:sz w:val="24"/>
            <w:szCs w:val="24"/>
          </w:rPr>
          <w:delText>ing</w:delText>
        </w:r>
      </w:del>
      <w:r w:rsidR="00040A5B" w:rsidRPr="008D35DA">
        <w:rPr>
          <w:rFonts w:ascii="Times New Roman" w:hAnsi="Times New Roman"/>
          <w:sz w:val="24"/>
          <w:szCs w:val="24"/>
        </w:rPr>
        <w:t xml:space="preserve"> to be farther away from </w:t>
      </w:r>
      <w:r w:rsidR="00B82CCC" w:rsidRPr="008D35DA">
        <w:rPr>
          <w:rFonts w:ascii="Times New Roman" w:hAnsi="Times New Roman"/>
          <w:sz w:val="24"/>
          <w:szCs w:val="24"/>
        </w:rPr>
        <w:t>one</w:t>
      </w:r>
      <w:r w:rsidR="00040A5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040A5B" w:rsidRPr="008D35DA">
        <w:rPr>
          <w:rFonts w:ascii="Times New Roman" w:hAnsi="Times New Roman"/>
          <w:sz w:val="24"/>
          <w:szCs w:val="24"/>
        </w:rPr>
        <w:t>Figure S</w:t>
      </w:r>
      <w:r w:rsidR="003C0E77" w:rsidRPr="008D35DA">
        <w:rPr>
          <w:rFonts w:ascii="Times New Roman" w:hAnsi="Times New Roman"/>
          <w:sz w:val="24"/>
          <w:szCs w:val="24"/>
        </w:rPr>
        <w:t>4</w:t>
      </w:r>
      <w:r w:rsidR="00040A5B" w:rsidRPr="008D35DA">
        <w:rPr>
          <w:rFonts w:ascii="Times New Roman" w:hAnsi="Times New Roman"/>
          <w:sz w:val="24"/>
          <w:szCs w:val="24"/>
        </w:rPr>
        <w:t>). Standard deviation also</w:t>
      </w:r>
      <w:r w:rsidR="00641E8E" w:rsidRPr="008D35DA">
        <w:rPr>
          <w:rFonts w:ascii="Times New Roman" w:hAnsi="Times New Roman"/>
          <w:sz w:val="24"/>
          <w:szCs w:val="24"/>
        </w:rPr>
        <w:t xml:space="preserve"> showed</w:t>
      </w:r>
      <w:r w:rsidR="00040A5B" w:rsidRPr="008D35DA">
        <w:rPr>
          <w:rFonts w:ascii="Times New Roman" w:hAnsi="Times New Roman"/>
          <w:sz w:val="24"/>
          <w:szCs w:val="24"/>
        </w:rPr>
        <w:t xml:space="preserve"> </w:t>
      </w:r>
      <w:ins w:id="450" w:author="Holmes, John" w:date="2023-04-02T11:23:00Z">
        <w:r w:rsidR="00D2611D">
          <w:rPr>
            <w:rFonts w:ascii="Times New Roman" w:hAnsi="Times New Roman"/>
            <w:sz w:val="24"/>
            <w:szCs w:val="24"/>
          </w:rPr>
          <w:t>a</w:t>
        </w:r>
      </w:ins>
      <w:ins w:id="451" w:author="Holmes, John" w:date="2023-04-02T11:24:00Z">
        <w:r w:rsidR="00D2611D">
          <w:rPr>
            <w:rFonts w:ascii="Times New Roman" w:hAnsi="Times New Roman"/>
            <w:sz w:val="24"/>
            <w:szCs w:val="24"/>
          </w:rPr>
          <w:t xml:space="preserve"> </w:t>
        </w:r>
      </w:ins>
      <w:r w:rsidR="00040A5B" w:rsidRPr="008D35DA">
        <w:rPr>
          <w:rFonts w:ascii="Times New Roman" w:hAnsi="Times New Roman"/>
          <w:sz w:val="24"/>
          <w:szCs w:val="24"/>
        </w:rPr>
        <w:t>high degree of consistency across all the</w:t>
      </w:r>
      <w:r w:rsidR="00641E8E" w:rsidRPr="008D35DA">
        <w:rPr>
          <w:rFonts w:ascii="Times New Roman" w:hAnsi="Times New Roman"/>
          <w:sz w:val="24"/>
          <w:szCs w:val="24"/>
        </w:rPr>
        <w:t xml:space="preserve"> models other than the naïve </w:t>
      </w:r>
      <w:del w:id="452" w:author="Holmes, John" w:date="2023-04-02T16:09:00Z">
        <w:r w:rsidR="006868AC" w:rsidRPr="008D35DA" w:rsidDel="00BA79A3">
          <w:rPr>
            <w:rFonts w:ascii="Times New Roman" w:hAnsi="Times New Roman"/>
            <w:sz w:val="24"/>
            <w:szCs w:val="24"/>
          </w:rPr>
          <w:delText>ones</w:delText>
        </w:r>
      </w:del>
      <w:ins w:id="453" w:author="Holmes, John" w:date="2023-04-02T16:09:00Z">
        <w:r w:rsidR="00BA79A3">
          <w:rPr>
            <w:rFonts w:ascii="Times New Roman" w:hAnsi="Times New Roman"/>
            <w:sz w:val="24"/>
            <w:szCs w:val="24"/>
          </w:rPr>
          <w:t>models</w:t>
        </w:r>
      </w:ins>
      <w:r w:rsidR="00641E8E" w:rsidRPr="008D35DA">
        <w:rPr>
          <w:rFonts w:ascii="Times New Roman" w:hAnsi="Times New Roman"/>
          <w:sz w:val="24"/>
          <w:szCs w:val="24"/>
        </w:rPr>
        <w:t>, particularly for the three stocks</w:t>
      </w:r>
      <w:ins w:id="454" w:author="Holmes, John" w:date="2023-04-02T16:09:00Z">
        <w:r w:rsidR="00BA79A3">
          <w:rPr>
            <w:rFonts w:ascii="Times New Roman" w:hAnsi="Times New Roman"/>
            <w:sz w:val="24"/>
            <w:szCs w:val="24"/>
          </w:rPr>
          <w:t>,</w:t>
        </w:r>
      </w:ins>
      <w:r w:rsidR="00641E8E" w:rsidRPr="008D35DA">
        <w:rPr>
          <w:rFonts w:ascii="Times New Roman" w:hAnsi="Times New Roman"/>
          <w:sz w:val="24"/>
          <w:szCs w:val="24"/>
        </w:rPr>
        <w:t xml:space="preserve"> </w:t>
      </w:r>
      <w:proofErr w:type="spellStart"/>
      <w:r w:rsidR="00641E8E" w:rsidRPr="008D35DA">
        <w:rPr>
          <w:rFonts w:ascii="Times New Roman" w:hAnsi="Times New Roman"/>
          <w:sz w:val="24"/>
          <w:szCs w:val="24"/>
        </w:rPr>
        <w:t>Nadina</w:t>
      </w:r>
      <w:proofErr w:type="spellEnd"/>
      <w:r w:rsidR="00641E8E" w:rsidRPr="008D35DA">
        <w:rPr>
          <w:rFonts w:ascii="Times New Roman" w:hAnsi="Times New Roman"/>
          <w:sz w:val="24"/>
          <w:szCs w:val="24"/>
        </w:rPr>
        <w:t xml:space="preserve">, </w:t>
      </w:r>
      <w:proofErr w:type="spellStart"/>
      <w:r w:rsidR="00641E8E" w:rsidRPr="008D35DA">
        <w:rPr>
          <w:rFonts w:ascii="Times New Roman" w:hAnsi="Times New Roman"/>
          <w:sz w:val="24"/>
          <w:szCs w:val="24"/>
        </w:rPr>
        <w:t>Stellako</w:t>
      </w:r>
      <w:proofErr w:type="spellEnd"/>
      <w:r w:rsidR="00641E8E" w:rsidRPr="008D35DA">
        <w:rPr>
          <w:rFonts w:ascii="Times New Roman" w:hAnsi="Times New Roman"/>
          <w:sz w:val="24"/>
          <w:szCs w:val="24"/>
        </w:rPr>
        <w:t>, and Late Stuart, for which the model</w:t>
      </w:r>
      <w:r w:rsidR="00305DD0" w:rsidRPr="008D35DA">
        <w:rPr>
          <w:rFonts w:ascii="Times New Roman" w:hAnsi="Times New Roman"/>
          <w:sz w:val="24"/>
          <w:szCs w:val="24"/>
        </w:rPr>
        <w:t xml:space="preserve"> forecast</w:t>
      </w:r>
      <w:r w:rsidR="00641E8E" w:rsidRPr="008D35DA">
        <w:rPr>
          <w:rFonts w:ascii="Times New Roman" w:hAnsi="Times New Roman"/>
          <w:sz w:val="24"/>
          <w:szCs w:val="24"/>
        </w:rPr>
        <w:t xml:space="preserve">s either didn’t capture uncertainty or had inflated </w:t>
      </w:r>
      <w:r w:rsidR="00184948" w:rsidRPr="008D35DA">
        <w:rPr>
          <w:rFonts w:ascii="Times New Roman" w:hAnsi="Times New Roman"/>
          <w:sz w:val="24"/>
          <w:szCs w:val="24"/>
        </w:rPr>
        <w:t>variability</w:t>
      </w:r>
      <w:r w:rsidR="00305DD0" w:rsidRPr="008D35DA">
        <w:rPr>
          <w:rFonts w:ascii="Times New Roman" w:hAnsi="Times New Roman"/>
          <w:sz w:val="24"/>
          <w:szCs w:val="24"/>
        </w:rPr>
        <w:t xml:space="preserve"> compared to observations</w:t>
      </w:r>
      <w:r w:rsidR="00641E8E" w:rsidRPr="008D35DA">
        <w:rPr>
          <w:rFonts w:ascii="Times New Roman" w:hAnsi="Times New Roman"/>
          <w:sz w:val="24"/>
          <w:szCs w:val="24"/>
        </w:rPr>
        <w:t xml:space="preserve">. </w:t>
      </w:r>
      <w:r w:rsidR="00040A5B" w:rsidRPr="008D35DA">
        <w:rPr>
          <w:rFonts w:ascii="Times New Roman" w:hAnsi="Times New Roman"/>
          <w:sz w:val="24"/>
          <w:szCs w:val="24"/>
        </w:rPr>
        <w:t xml:space="preserve"> </w:t>
      </w:r>
      <w:r w:rsidR="009E35C4" w:rsidRPr="008D35DA">
        <w:rPr>
          <w:rFonts w:ascii="Times New Roman" w:hAnsi="Times New Roman"/>
          <w:sz w:val="24"/>
          <w:szCs w:val="24"/>
        </w:rPr>
        <w:t xml:space="preserve"> </w:t>
      </w:r>
      <w:r w:rsidR="00FA0E12" w:rsidRPr="008D35DA">
        <w:rPr>
          <w:rFonts w:ascii="Times New Roman" w:hAnsi="Times New Roman"/>
          <w:sz w:val="24"/>
          <w:szCs w:val="24"/>
        </w:rPr>
        <w:t xml:space="preserve">  </w:t>
      </w:r>
    </w:p>
    <w:p w14:paraId="2272308E" w14:textId="0C213AD3" w:rsidR="00436702" w:rsidRPr="008D35DA" w:rsidRDefault="00114F3E" w:rsidP="008D35DA">
      <w:pPr>
        <w:pStyle w:val="BodyText"/>
        <w:spacing w:line="480" w:lineRule="auto"/>
        <w:ind w:firstLine="360"/>
        <w:rPr>
          <w:rFonts w:ascii="Times New Roman" w:hAnsi="Times New Roman"/>
          <w:sz w:val="24"/>
          <w:szCs w:val="24"/>
        </w:rPr>
      </w:pPr>
      <w:r>
        <w:rPr>
          <w:rFonts w:ascii="Times New Roman" w:hAnsi="Times New Roman"/>
          <w:sz w:val="24"/>
          <w:szCs w:val="24"/>
        </w:rPr>
        <w:lastRenderedPageBreak/>
        <w:t>F</w:t>
      </w:r>
      <w:r w:rsidRPr="008D35DA">
        <w:rPr>
          <w:rFonts w:ascii="Times New Roman" w:hAnsi="Times New Roman"/>
          <w:sz w:val="24"/>
          <w:szCs w:val="24"/>
        </w:rPr>
        <w:t xml:space="preserve">or </w:t>
      </w:r>
      <w:r>
        <w:rPr>
          <w:rFonts w:ascii="Times New Roman" w:hAnsi="Times New Roman"/>
          <w:sz w:val="24"/>
          <w:szCs w:val="24"/>
        </w:rPr>
        <w:t xml:space="preserve">each of </w:t>
      </w:r>
      <w:r w:rsidRPr="008D35DA">
        <w:rPr>
          <w:rFonts w:ascii="Times New Roman" w:hAnsi="Times New Roman"/>
          <w:sz w:val="24"/>
          <w:szCs w:val="24"/>
        </w:rPr>
        <w:t xml:space="preserve">the 18 Fraser </w:t>
      </w:r>
      <w:r>
        <w:rPr>
          <w:rFonts w:ascii="Times New Roman" w:hAnsi="Times New Roman"/>
          <w:sz w:val="24"/>
          <w:szCs w:val="24"/>
        </w:rPr>
        <w:t>Sockeye</w:t>
      </w:r>
      <w:r w:rsidRPr="008D35DA">
        <w:rPr>
          <w:rFonts w:ascii="Times New Roman" w:hAnsi="Times New Roman"/>
          <w:sz w:val="24"/>
          <w:szCs w:val="24"/>
        </w:rPr>
        <w:t xml:space="preserve"> stocks</w:t>
      </w:r>
      <w:r>
        <w:rPr>
          <w:rFonts w:ascii="Times New Roman" w:hAnsi="Times New Roman"/>
          <w:sz w:val="24"/>
          <w:szCs w:val="24"/>
        </w:rPr>
        <w:t>,</w:t>
      </w:r>
      <w:r w:rsidRPr="008D35DA">
        <w:rPr>
          <w:rFonts w:ascii="Times New Roman" w:hAnsi="Times New Roman"/>
          <w:sz w:val="24"/>
          <w:szCs w:val="24"/>
        </w:rPr>
        <w:t xml:space="preserve"> </w:t>
      </w:r>
      <w:r>
        <w:rPr>
          <w:rFonts w:ascii="Times New Roman" w:hAnsi="Times New Roman"/>
          <w:sz w:val="24"/>
          <w:szCs w:val="24"/>
        </w:rPr>
        <w:t>w</w:t>
      </w:r>
      <w:r w:rsidRPr="008D35DA">
        <w:rPr>
          <w:rFonts w:ascii="Times New Roman" w:hAnsi="Times New Roman"/>
          <w:sz w:val="24"/>
          <w:szCs w:val="24"/>
        </w:rPr>
        <w:t xml:space="preserve">e </w:t>
      </w:r>
      <w:r w:rsidR="00884305" w:rsidRPr="008D35DA">
        <w:rPr>
          <w:rFonts w:ascii="Times New Roman" w:hAnsi="Times New Roman"/>
          <w:sz w:val="24"/>
          <w:szCs w:val="24"/>
        </w:rPr>
        <w:t xml:space="preserve">presented </w:t>
      </w:r>
      <w:r w:rsidR="00D20462" w:rsidRPr="008D35DA">
        <w:rPr>
          <w:rFonts w:ascii="Times New Roman" w:hAnsi="Times New Roman"/>
          <w:sz w:val="24"/>
          <w:szCs w:val="24"/>
        </w:rPr>
        <w:t xml:space="preserve">the </w:t>
      </w:r>
      <w:r w:rsidR="007E5B05" w:rsidRPr="008D35DA">
        <w:rPr>
          <w:rFonts w:ascii="Times New Roman" w:hAnsi="Times New Roman"/>
          <w:sz w:val="24"/>
          <w:szCs w:val="24"/>
        </w:rPr>
        <w:t>retrospective</w:t>
      </w:r>
      <w:r w:rsidR="00D20462" w:rsidRPr="008D35DA">
        <w:rPr>
          <w:rFonts w:ascii="Times New Roman" w:hAnsi="Times New Roman"/>
          <w:sz w:val="24"/>
          <w:szCs w:val="24"/>
        </w:rPr>
        <w:t xml:space="preserve"> </w:t>
      </w:r>
      <w:r w:rsidR="00905218" w:rsidRPr="008D35DA">
        <w:rPr>
          <w:rFonts w:ascii="Times New Roman" w:hAnsi="Times New Roman"/>
          <w:sz w:val="24"/>
          <w:szCs w:val="24"/>
        </w:rPr>
        <w:t xml:space="preserve">hindcast </w:t>
      </w:r>
      <w:r w:rsidR="00D20462" w:rsidRPr="008D35DA">
        <w:rPr>
          <w:rFonts w:ascii="Times New Roman" w:hAnsi="Times New Roman"/>
          <w:sz w:val="24"/>
          <w:szCs w:val="24"/>
        </w:rPr>
        <w:t xml:space="preserve">results </w:t>
      </w:r>
      <w:r>
        <w:rPr>
          <w:rFonts w:ascii="Times New Roman" w:hAnsi="Times New Roman"/>
          <w:sz w:val="24"/>
          <w:szCs w:val="24"/>
        </w:rPr>
        <w:t>(for the period</w:t>
      </w:r>
      <w:r w:rsidRPr="008D35DA">
        <w:rPr>
          <w:rFonts w:ascii="Times New Roman" w:hAnsi="Times New Roman"/>
          <w:sz w:val="24"/>
          <w:szCs w:val="24"/>
        </w:rPr>
        <w:t xml:space="preserve"> 2009 – 2020</w:t>
      </w:r>
      <w:r>
        <w:rPr>
          <w:rFonts w:ascii="Times New Roman" w:hAnsi="Times New Roman"/>
          <w:sz w:val="24"/>
          <w:szCs w:val="24"/>
        </w:rPr>
        <w:t xml:space="preserve">) </w:t>
      </w:r>
      <w:r w:rsidR="00D20462" w:rsidRPr="008D35DA">
        <w:rPr>
          <w:rFonts w:ascii="Times New Roman" w:hAnsi="Times New Roman"/>
          <w:sz w:val="24"/>
          <w:szCs w:val="24"/>
        </w:rPr>
        <w:t xml:space="preserve">of </w:t>
      </w:r>
      <w:r w:rsidR="00305DD0" w:rsidRPr="008D35DA">
        <w:rPr>
          <w:rFonts w:ascii="Times New Roman" w:hAnsi="Times New Roman"/>
          <w:sz w:val="24"/>
          <w:szCs w:val="24"/>
        </w:rPr>
        <w:t xml:space="preserve">the </w:t>
      </w:r>
      <w:r w:rsidR="00884305" w:rsidRPr="008D35DA">
        <w:rPr>
          <w:rFonts w:ascii="Times New Roman" w:hAnsi="Times New Roman"/>
          <w:sz w:val="24"/>
          <w:szCs w:val="24"/>
        </w:rPr>
        <w:t xml:space="preserve">37 </w:t>
      </w:r>
      <w:r w:rsidR="002860AD">
        <w:rPr>
          <w:rFonts w:ascii="Times New Roman" w:hAnsi="Times New Roman"/>
          <w:sz w:val="24"/>
          <w:szCs w:val="24"/>
        </w:rPr>
        <w:t xml:space="preserve">forecast </w:t>
      </w:r>
      <w:r w:rsidR="00884305" w:rsidRPr="008D35DA">
        <w:rPr>
          <w:rFonts w:ascii="Times New Roman" w:hAnsi="Times New Roman"/>
          <w:sz w:val="24"/>
          <w:szCs w:val="24"/>
        </w:rPr>
        <w:t xml:space="preserve">models on </w:t>
      </w:r>
      <w:r>
        <w:rPr>
          <w:rFonts w:ascii="Times New Roman" w:hAnsi="Times New Roman"/>
          <w:sz w:val="24"/>
          <w:szCs w:val="24"/>
        </w:rPr>
        <w:t xml:space="preserve">a </w:t>
      </w:r>
      <w:r w:rsidR="00884305" w:rsidRPr="008D35DA">
        <w:rPr>
          <w:rFonts w:ascii="Times New Roman" w:hAnsi="Times New Roman"/>
          <w:sz w:val="24"/>
          <w:szCs w:val="24"/>
        </w:rPr>
        <w:t xml:space="preserve">Taylor diagram </w:t>
      </w:r>
      <w:r w:rsidR="00D20462" w:rsidRPr="008D35DA">
        <w:rPr>
          <w:rFonts w:ascii="Times New Roman" w:hAnsi="Times New Roman"/>
          <w:sz w:val="24"/>
          <w:szCs w:val="24"/>
        </w:rPr>
        <w:t>relative to the</w:t>
      </w:r>
      <w:r w:rsidR="00884305" w:rsidRPr="008D35DA">
        <w:rPr>
          <w:rFonts w:ascii="Times New Roman" w:hAnsi="Times New Roman"/>
          <w:sz w:val="24"/>
          <w:szCs w:val="24"/>
        </w:rPr>
        <w:t xml:space="preserve"> </w:t>
      </w:r>
      <w:r w:rsidR="00436702" w:rsidRPr="008D35DA">
        <w:rPr>
          <w:rFonts w:ascii="Times New Roman" w:hAnsi="Times New Roman"/>
          <w:sz w:val="24"/>
          <w:szCs w:val="24"/>
        </w:rPr>
        <w:t xml:space="preserve">time series of </w:t>
      </w:r>
      <w:r w:rsidR="00884305" w:rsidRPr="008D35DA">
        <w:rPr>
          <w:rFonts w:ascii="Times New Roman" w:hAnsi="Times New Roman"/>
          <w:sz w:val="24"/>
          <w:szCs w:val="24"/>
        </w:rPr>
        <w:t>observations</w:t>
      </w:r>
      <w:r>
        <w:rPr>
          <w:rFonts w:ascii="Times New Roman" w:hAnsi="Times New Roman"/>
          <w:sz w:val="24"/>
          <w:szCs w:val="24"/>
        </w:rPr>
        <w:t xml:space="preserve"> (</w:t>
      </w:r>
      <w:del w:id="455" w:author="Xu, Yi [2]" w:date="2023-04-10T17:42:00Z">
        <w:r w:rsidDel="00FA34D9">
          <w:rPr>
            <w:rFonts w:ascii="Times New Roman" w:hAnsi="Times New Roman"/>
            <w:sz w:val="24"/>
            <w:szCs w:val="24"/>
          </w:rPr>
          <w:delText xml:space="preserve">denoted as Observation and </w:delText>
        </w:r>
      </w:del>
      <w:r>
        <w:rPr>
          <w:rFonts w:ascii="Times New Roman" w:hAnsi="Times New Roman"/>
          <w:sz w:val="24"/>
          <w:szCs w:val="24"/>
        </w:rPr>
        <w:t xml:space="preserve">shown as a </w:t>
      </w:r>
      <w:r w:rsidR="002F3962">
        <w:rPr>
          <w:rFonts w:ascii="Times New Roman" w:hAnsi="Times New Roman"/>
          <w:sz w:val="24"/>
          <w:szCs w:val="24"/>
        </w:rPr>
        <w:t xml:space="preserve">black </w:t>
      </w:r>
      <w:r>
        <w:rPr>
          <w:rFonts w:ascii="Times New Roman" w:hAnsi="Times New Roman"/>
          <w:sz w:val="24"/>
          <w:szCs w:val="24"/>
        </w:rPr>
        <w:t xml:space="preserve">solid circle; </w:t>
      </w:r>
      <w:r w:rsidR="00884305" w:rsidRPr="008D35DA">
        <w:rPr>
          <w:rFonts w:ascii="Times New Roman" w:hAnsi="Times New Roman"/>
          <w:sz w:val="24"/>
          <w:szCs w:val="24"/>
        </w:rPr>
        <w:t xml:space="preserve">Figure </w:t>
      </w:r>
      <w:r w:rsidR="00305DD0" w:rsidRPr="008D35DA">
        <w:rPr>
          <w:rFonts w:ascii="Times New Roman" w:hAnsi="Times New Roman"/>
          <w:sz w:val="24"/>
          <w:szCs w:val="24"/>
        </w:rPr>
        <w:t>5a</w:t>
      </w:r>
      <w:r w:rsidR="00884305" w:rsidRPr="008D35DA">
        <w:rPr>
          <w:rFonts w:ascii="Times New Roman" w:hAnsi="Times New Roman"/>
          <w:sz w:val="24"/>
          <w:szCs w:val="24"/>
        </w:rPr>
        <w:t xml:space="preserve">,b). </w:t>
      </w:r>
      <w:r w:rsidR="002860AD">
        <w:rPr>
          <w:rFonts w:ascii="Times New Roman" w:hAnsi="Times New Roman"/>
          <w:sz w:val="24"/>
          <w:szCs w:val="24"/>
        </w:rPr>
        <w:t>T</w:t>
      </w:r>
      <w:r w:rsidR="00905218" w:rsidRPr="008D35DA">
        <w:rPr>
          <w:rFonts w:ascii="Times New Roman" w:hAnsi="Times New Roman"/>
          <w:sz w:val="24"/>
          <w:szCs w:val="24"/>
        </w:rPr>
        <w:t xml:space="preserve">he historical </w:t>
      </w:r>
      <w:r w:rsidR="002860AD" w:rsidRPr="008D35DA">
        <w:rPr>
          <w:rFonts w:ascii="Times New Roman" w:hAnsi="Times New Roman"/>
          <w:sz w:val="24"/>
          <w:szCs w:val="24"/>
        </w:rPr>
        <w:t>forecast</w:t>
      </w:r>
      <w:r>
        <w:rPr>
          <w:rFonts w:ascii="Times New Roman" w:hAnsi="Times New Roman"/>
          <w:sz w:val="24"/>
          <w:szCs w:val="24"/>
        </w:rPr>
        <w:t xml:space="preserve"> </w:t>
      </w:r>
      <w:r w:rsidR="002860AD">
        <w:rPr>
          <w:rFonts w:ascii="Times New Roman" w:hAnsi="Times New Roman"/>
          <w:sz w:val="24"/>
          <w:szCs w:val="24"/>
        </w:rPr>
        <w:t>based on previously</w:t>
      </w:r>
      <w:r w:rsidR="002860AD" w:rsidRPr="008D35DA">
        <w:rPr>
          <w:rFonts w:ascii="Times New Roman" w:hAnsi="Times New Roman"/>
          <w:sz w:val="24"/>
          <w:szCs w:val="24"/>
        </w:rPr>
        <w:t xml:space="preserve"> </w:t>
      </w:r>
      <w:r w:rsidR="00905218" w:rsidRPr="008D35DA">
        <w:rPr>
          <w:rFonts w:ascii="Times New Roman" w:hAnsi="Times New Roman"/>
          <w:sz w:val="24"/>
          <w:szCs w:val="24"/>
        </w:rPr>
        <w:t>selected model</w:t>
      </w:r>
      <w:r w:rsidR="009B7C98">
        <w:rPr>
          <w:rFonts w:ascii="Times New Roman" w:hAnsi="Times New Roman"/>
          <w:sz w:val="24"/>
          <w:szCs w:val="24"/>
        </w:rPr>
        <w:t>s</w:t>
      </w:r>
      <w:r w:rsidR="00905218" w:rsidRPr="008D35DA">
        <w:rPr>
          <w:rFonts w:ascii="Times New Roman" w:hAnsi="Times New Roman"/>
          <w:sz w:val="24"/>
          <w:szCs w:val="24"/>
        </w:rPr>
        <w:t xml:space="preserve"> </w:t>
      </w:r>
      <w:r>
        <w:rPr>
          <w:rFonts w:ascii="Times New Roman" w:hAnsi="Times New Roman"/>
          <w:sz w:val="24"/>
          <w:szCs w:val="24"/>
        </w:rPr>
        <w:t>was</w:t>
      </w:r>
      <w:r w:rsidRPr="008D35DA">
        <w:rPr>
          <w:rFonts w:ascii="Times New Roman" w:hAnsi="Times New Roman"/>
          <w:sz w:val="24"/>
          <w:szCs w:val="24"/>
        </w:rPr>
        <w:t xml:space="preserve"> </w:t>
      </w:r>
      <w:r w:rsidR="00905218" w:rsidRPr="008D35DA">
        <w:rPr>
          <w:rFonts w:ascii="Times New Roman" w:hAnsi="Times New Roman"/>
          <w:sz w:val="24"/>
          <w:szCs w:val="24"/>
        </w:rPr>
        <w:t>also presented</w:t>
      </w:r>
      <w:r>
        <w:rPr>
          <w:rFonts w:ascii="Times New Roman" w:hAnsi="Times New Roman"/>
          <w:sz w:val="24"/>
          <w:szCs w:val="24"/>
        </w:rPr>
        <w:t xml:space="preserve"> (</w:t>
      </w:r>
      <w:del w:id="456" w:author="Xu, Yi [2]" w:date="2023-04-10T17:43:00Z">
        <w:r w:rsidDel="004457DA">
          <w:rPr>
            <w:rFonts w:ascii="Times New Roman" w:hAnsi="Times New Roman"/>
            <w:sz w:val="24"/>
            <w:szCs w:val="24"/>
          </w:rPr>
          <w:delText xml:space="preserve">denoted as </w:delText>
        </w:r>
      </w:del>
      <w:ins w:id="457" w:author="Fu, Caihong" w:date="2023-04-06T12:43:00Z">
        <w:del w:id="458" w:author="Xu, Yi [2]" w:date="2023-04-10T17:42:00Z">
          <w:r w:rsidR="00504D52" w:rsidDel="004457DA">
            <w:rPr>
              <w:rFonts w:ascii="Times New Roman" w:hAnsi="Times New Roman"/>
              <w:sz w:val="24"/>
              <w:szCs w:val="24"/>
            </w:rPr>
            <w:delText>H</w:delText>
          </w:r>
        </w:del>
        <w:del w:id="459" w:author="Xu, Yi [2]" w:date="2023-04-10T17:43:00Z">
          <w:r w:rsidR="00504D52" w:rsidDel="004457DA">
            <w:rPr>
              <w:rFonts w:ascii="Times New Roman" w:hAnsi="Times New Roman"/>
              <w:sz w:val="24"/>
              <w:szCs w:val="24"/>
            </w:rPr>
            <w:delText xml:space="preserve">istorical </w:delText>
          </w:r>
        </w:del>
      </w:ins>
      <w:del w:id="460" w:author="Xu, Yi [2]" w:date="2023-04-10T17:43:00Z">
        <w:r w:rsidDel="004457DA">
          <w:rPr>
            <w:rFonts w:ascii="Times New Roman" w:hAnsi="Times New Roman"/>
            <w:sz w:val="24"/>
            <w:szCs w:val="24"/>
          </w:rPr>
          <w:delText xml:space="preserve">Forecast and </w:delText>
        </w:r>
      </w:del>
      <w:r>
        <w:rPr>
          <w:rFonts w:ascii="Times New Roman" w:hAnsi="Times New Roman"/>
          <w:sz w:val="24"/>
          <w:szCs w:val="24"/>
        </w:rPr>
        <w:t>shown as a</w:t>
      </w:r>
      <w:r w:rsidRPr="008D35DA">
        <w:rPr>
          <w:rFonts w:ascii="Times New Roman" w:hAnsi="Times New Roman"/>
          <w:sz w:val="24"/>
          <w:szCs w:val="24"/>
        </w:rPr>
        <w:t xml:space="preserve"> </w:t>
      </w:r>
      <w:r w:rsidR="002F3962">
        <w:rPr>
          <w:rFonts w:ascii="Times New Roman" w:hAnsi="Times New Roman"/>
          <w:sz w:val="24"/>
          <w:szCs w:val="24"/>
        </w:rPr>
        <w:t xml:space="preserve">black </w:t>
      </w:r>
      <w:r w:rsidRPr="008D35DA">
        <w:rPr>
          <w:rFonts w:ascii="Times New Roman" w:hAnsi="Times New Roman"/>
          <w:sz w:val="24"/>
          <w:szCs w:val="24"/>
        </w:rPr>
        <w:t>solid square</w:t>
      </w:r>
      <w:r>
        <w:rPr>
          <w:rFonts w:ascii="Times New Roman" w:hAnsi="Times New Roman"/>
          <w:sz w:val="24"/>
          <w:szCs w:val="24"/>
        </w:rPr>
        <w:t xml:space="preserve">; Figure 5a, b) </w:t>
      </w:r>
      <w:r w:rsidR="00905218" w:rsidRPr="008D35DA">
        <w:rPr>
          <w:rFonts w:ascii="Times New Roman" w:hAnsi="Times New Roman"/>
          <w:sz w:val="24"/>
          <w:szCs w:val="24"/>
        </w:rPr>
        <w:t xml:space="preserve">relative to the </w:t>
      </w:r>
      <w:del w:id="461" w:author="Xu, Yi [2]" w:date="2023-04-10T17:42:00Z">
        <w:r w:rsidDel="004457DA">
          <w:rPr>
            <w:rFonts w:ascii="Times New Roman" w:hAnsi="Times New Roman"/>
            <w:sz w:val="24"/>
            <w:szCs w:val="24"/>
          </w:rPr>
          <w:delText>O</w:delText>
        </w:r>
        <w:r w:rsidRPr="008D35DA" w:rsidDel="004457DA">
          <w:rPr>
            <w:rFonts w:ascii="Times New Roman" w:hAnsi="Times New Roman"/>
            <w:sz w:val="24"/>
            <w:szCs w:val="24"/>
          </w:rPr>
          <w:delText>bservation</w:delText>
        </w:r>
      </w:del>
      <w:ins w:id="462" w:author="Xu, Yi [2]" w:date="2023-04-10T17:42:00Z">
        <w:r w:rsidR="004457DA">
          <w:rPr>
            <w:rFonts w:ascii="Times New Roman" w:hAnsi="Times New Roman"/>
            <w:sz w:val="24"/>
            <w:szCs w:val="24"/>
          </w:rPr>
          <w:t>o</w:t>
        </w:r>
        <w:r w:rsidR="004457DA" w:rsidRPr="008D35DA">
          <w:rPr>
            <w:rFonts w:ascii="Times New Roman" w:hAnsi="Times New Roman"/>
            <w:sz w:val="24"/>
            <w:szCs w:val="24"/>
          </w:rPr>
          <w:t>bservation</w:t>
        </w:r>
      </w:ins>
      <w:r w:rsidR="00436702" w:rsidRPr="008D35DA">
        <w:rPr>
          <w:rFonts w:ascii="Times New Roman" w:hAnsi="Times New Roman"/>
          <w:sz w:val="24"/>
          <w:szCs w:val="24"/>
        </w:rPr>
        <w:t>.</w:t>
      </w:r>
      <w:r w:rsidR="00905218" w:rsidRPr="008D35DA">
        <w:rPr>
          <w:rFonts w:ascii="Times New Roman" w:hAnsi="Times New Roman"/>
          <w:sz w:val="24"/>
          <w:szCs w:val="24"/>
        </w:rPr>
        <w:t xml:space="preserve"> </w:t>
      </w:r>
      <w:r w:rsidR="00436702" w:rsidRPr="008D35DA">
        <w:rPr>
          <w:rFonts w:ascii="Times New Roman" w:hAnsi="Times New Roman"/>
          <w:sz w:val="24"/>
          <w:szCs w:val="24"/>
        </w:rPr>
        <w:t xml:space="preserve">In general, </w:t>
      </w:r>
      <w:r>
        <w:rPr>
          <w:rFonts w:ascii="Times New Roman" w:hAnsi="Times New Roman"/>
          <w:sz w:val="24"/>
          <w:szCs w:val="24"/>
        </w:rPr>
        <w:t xml:space="preserve">the </w:t>
      </w:r>
      <w:ins w:id="463" w:author="Fu, Caihong" w:date="2023-04-06T12:44:00Z">
        <w:del w:id="464" w:author="Xu, Yi [2]" w:date="2023-04-10T17:43:00Z">
          <w:r w:rsidR="00504D52" w:rsidDel="004457DA">
            <w:rPr>
              <w:rFonts w:ascii="Times New Roman" w:hAnsi="Times New Roman"/>
              <w:sz w:val="24"/>
              <w:szCs w:val="24"/>
            </w:rPr>
            <w:delText>H</w:delText>
          </w:r>
        </w:del>
      </w:ins>
      <w:ins w:id="465" w:author="Xu, Yi [2]" w:date="2023-04-10T17:43:00Z">
        <w:r w:rsidR="004457DA">
          <w:rPr>
            <w:rFonts w:ascii="Times New Roman" w:hAnsi="Times New Roman"/>
            <w:sz w:val="24"/>
            <w:szCs w:val="24"/>
          </w:rPr>
          <w:t>h</w:t>
        </w:r>
      </w:ins>
      <w:ins w:id="466" w:author="Fu, Caihong" w:date="2023-04-06T12:44:00Z">
        <w:r w:rsidR="00504D52">
          <w:rPr>
            <w:rFonts w:ascii="Times New Roman" w:hAnsi="Times New Roman"/>
            <w:sz w:val="24"/>
            <w:szCs w:val="24"/>
          </w:rPr>
          <w:t xml:space="preserve">istorical </w:t>
        </w:r>
      </w:ins>
      <w:commentRangeStart w:id="467"/>
      <w:commentRangeStart w:id="468"/>
      <w:del w:id="469" w:author="Xu, Yi [2]" w:date="2023-04-10T17:43:00Z">
        <w:r w:rsidDel="004457DA">
          <w:rPr>
            <w:rFonts w:ascii="Times New Roman" w:hAnsi="Times New Roman"/>
            <w:sz w:val="24"/>
            <w:szCs w:val="24"/>
          </w:rPr>
          <w:delText>F</w:delText>
        </w:r>
        <w:r w:rsidRPr="008D35DA" w:rsidDel="004457DA">
          <w:rPr>
            <w:rFonts w:ascii="Times New Roman" w:hAnsi="Times New Roman"/>
            <w:sz w:val="24"/>
            <w:szCs w:val="24"/>
          </w:rPr>
          <w:delText xml:space="preserve">orecast </w:delText>
        </w:r>
      </w:del>
      <w:commentRangeEnd w:id="467"/>
      <w:ins w:id="470" w:author="Xu, Yi [2]" w:date="2023-04-10T17:43:00Z">
        <w:r w:rsidR="004457DA">
          <w:rPr>
            <w:rFonts w:ascii="Times New Roman" w:hAnsi="Times New Roman"/>
            <w:sz w:val="24"/>
            <w:szCs w:val="24"/>
          </w:rPr>
          <w:t>f</w:t>
        </w:r>
        <w:r w:rsidR="004457DA" w:rsidRPr="008D35DA">
          <w:rPr>
            <w:rFonts w:ascii="Times New Roman" w:hAnsi="Times New Roman"/>
            <w:sz w:val="24"/>
            <w:szCs w:val="24"/>
          </w:rPr>
          <w:t xml:space="preserve">orecast </w:t>
        </w:r>
      </w:ins>
      <w:r w:rsidR="00BA79A3">
        <w:rPr>
          <w:rStyle w:val="CommentReference"/>
          <w:rFonts w:asciiTheme="minorHAnsi" w:eastAsia="SimSun" w:hAnsiTheme="minorHAnsi" w:cstheme="minorBidi"/>
        </w:rPr>
        <w:commentReference w:id="467"/>
      </w:r>
      <w:commentRangeEnd w:id="468"/>
      <w:r w:rsidR="00AE22DD">
        <w:rPr>
          <w:rStyle w:val="CommentReference"/>
          <w:rFonts w:asciiTheme="minorHAnsi" w:eastAsia="SimSun" w:hAnsiTheme="minorHAnsi" w:cstheme="minorBidi"/>
        </w:rPr>
        <w:commentReference w:id="468"/>
      </w:r>
      <w:r w:rsidR="00436702" w:rsidRPr="008D35DA">
        <w:rPr>
          <w:rFonts w:ascii="Times New Roman" w:hAnsi="Times New Roman"/>
          <w:sz w:val="24"/>
          <w:szCs w:val="24"/>
        </w:rPr>
        <w:t xml:space="preserve">performed </w:t>
      </w:r>
      <w:r w:rsidR="003C0E77" w:rsidRPr="008D35DA">
        <w:rPr>
          <w:rFonts w:ascii="Times New Roman" w:hAnsi="Times New Roman"/>
          <w:sz w:val="24"/>
          <w:szCs w:val="24"/>
        </w:rPr>
        <w:t xml:space="preserve">poorly </w:t>
      </w:r>
      <w:r w:rsidR="00436702" w:rsidRPr="008D35DA">
        <w:rPr>
          <w:rFonts w:ascii="Times New Roman" w:hAnsi="Times New Roman"/>
          <w:sz w:val="24"/>
          <w:szCs w:val="24"/>
        </w:rPr>
        <w:t xml:space="preserve">compared to </w:t>
      </w:r>
      <w:r w:rsidR="00BB7280">
        <w:rPr>
          <w:rFonts w:ascii="Times New Roman" w:hAnsi="Times New Roman"/>
          <w:sz w:val="24"/>
          <w:szCs w:val="24"/>
        </w:rPr>
        <w:t>many other models</w:t>
      </w:r>
      <w:r w:rsidR="00436702" w:rsidRPr="008D35DA">
        <w:rPr>
          <w:rFonts w:ascii="Times New Roman" w:hAnsi="Times New Roman"/>
          <w:sz w:val="24"/>
          <w:szCs w:val="24"/>
        </w:rPr>
        <w:t xml:space="preserve">. </w:t>
      </w:r>
      <w:r w:rsidR="006C32F4">
        <w:rPr>
          <w:rFonts w:ascii="Times New Roman" w:hAnsi="Times New Roman"/>
          <w:sz w:val="24"/>
          <w:szCs w:val="24"/>
        </w:rPr>
        <w:t>C</w:t>
      </w:r>
      <w:r w:rsidR="00436702" w:rsidRPr="008D35DA">
        <w:rPr>
          <w:rFonts w:ascii="Times New Roman" w:hAnsi="Times New Roman"/>
          <w:sz w:val="24"/>
          <w:szCs w:val="24"/>
        </w:rPr>
        <w:t xml:space="preserve">orrelations between the </w:t>
      </w:r>
      <w:ins w:id="471" w:author="Fu, Caihong" w:date="2023-04-06T12:44:00Z">
        <w:del w:id="472" w:author="Xu, Yi [2]" w:date="2023-04-10T17:43:00Z">
          <w:r w:rsidR="00504D52" w:rsidDel="004457DA">
            <w:rPr>
              <w:rFonts w:ascii="Times New Roman" w:hAnsi="Times New Roman"/>
              <w:sz w:val="24"/>
              <w:szCs w:val="24"/>
            </w:rPr>
            <w:delText>H</w:delText>
          </w:r>
        </w:del>
      </w:ins>
      <w:ins w:id="473" w:author="Xu, Yi [2]" w:date="2023-04-10T17:43:00Z">
        <w:r w:rsidR="004457DA">
          <w:rPr>
            <w:rFonts w:ascii="Times New Roman" w:hAnsi="Times New Roman"/>
            <w:sz w:val="24"/>
            <w:szCs w:val="24"/>
          </w:rPr>
          <w:t>h</w:t>
        </w:r>
      </w:ins>
      <w:ins w:id="474" w:author="Fu, Caihong" w:date="2023-04-06T12:44:00Z">
        <w:r w:rsidR="00504D52">
          <w:rPr>
            <w:rFonts w:ascii="Times New Roman" w:hAnsi="Times New Roman"/>
            <w:sz w:val="24"/>
            <w:szCs w:val="24"/>
          </w:rPr>
          <w:t xml:space="preserve">istorical </w:t>
        </w:r>
      </w:ins>
      <w:del w:id="475" w:author="Xu, Yi [2]" w:date="2023-04-10T17:43:00Z">
        <w:r w:rsidDel="004457DA">
          <w:rPr>
            <w:rFonts w:ascii="Times New Roman" w:hAnsi="Times New Roman"/>
            <w:sz w:val="24"/>
            <w:szCs w:val="24"/>
          </w:rPr>
          <w:delText>Forecast</w:delText>
        </w:r>
        <w:r w:rsidR="00436702" w:rsidRPr="008D35DA" w:rsidDel="004457DA">
          <w:rPr>
            <w:rFonts w:ascii="Times New Roman" w:hAnsi="Times New Roman"/>
            <w:sz w:val="24"/>
            <w:szCs w:val="24"/>
          </w:rPr>
          <w:delText xml:space="preserve"> </w:delText>
        </w:r>
      </w:del>
      <w:ins w:id="476" w:author="Xu, Yi [2]" w:date="2023-04-10T17:43:00Z">
        <w:r w:rsidR="004457DA">
          <w:rPr>
            <w:rFonts w:ascii="Times New Roman" w:hAnsi="Times New Roman"/>
            <w:sz w:val="24"/>
            <w:szCs w:val="24"/>
          </w:rPr>
          <w:t>forecast</w:t>
        </w:r>
        <w:r w:rsidR="004457DA" w:rsidRPr="008D35DA">
          <w:rPr>
            <w:rFonts w:ascii="Times New Roman" w:hAnsi="Times New Roman"/>
            <w:sz w:val="24"/>
            <w:szCs w:val="24"/>
          </w:rPr>
          <w:t xml:space="preserve"> </w:t>
        </w:r>
      </w:ins>
      <w:r w:rsidR="00436702" w:rsidRPr="008D35DA">
        <w:rPr>
          <w:rFonts w:ascii="Times New Roman" w:hAnsi="Times New Roman"/>
          <w:sz w:val="24"/>
          <w:szCs w:val="24"/>
        </w:rPr>
        <w:t xml:space="preserve">and </w:t>
      </w:r>
      <w:r>
        <w:rPr>
          <w:rFonts w:ascii="Times New Roman" w:hAnsi="Times New Roman"/>
          <w:sz w:val="24"/>
          <w:szCs w:val="24"/>
        </w:rPr>
        <w:t xml:space="preserve">the </w:t>
      </w:r>
      <w:del w:id="477" w:author="Xu, Yi [2]" w:date="2023-04-10T17:43:00Z">
        <w:r w:rsidDel="004457DA">
          <w:rPr>
            <w:rFonts w:ascii="Times New Roman" w:hAnsi="Times New Roman"/>
            <w:sz w:val="24"/>
            <w:szCs w:val="24"/>
          </w:rPr>
          <w:delText>Observation</w:delText>
        </w:r>
        <w:r w:rsidRPr="008D35DA" w:rsidDel="004457DA">
          <w:rPr>
            <w:rFonts w:ascii="Times New Roman" w:hAnsi="Times New Roman"/>
            <w:sz w:val="24"/>
            <w:szCs w:val="24"/>
          </w:rPr>
          <w:delText xml:space="preserve"> </w:delText>
        </w:r>
      </w:del>
      <w:ins w:id="478" w:author="Xu, Yi [2]" w:date="2023-04-10T17:43:00Z">
        <w:r w:rsidR="004457DA">
          <w:rPr>
            <w:rFonts w:ascii="Times New Roman" w:hAnsi="Times New Roman"/>
            <w:sz w:val="24"/>
            <w:szCs w:val="24"/>
          </w:rPr>
          <w:t>observation</w:t>
        </w:r>
        <w:r w:rsidR="004457DA" w:rsidRPr="008D35DA">
          <w:rPr>
            <w:rFonts w:ascii="Times New Roman" w:hAnsi="Times New Roman"/>
            <w:sz w:val="24"/>
            <w:szCs w:val="24"/>
          </w:rPr>
          <w:t xml:space="preserve"> </w:t>
        </w:r>
      </w:ins>
      <w:r w:rsidR="00436702" w:rsidRPr="008D35DA">
        <w:rPr>
          <w:rFonts w:ascii="Times New Roman" w:hAnsi="Times New Roman"/>
          <w:sz w:val="24"/>
          <w:szCs w:val="24"/>
        </w:rPr>
        <w:t xml:space="preserve">were less than 0.5 for half of the stocks with some close to or even below zero. For all stocks, there </w:t>
      </w:r>
      <w:del w:id="479" w:author="Holmes, John" w:date="2023-04-02T16:11:00Z">
        <w:r w:rsidR="00436702" w:rsidRPr="008D35DA" w:rsidDel="00BA79A3">
          <w:rPr>
            <w:rFonts w:ascii="Times New Roman" w:hAnsi="Times New Roman"/>
            <w:sz w:val="24"/>
            <w:szCs w:val="24"/>
          </w:rPr>
          <w:delText xml:space="preserve">were </w:delText>
        </w:r>
      </w:del>
      <w:ins w:id="480" w:author="Holmes, John" w:date="2023-04-02T16:11:00Z">
        <w:r w:rsidR="00BA79A3">
          <w:rPr>
            <w:rFonts w:ascii="Times New Roman" w:hAnsi="Times New Roman"/>
            <w:sz w:val="24"/>
            <w:szCs w:val="24"/>
          </w:rPr>
          <w:t>was</w:t>
        </w:r>
        <w:r w:rsidR="00BA79A3" w:rsidRPr="008D35DA">
          <w:rPr>
            <w:rFonts w:ascii="Times New Roman" w:hAnsi="Times New Roman"/>
            <w:sz w:val="24"/>
            <w:szCs w:val="24"/>
          </w:rPr>
          <w:t xml:space="preserve"> </w:t>
        </w:r>
      </w:ins>
      <w:r w:rsidR="00436702" w:rsidRPr="008D35DA">
        <w:rPr>
          <w:rFonts w:ascii="Times New Roman" w:hAnsi="Times New Roman"/>
          <w:sz w:val="24"/>
          <w:szCs w:val="24"/>
        </w:rPr>
        <w:t>at least one model that outperformed the</w:t>
      </w:r>
      <w:r w:rsidR="003C0E77" w:rsidRPr="008D35DA">
        <w:rPr>
          <w:rFonts w:ascii="Times New Roman" w:hAnsi="Times New Roman"/>
          <w:sz w:val="24"/>
          <w:szCs w:val="24"/>
        </w:rPr>
        <w:t xml:space="preserve"> </w:t>
      </w:r>
      <w:r>
        <w:rPr>
          <w:rFonts w:ascii="Times New Roman" w:hAnsi="Times New Roman"/>
          <w:sz w:val="24"/>
          <w:szCs w:val="24"/>
        </w:rPr>
        <w:t>Forecast</w:t>
      </w:r>
      <w:r w:rsidR="00436702" w:rsidRPr="008D35DA">
        <w:rPr>
          <w:rFonts w:ascii="Times New Roman" w:hAnsi="Times New Roman"/>
          <w:sz w:val="24"/>
          <w:szCs w:val="24"/>
        </w:rPr>
        <w:t xml:space="preserve">, indicating that </w:t>
      </w:r>
      <w:r w:rsidR="006C32F4">
        <w:rPr>
          <w:rFonts w:ascii="Times New Roman" w:hAnsi="Times New Roman"/>
          <w:sz w:val="24"/>
          <w:szCs w:val="24"/>
        </w:rPr>
        <w:t>had</w:t>
      </w:r>
      <w:r w:rsidR="00436702" w:rsidRPr="008D35DA">
        <w:rPr>
          <w:rFonts w:ascii="Times New Roman" w:hAnsi="Times New Roman"/>
          <w:sz w:val="24"/>
          <w:szCs w:val="24"/>
        </w:rPr>
        <w:t xml:space="preserve"> we chose</w:t>
      </w:r>
      <w:r w:rsidR="006C32F4">
        <w:rPr>
          <w:rFonts w:ascii="Times New Roman" w:hAnsi="Times New Roman"/>
          <w:sz w:val="24"/>
          <w:szCs w:val="24"/>
        </w:rPr>
        <w:t>n</w:t>
      </w:r>
      <w:r w:rsidR="00436702" w:rsidRPr="008D35DA">
        <w:rPr>
          <w:rFonts w:ascii="Times New Roman" w:hAnsi="Times New Roman"/>
          <w:sz w:val="24"/>
          <w:szCs w:val="24"/>
        </w:rPr>
        <w:t xml:space="preserve"> a good performing model consistently through</w:t>
      </w:r>
      <w:r w:rsidR="006C32F4">
        <w:rPr>
          <w:rFonts w:ascii="Times New Roman" w:hAnsi="Times New Roman"/>
          <w:sz w:val="24"/>
          <w:szCs w:val="24"/>
        </w:rPr>
        <w:t>out</w:t>
      </w:r>
      <w:r w:rsidR="00436702" w:rsidRPr="008D35DA">
        <w:rPr>
          <w:rFonts w:ascii="Times New Roman" w:hAnsi="Times New Roman"/>
          <w:sz w:val="24"/>
          <w:szCs w:val="24"/>
        </w:rPr>
        <w:t xml:space="preserve"> the years, we would have </w:t>
      </w:r>
      <w:r w:rsidR="006C32F4">
        <w:rPr>
          <w:rFonts w:ascii="Times New Roman" w:hAnsi="Times New Roman"/>
          <w:sz w:val="24"/>
          <w:szCs w:val="24"/>
        </w:rPr>
        <w:t xml:space="preserve">had </w:t>
      </w:r>
      <w:r w:rsidR="00436702" w:rsidRPr="008D35DA">
        <w:rPr>
          <w:rFonts w:ascii="Times New Roman" w:hAnsi="Times New Roman"/>
          <w:sz w:val="24"/>
          <w:szCs w:val="24"/>
        </w:rPr>
        <w:t xml:space="preserve">more </w:t>
      </w:r>
      <w:commentRangeStart w:id="481"/>
      <w:commentRangeStart w:id="482"/>
      <w:r w:rsidR="00436702" w:rsidRPr="008D35DA">
        <w:rPr>
          <w:rFonts w:ascii="Times New Roman" w:hAnsi="Times New Roman"/>
          <w:sz w:val="24"/>
          <w:szCs w:val="24"/>
        </w:rPr>
        <w:t xml:space="preserve">accurate </w:t>
      </w:r>
      <w:commentRangeEnd w:id="481"/>
      <w:r w:rsidR="00BA79A3">
        <w:rPr>
          <w:rStyle w:val="CommentReference"/>
          <w:rFonts w:asciiTheme="minorHAnsi" w:eastAsia="SimSun" w:hAnsiTheme="minorHAnsi" w:cstheme="minorBidi"/>
        </w:rPr>
        <w:commentReference w:id="481"/>
      </w:r>
      <w:commentRangeEnd w:id="482"/>
      <w:r w:rsidR="00504D52">
        <w:rPr>
          <w:rStyle w:val="CommentReference"/>
          <w:rFonts w:asciiTheme="minorHAnsi" w:eastAsia="SimSun" w:hAnsiTheme="minorHAnsi" w:cstheme="minorBidi"/>
        </w:rPr>
        <w:commentReference w:id="482"/>
      </w:r>
      <w:r w:rsidR="00436702" w:rsidRPr="008D35DA">
        <w:rPr>
          <w:rFonts w:ascii="Times New Roman" w:hAnsi="Times New Roman"/>
          <w:sz w:val="24"/>
          <w:szCs w:val="24"/>
        </w:rPr>
        <w:t xml:space="preserve">forecasts compared to </w:t>
      </w:r>
      <w:r w:rsidR="006C32F4">
        <w:rPr>
          <w:rFonts w:ascii="Times New Roman" w:hAnsi="Times New Roman"/>
          <w:sz w:val="24"/>
          <w:szCs w:val="24"/>
        </w:rPr>
        <w:t xml:space="preserve">those obtained from </w:t>
      </w:r>
      <w:r w:rsidR="00436702" w:rsidRPr="008D35DA">
        <w:rPr>
          <w:rFonts w:ascii="Times New Roman" w:hAnsi="Times New Roman"/>
          <w:sz w:val="24"/>
          <w:szCs w:val="24"/>
        </w:rPr>
        <w:t>the forecast models historically chosen.</w:t>
      </w:r>
    </w:p>
    <w:p w14:paraId="08D854B9" w14:textId="4E64F909" w:rsidR="008A4522" w:rsidRDefault="00B9098C" w:rsidP="008D35DA">
      <w:pPr>
        <w:pStyle w:val="BodyText"/>
        <w:spacing w:line="480" w:lineRule="auto"/>
        <w:ind w:firstLine="360"/>
        <w:rPr>
          <w:rFonts w:ascii="Times New Roman" w:hAnsi="Times New Roman"/>
          <w:sz w:val="24"/>
          <w:szCs w:val="24"/>
        </w:rPr>
      </w:pPr>
      <w:r>
        <w:rPr>
          <w:rFonts w:ascii="Times New Roman" w:hAnsi="Times New Roman"/>
          <w:sz w:val="24"/>
          <w:szCs w:val="24"/>
        </w:rPr>
        <w:t>Among biological models</w:t>
      </w:r>
      <w:r w:rsidR="009977F1">
        <w:rPr>
          <w:rFonts w:ascii="Times New Roman" w:hAnsi="Times New Roman"/>
          <w:sz w:val="24"/>
          <w:szCs w:val="24"/>
        </w:rPr>
        <w:t>,</w:t>
      </w:r>
      <w:r w:rsidR="0087288A" w:rsidRPr="008D35DA">
        <w:rPr>
          <w:rFonts w:ascii="Times New Roman" w:hAnsi="Times New Roman"/>
          <w:sz w:val="24"/>
          <w:szCs w:val="24"/>
        </w:rPr>
        <w:t xml:space="preserve"> </w:t>
      </w:r>
      <w:ins w:id="483" w:author="Holmes, John" w:date="2023-04-02T16:12:00Z">
        <w:r w:rsidR="00BA79A3">
          <w:rPr>
            <w:rFonts w:ascii="Times New Roman" w:hAnsi="Times New Roman"/>
            <w:sz w:val="24"/>
            <w:szCs w:val="24"/>
          </w:rPr>
          <w:t xml:space="preserve">the </w:t>
        </w:r>
      </w:ins>
      <w:r w:rsidR="0087288A" w:rsidRPr="008D35DA">
        <w:rPr>
          <w:rFonts w:ascii="Times New Roman" w:hAnsi="Times New Roman"/>
          <w:sz w:val="24"/>
          <w:szCs w:val="24"/>
        </w:rPr>
        <w:t xml:space="preserve">Power </w:t>
      </w:r>
      <w:ins w:id="484" w:author="Holmes, John" w:date="2023-04-02T16:12:00Z">
        <w:r w:rsidR="00BA79A3">
          <w:rPr>
            <w:rFonts w:ascii="Times New Roman" w:hAnsi="Times New Roman"/>
            <w:sz w:val="24"/>
            <w:szCs w:val="24"/>
          </w:rPr>
          <w:t xml:space="preserve">model </w:t>
        </w:r>
      </w:ins>
      <w:r w:rsidR="00884305" w:rsidRPr="008D35DA">
        <w:rPr>
          <w:rFonts w:ascii="Times New Roman" w:hAnsi="Times New Roman"/>
          <w:sz w:val="24"/>
          <w:szCs w:val="24"/>
        </w:rPr>
        <w:t xml:space="preserve">coupled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(blue icons</w:t>
      </w:r>
      <w:ins w:id="485" w:author="Holmes, John" w:date="2023-04-02T16:12:00Z">
        <w:r w:rsidR="00BA79A3">
          <w:rPr>
            <w:rFonts w:ascii="Times New Roman" w:hAnsi="Times New Roman"/>
            <w:sz w:val="24"/>
            <w:szCs w:val="24"/>
          </w:rPr>
          <w:t xml:space="preserve"> in Figure </w:t>
        </w:r>
        <w:del w:id="486" w:author="Fu, Caihong" w:date="2023-04-06T12:46:00Z">
          <w:r w:rsidR="00BA79A3" w:rsidDel="00A81212">
            <w:rPr>
              <w:rFonts w:ascii="Times New Roman" w:hAnsi="Times New Roman"/>
              <w:sz w:val="24"/>
              <w:szCs w:val="24"/>
            </w:rPr>
            <w:delText>????</w:delText>
          </w:r>
        </w:del>
      </w:ins>
      <w:ins w:id="487" w:author="Fu, Caihong" w:date="2023-04-06T12:46:00Z">
        <w:r w:rsidR="00A81212">
          <w:rPr>
            <w:rFonts w:ascii="Times New Roman" w:hAnsi="Times New Roman"/>
            <w:sz w:val="24"/>
            <w:szCs w:val="24"/>
          </w:rPr>
          <w:t>5</w:t>
        </w:r>
      </w:ins>
      <w:r w:rsidR="00884305" w:rsidRPr="008D35DA">
        <w:rPr>
          <w:rFonts w:ascii="Times New Roman" w:hAnsi="Times New Roman"/>
          <w:sz w:val="24"/>
          <w:szCs w:val="24"/>
        </w:rPr>
        <w:t xml:space="preserve">) </w:t>
      </w:r>
      <w:r w:rsidR="0087288A" w:rsidRPr="008D35DA">
        <w:rPr>
          <w:rFonts w:ascii="Times New Roman" w:hAnsi="Times New Roman"/>
          <w:sz w:val="24"/>
          <w:szCs w:val="24"/>
        </w:rPr>
        <w:t xml:space="preserve">generally </w:t>
      </w:r>
      <w:r w:rsidR="00884305" w:rsidRPr="008D35DA">
        <w:rPr>
          <w:rFonts w:ascii="Times New Roman" w:hAnsi="Times New Roman"/>
          <w:sz w:val="24"/>
          <w:szCs w:val="24"/>
        </w:rPr>
        <w:t>outperformed other models with higher correlation</w:t>
      </w:r>
      <w:r w:rsidR="00305DD0" w:rsidRPr="008D35DA">
        <w:rPr>
          <w:rFonts w:ascii="Times New Roman" w:hAnsi="Times New Roman"/>
          <w:sz w:val="24"/>
          <w:szCs w:val="24"/>
        </w:rPr>
        <w:t>s</w:t>
      </w:r>
      <w:r w:rsidR="00884305" w:rsidRPr="008D35DA">
        <w:rPr>
          <w:rFonts w:ascii="Times New Roman" w:hAnsi="Times New Roman"/>
          <w:sz w:val="24"/>
          <w:szCs w:val="24"/>
        </w:rPr>
        <w:t>, similar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to </w:t>
      </w:r>
      <w:r w:rsidR="00305DD0" w:rsidRPr="008D35DA">
        <w:rPr>
          <w:rFonts w:ascii="Times New Roman" w:hAnsi="Times New Roman"/>
          <w:sz w:val="24"/>
          <w:szCs w:val="24"/>
        </w:rPr>
        <w:t xml:space="preserve">those in </w:t>
      </w:r>
      <w:r w:rsidR="00884305" w:rsidRPr="008D35DA">
        <w:rPr>
          <w:rFonts w:ascii="Times New Roman" w:hAnsi="Times New Roman"/>
          <w:sz w:val="24"/>
          <w:szCs w:val="24"/>
        </w:rPr>
        <w:t>observation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and smaller RMSE</w:t>
      </w:r>
      <w:r w:rsidR="00305DD0" w:rsidRPr="008D35DA">
        <w:rPr>
          <w:rFonts w:ascii="Times New Roman" w:hAnsi="Times New Roman"/>
          <w:sz w:val="24"/>
          <w:szCs w:val="24"/>
        </w:rPr>
        <w:t>s</w:t>
      </w:r>
      <w:r w:rsidR="009977F1">
        <w:rPr>
          <w:rFonts w:ascii="Times New Roman" w:hAnsi="Times New Roman"/>
          <w:sz w:val="24"/>
          <w:szCs w:val="24"/>
        </w:rPr>
        <w:t xml:space="preserve"> (Figure 5a, b)</w:t>
      </w:r>
      <w:r w:rsidR="00884305" w:rsidRPr="008D35DA">
        <w:rPr>
          <w:rFonts w:ascii="Times New Roman" w:hAnsi="Times New Roman"/>
          <w:sz w:val="24"/>
          <w:szCs w:val="24"/>
        </w:rPr>
        <w:t xml:space="preserve">. </w:t>
      </w:r>
      <w:ins w:id="488" w:author="Holmes, John" w:date="2023-04-02T16:12:00Z">
        <w:r w:rsidR="00BA79A3">
          <w:rPr>
            <w:rFonts w:ascii="Times New Roman" w:hAnsi="Times New Roman"/>
            <w:sz w:val="24"/>
            <w:szCs w:val="24"/>
          </w:rPr>
          <w:t>The</w:t>
        </w:r>
      </w:ins>
      <w:ins w:id="489" w:author="Holmes, John" w:date="2023-04-02T16:13:00Z">
        <w:r w:rsidR="00BA79A3">
          <w:rPr>
            <w:rFonts w:ascii="Times New Roman" w:hAnsi="Times New Roman"/>
            <w:sz w:val="24"/>
            <w:szCs w:val="24"/>
          </w:rPr>
          <w:t xml:space="preserve"> performance of the</w:t>
        </w:r>
      </w:ins>
      <w:ins w:id="490" w:author="Holmes, John" w:date="2023-04-02T16:12:00Z">
        <w:r w:rsidR="00BA79A3">
          <w:rPr>
            <w:rFonts w:ascii="Times New Roman" w:hAnsi="Times New Roman"/>
            <w:sz w:val="24"/>
            <w:szCs w:val="24"/>
          </w:rPr>
          <w:t xml:space="preserve"> </w:t>
        </w:r>
      </w:ins>
      <w:r w:rsidR="00884305" w:rsidRPr="008D35DA">
        <w:rPr>
          <w:rFonts w:ascii="Times New Roman" w:hAnsi="Times New Roman"/>
          <w:sz w:val="24"/>
          <w:szCs w:val="24"/>
        </w:rPr>
        <w:t xml:space="preserve">Power </w:t>
      </w:r>
      <w:ins w:id="491" w:author="Holmes, John" w:date="2023-04-02T16:12:00Z">
        <w:r w:rsidR="00BA79A3">
          <w:rPr>
            <w:rFonts w:ascii="Times New Roman" w:hAnsi="Times New Roman"/>
            <w:sz w:val="24"/>
            <w:szCs w:val="24"/>
          </w:rPr>
          <w:t xml:space="preserve">model </w:t>
        </w:r>
      </w:ins>
      <w:r>
        <w:rPr>
          <w:rFonts w:ascii="Times New Roman" w:hAnsi="Times New Roman"/>
          <w:sz w:val="24"/>
          <w:szCs w:val="24"/>
        </w:rPr>
        <w:t xml:space="preserve">combined </w:t>
      </w:r>
      <w:r w:rsidR="009977F1" w:rsidRPr="008D35DA">
        <w:rPr>
          <w:rFonts w:ascii="Times New Roman" w:hAnsi="Times New Roman"/>
          <w:sz w:val="24"/>
          <w:szCs w:val="24"/>
        </w:rPr>
        <w:t>with</w:t>
      </w:r>
      <w:r>
        <w:rPr>
          <w:rFonts w:ascii="Times New Roman" w:hAnsi="Times New Roman"/>
          <w:sz w:val="24"/>
          <w:szCs w:val="24"/>
        </w:rPr>
        <w:t xml:space="preserve"> </w:t>
      </w:r>
      <w:ins w:id="492" w:author="Holmes, John" w:date="2023-04-02T16:12:00Z">
        <w:r w:rsidR="00BA79A3">
          <w:rPr>
            <w:rFonts w:ascii="Times New Roman" w:hAnsi="Times New Roman"/>
            <w:sz w:val="24"/>
            <w:szCs w:val="24"/>
          </w:rPr>
          <w:t xml:space="preserve">the </w:t>
        </w:r>
      </w:ins>
      <w:r>
        <w:rPr>
          <w:rFonts w:ascii="Times New Roman" w:hAnsi="Times New Roman"/>
          <w:sz w:val="24"/>
          <w:szCs w:val="24"/>
        </w:rPr>
        <w:t>previously adopted</w:t>
      </w:r>
      <w:r w:rsidR="009977F1" w:rsidRPr="008D35DA">
        <w:rPr>
          <w:rFonts w:ascii="Times New Roman" w:hAnsi="Times New Roman"/>
          <w:sz w:val="24"/>
          <w:szCs w:val="24"/>
        </w:rPr>
        <w:t xml:space="preserve"> covariates (green icons</w:t>
      </w:r>
      <w:ins w:id="493" w:author="Holmes, John" w:date="2023-04-02T16:13:00Z">
        <w:r w:rsidR="00BA79A3">
          <w:rPr>
            <w:rFonts w:ascii="Times New Roman" w:hAnsi="Times New Roman"/>
            <w:sz w:val="24"/>
            <w:szCs w:val="24"/>
          </w:rPr>
          <w:t xml:space="preserve"> in Figure </w:t>
        </w:r>
        <w:del w:id="494" w:author="Fu, Caihong" w:date="2023-04-06T12:46:00Z">
          <w:r w:rsidR="00BA79A3" w:rsidDel="00A81212">
            <w:rPr>
              <w:rFonts w:ascii="Times New Roman" w:hAnsi="Times New Roman"/>
              <w:sz w:val="24"/>
              <w:szCs w:val="24"/>
            </w:rPr>
            <w:delText>???</w:delText>
          </w:r>
        </w:del>
      </w:ins>
      <w:ins w:id="495" w:author="Fu, Caihong" w:date="2023-04-06T12:46:00Z">
        <w:r w:rsidR="00A81212">
          <w:rPr>
            <w:rFonts w:ascii="Times New Roman" w:hAnsi="Times New Roman"/>
            <w:sz w:val="24"/>
            <w:szCs w:val="24"/>
          </w:rPr>
          <w:t>5</w:t>
        </w:r>
      </w:ins>
      <w:r w:rsidR="009977F1" w:rsidRPr="008D35DA">
        <w:rPr>
          <w:rFonts w:ascii="Times New Roman" w:hAnsi="Times New Roman"/>
          <w:sz w:val="24"/>
          <w:szCs w:val="24"/>
        </w:rPr>
        <w:t xml:space="preserve">) </w:t>
      </w:r>
      <w:del w:id="496" w:author="Holmes, John" w:date="2023-04-02T16:13:00Z">
        <w:r w:rsidR="009977F1" w:rsidDel="00BA79A3">
          <w:rPr>
            <w:rFonts w:ascii="Times New Roman" w:hAnsi="Times New Roman"/>
            <w:sz w:val="24"/>
            <w:szCs w:val="24"/>
          </w:rPr>
          <w:delText xml:space="preserve">performed </w:delText>
        </w:r>
      </w:del>
      <w:ins w:id="497" w:author="Holmes, John" w:date="2023-04-02T16:13:00Z">
        <w:r w:rsidR="00BA79A3">
          <w:rPr>
            <w:rFonts w:ascii="Times New Roman" w:hAnsi="Times New Roman"/>
            <w:sz w:val="24"/>
            <w:szCs w:val="24"/>
          </w:rPr>
          <w:t xml:space="preserve">was </w:t>
        </w:r>
      </w:ins>
      <w:r w:rsidR="009977F1">
        <w:rPr>
          <w:rFonts w:ascii="Times New Roman" w:hAnsi="Times New Roman"/>
          <w:sz w:val="24"/>
          <w:szCs w:val="24"/>
        </w:rPr>
        <w:t>similar</w:t>
      </w:r>
      <w:del w:id="498" w:author="Holmes, John" w:date="2023-04-02T16:13:00Z">
        <w:r w:rsidR="009977F1" w:rsidDel="00BA79A3">
          <w:rPr>
            <w:rFonts w:ascii="Times New Roman" w:hAnsi="Times New Roman"/>
            <w:sz w:val="24"/>
            <w:szCs w:val="24"/>
          </w:rPr>
          <w:delText>ly well</w:delText>
        </w:r>
      </w:del>
      <w:r w:rsidR="009977F1">
        <w:rPr>
          <w:rFonts w:ascii="Times New Roman" w:hAnsi="Times New Roman"/>
          <w:sz w:val="24"/>
          <w:szCs w:val="24"/>
        </w:rPr>
        <w:t xml:space="preserve"> </w:t>
      </w:r>
      <w:r w:rsidR="009977F1" w:rsidRPr="00B9098C">
        <w:rPr>
          <w:rFonts w:ascii="Times New Roman" w:hAnsi="Times New Roman"/>
          <w:sz w:val="24"/>
          <w:szCs w:val="24"/>
        </w:rPr>
        <w:t>to the best models</w:t>
      </w:r>
      <w:r w:rsidR="009977F1">
        <w:rPr>
          <w:rFonts w:ascii="Times New Roman" w:hAnsi="Times New Roman"/>
          <w:sz w:val="24"/>
          <w:szCs w:val="24"/>
        </w:rPr>
        <w:t>, yet they</w:t>
      </w:r>
      <w:r w:rsidR="009977F1" w:rsidRPr="008D35DA">
        <w:rPr>
          <w:rFonts w:ascii="Times New Roman" w:hAnsi="Times New Roman"/>
          <w:sz w:val="24"/>
          <w:szCs w:val="24"/>
        </w:rPr>
        <w:t xml:space="preserve"> </w:t>
      </w:r>
      <w:r w:rsidR="00884305" w:rsidRPr="008D35DA">
        <w:rPr>
          <w:rFonts w:ascii="Times New Roman" w:hAnsi="Times New Roman"/>
          <w:sz w:val="24"/>
          <w:szCs w:val="24"/>
        </w:rPr>
        <w:t xml:space="preserve">were rarely used in </w:t>
      </w:r>
      <w:r w:rsidR="0087288A" w:rsidRPr="008D35DA">
        <w:rPr>
          <w:rFonts w:ascii="Times New Roman" w:hAnsi="Times New Roman"/>
          <w:sz w:val="24"/>
          <w:szCs w:val="24"/>
        </w:rPr>
        <w:t>previous</w:t>
      </w:r>
      <w:r w:rsidR="00884305" w:rsidRPr="008D35DA">
        <w:rPr>
          <w:rFonts w:ascii="Times New Roman" w:hAnsi="Times New Roman"/>
          <w:sz w:val="24"/>
          <w:szCs w:val="24"/>
        </w:rPr>
        <w:t xml:space="preserve"> forecast</w:t>
      </w:r>
      <w:r w:rsidR="0087288A" w:rsidRPr="008D35DA">
        <w:rPr>
          <w:rFonts w:ascii="Times New Roman" w:hAnsi="Times New Roman"/>
          <w:sz w:val="24"/>
          <w:szCs w:val="24"/>
        </w:rPr>
        <w:t>s</w:t>
      </w:r>
      <w:r w:rsidR="00884305" w:rsidRPr="008D35DA">
        <w:rPr>
          <w:rFonts w:ascii="Times New Roman" w:hAnsi="Times New Roman"/>
          <w:sz w:val="24"/>
          <w:szCs w:val="24"/>
        </w:rPr>
        <w:t xml:space="preserve"> </w:t>
      </w:r>
      <w:r w:rsidR="009977F1">
        <w:rPr>
          <w:rFonts w:ascii="Times New Roman" w:hAnsi="Times New Roman"/>
          <w:sz w:val="24"/>
          <w:szCs w:val="24"/>
        </w:rPr>
        <w:t xml:space="preserve">(Grant et al. 2011; </w:t>
      </w:r>
      <w:r w:rsidR="009977F1" w:rsidRPr="009977F1">
        <w:rPr>
          <w:rFonts w:ascii="Times New Roman" w:hAnsi="Times New Roman"/>
          <w:sz w:val="24"/>
          <w:szCs w:val="24"/>
        </w:rPr>
        <w:t>DFO 2018; Hawkshaw et al. 2020a, b</w:t>
      </w:r>
      <w:r w:rsidR="009977F1">
        <w:rPr>
          <w:rFonts w:ascii="Times New Roman" w:hAnsi="Times New Roman"/>
          <w:sz w:val="24"/>
          <w:szCs w:val="24"/>
        </w:rPr>
        <w:t>)</w:t>
      </w:r>
      <w:r w:rsidR="00884305" w:rsidRPr="008D35DA">
        <w:rPr>
          <w:rFonts w:ascii="Times New Roman" w:hAnsi="Times New Roman"/>
          <w:sz w:val="24"/>
          <w:szCs w:val="24"/>
        </w:rPr>
        <w:t xml:space="preserve">. </w:t>
      </w:r>
      <w:ins w:id="499" w:author="Holmes, John" w:date="2023-04-02T16:13:00Z">
        <w:r w:rsidR="00BA79A3">
          <w:rPr>
            <w:rFonts w:ascii="Times New Roman" w:hAnsi="Times New Roman"/>
            <w:sz w:val="24"/>
            <w:szCs w:val="24"/>
          </w:rPr>
          <w:t xml:space="preserve">The </w:t>
        </w:r>
      </w:ins>
      <w:r w:rsidR="00884305" w:rsidRPr="008D35DA">
        <w:rPr>
          <w:rFonts w:ascii="Times New Roman" w:hAnsi="Times New Roman"/>
          <w:sz w:val="24"/>
          <w:szCs w:val="24"/>
        </w:rPr>
        <w:t xml:space="preserve">Ricker </w:t>
      </w:r>
      <w:ins w:id="500" w:author="Holmes, John" w:date="2023-04-02T16:13:00Z">
        <w:r w:rsidR="00BA79A3">
          <w:rPr>
            <w:rFonts w:ascii="Times New Roman" w:hAnsi="Times New Roman"/>
            <w:sz w:val="24"/>
            <w:szCs w:val="24"/>
          </w:rPr>
          <w:t xml:space="preserve">model </w:t>
        </w:r>
      </w:ins>
      <w:r>
        <w:rPr>
          <w:rFonts w:ascii="Times New Roman" w:hAnsi="Times New Roman"/>
          <w:sz w:val="24"/>
          <w:szCs w:val="24"/>
        </w:rPr>
        <w:t>coupled</w:t>
      </w:r>
      <w:r w:rsidR="00884305" w:rsidRPr="008D35DA">
        <w:rPr>
          <w:rFonts w:ascii="Times New Roman" w:hAnsi="Times New Roman"/>
          <w:sz w:val="24"/>
          <w:szCs w:val="24"/>
        </w:rPr>
        <w:t xml:space="preserve">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(red icons</w:t>
      </w:r>
      <w:ins w:id="501" w:author="Holmes, John" w:date="2023-04-02T16:13:00Z">
        <w:r w:rsidR="00BA79A3">
          <w:rPr>
            <w:rFonts w:ascii="Times New Roman" w:hAnsi="Times New Roman"/>
            <w:sz w:val="24"/>
            <w:szCs w:val="24"/>
          </w:rPr>
          <w:t xml:space="preserve"> in Figure </w:t>
        </w:r>
        <w:del w:id="502" w:author="Fu, Caihong" w:date="2023-04-06T12:47:00Z">
          <w:r w:rsidR="00BA79A3" w:rsidDel="00A81212">
            <w:rPr>
              <w:rFonts w:ascii="Times New Roman" w:hAnsi="Times New Roman"/>
              <w:sz w:val="24"/>
              <w:szCs w:val="24"/>
            </w:rPr>
            <w:delText>???</w:delText>
          </w:r>
        </w:del>
      </w:ins>
      <w:ins w:id="503" w:author="Fu, Caihong" w:date="2023-04-06T12:47:00Z">
        <w:r w:rsidR="00A81212">
          <w:rPr>
            <w:rFonts w:ascii="Times New Roman" w:hAnsi="Times New Roman"/>
            <w:sz w:val="24"/>
            <w:szCs w:val="24"/>
          </w:rPr>
          <w:t>5</w:t>
        </w:r>
      </w:ins>
      <w:r w:rsidR="00884305" w:rsidRPr="008D35DA">
        <w:rPr>
          <w:rFonts w:ascii="Times New Roman" w:hAnsi="Times New Roman"/>
          <w:sz w:val="24"/>
          <w:szCs w:val="24"/>
        </w:rPr>
        <w:t>)</w:t>
      </w:r>
      <w:r w:rsidR="00D20462" w:rsidRPr="008D35DA">
        <w:rPr>
          <w:rFonts w:ascii="Times New Roman" w:hAnsi="Times New Roman"/>
          <w:sz w:val="24"/>
          <w:szCs w:val="24"/>
        </w:rPr>
        <w:t xml:space="preserve"> </w:t>
      </w:r>
      <w:r w:rsidR="00884305" w:rsidRPr="008D35DA">
        <w:rPr>
          <w:rFonts w:ascii="Times New Roman" w:hAnsi="Times New Roman"/>
          <w:sz w:val="24"/>
          <w:szCs w:val="24"/>
        </w:rPr>
        <w:t>also seemed</w:t>
      </w:r>
      <w:r>
        <w:rPr>
          <w:rFonts w:ascii="Times New Roman" w:hAnsi="Times New Roman"/>
          <w:sz w:val="24"/>
          <w:szCs w:val="24"/>
        </w:rPr>
        <w:t xml:space="preserve"> to be</w:t>
      </w:r>
      <w:r w:rsidR="00884305" w:rsidRPr="008D35DA">
        <w:rPr>
          <w:rFonts w:ascii="Times New Roman" w:hAnsi="Times New Roman"/>
          <w:sz w:val="24"/>
          <w:szCs w:val="24"/>
        </w:rPr>
        <w:t xml:space="preserve"> better </w:t>
      </w:r>
      <w:r w:rsidR="00D20462" w:rsidRPr="008D35DA">
        <w:rPr>
          <w:rFonts w:ascii="Times New Roman" w:hAnsi="Times New Roman"/>
          <w:sz w:val="24"/>
          <w:szCs w:val="24"/>
        </w:rPr>
        <w:t xml:space="preserve">compared </w:t>
      </w:r>
      <w:r w:rsidR="00884305" w:rsidRPr="008D35DA">
        <w:rPr>
          <w:rFonts w:ascii="Times New Roman" w:hAnsi="Times New Roman"/>
          <w:sz w:val="24"/>
          <w:szCs w:val="24"/>
        </w:rPr>
        <w:t xml:space="preserve">to </w:t>
      </w:r>
      <w:r w:rsidR="00D20462" w:rsidRPr="008D35DA">
        <w:rPr>
          <w:rFonts w:ascii="Times New Roman" w:hAnsi="Times New Roman"/>
          <w:sz w:val="24"/>
          <w:szCs w:val="24"/>
        </w:rPr>
        <w:t>those</w:t>
      </w:r>
      <w:r w:rsidR="00884305" w:rsidRPr="008D35DA">
        <w:rPr>
          <w:rFonts w:ascii="Times New Roman" w:hAnsi="Times New Roman"/>
          <w:sz w:val="24"/>
          <w:szCs w:val="24"/>
        </w:rPr>
        <w:t xml:space="preserve"> with old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(pink icons</w:t>
      </w:r>
      <w:ins w:id="504" w:author="Holmes, John" w:date="2023-04-02T16:14:00Z">
        <w:r w:rsidR="00BA79A3">
          <w:rPr>
            <w:rFonts w:ascii="Times New Roman" w:hAnsi="Times New Roman"/>
            <w:sz w:val="24"/>
            <w:szCs w:val="24"/>
          </w:rPr>
          <w:t xml:space="preserve"> in Figure </w:t>
        </w:r>
        <w:del w:id="505" w:author="Fu, Caihong" w:date="2023-04-06T12:47:00Z">
          <w:r w:rsidR="00BA79A3" w:rsidDel="00A81212">
            <w:rPr>
              <w:rFonts w:ascii="Times New Roman" w:hAnsi="Times New Roman"/>
              <w:sz w:val="24"/>
              <w:szCs w:val="24"/>
            </w:rPr>
            <w:delText>???</w:delText>
          </w:r>
        </w:del>
      </w:ins>
      <w:ins w:id="506" w:author="Fu, Caihong" w:date="2023-04-06T12:47:00Z">
        <w:r w:rsidR="00A81212">
          <w:rPr>
            <w:rFonts w:ascii="Times New Roman" w:hAnsi="Times New Roman"/>
            <w:sz w:val="24"/>
            <w:szCs w:val="24"/>
          </w:rPr>
          <w:t>5</w:t>
        </w:r>
      </w:ins>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with </w:t>
      </w:r>
      <w:r w:rsidR="00884305" w:rsidRPr="008D35DA">
        <w:rPr>
          <w:rFonts w:ascii="Times New Roman" w:hAnsi="Times New Roman"/>
          <w:sz w:val="24"/>
          <w:szCs w:val="24"/>
        </w:rPr>
        <w:t xml:space="preserve">the latter </w:t>
      </w:r>
      <w:r w:rsidR="00E53FDC" w:rsidRPr="008D35DA">
        <w:rPr>
          <w:rFonts w:ascii="Times New Roman" w:hAnsi="Times New Roman"/>
          <w:sz w:val="24"/>
          <w:szCs w:val="24"/>
        </w:rPr>
        <w:t xml:space="preserve">having been </w:t>
      </w:r>
      <w:r w:rsidR="00884305" w:rsidRPr="008D35DA">
        <w:rPr>
          <w:rFonts w:ascii="Times New Roman" w:hAnsi="Times New Roman"/>
          <w:sz w:val="24"/>
          <w:szCs w:val="24"/>
        </w:rPr>
        <w:t xml:space="preserve">frequently used in the </w:t>
      </w:r>
      <w:r w:rsidR="00E53FDC" w:rsidRPr="008D35DA">
        <w:rPr>
          <w:rFonts w:ascii="Times New Roman" w:hAnsi="Times New Roman"/>
          <w:sz w:val="24"/>
          <w:szCs w:val="24"/>
        </w:rPr>
        <w:t xml:space="preserve">previous </w:t>
      </w:r>
      <w:r w:rsidR="00884305" w:rsidRPr="008D35DA">
        <w:rPr>
          <w:rFonts w:ascii="Times New Roman" w:hAnsi="Times New Roman"/>
          <w:sz w:val="24"/>
          <w:szCs w:val="24"/>
        </w:rPr>
        <w:t>forecast</w:t>
      </w:r>
      <w:r w:rsidR="00E53FDC" w:rsidRPr="008D35DA">
        <w:rPr>
          <w:rFonts w:ascii="Times New Roman" w:hAnsi="Times New Roman"/>
          <w:sz w:val="24"/>
          <w:szCs w:val="24"/>
        </w:rPr>
        <w:t>s</w:t>
      </w:r>
      <w:r w:rsidR="00884305" w:rsidRPr="008D35DA">
        <w:rPr>
          <w:rFonts w:ascii="Times New Roman" w:hAnsi="Times New Roman"/>
          <w:sz w:val="24"/>
          <w:szCs w:val="24"/>
        </w:rPr>
        <w:t xml:space="preserve">. For </w:t>
      </w:r>
      <w:r w:rsidR="00E53FDC" w:rsidRPr="008D35DA">
        <w:rPr>
          <w:rFonts w:ascii="Times New Roman" w:hAnsi="Times New Roman"/>
          <w:sz w:val="24"/>
          <w:szCs w:val="24"/>
        </w:rPr>
        <w:t>most</w:t>
      </w:r>
      <w:r w:rsidR="00884305" w:rsidRPr="008D35DA">
        <w:rPr>
          <w:rFonts w:ascii="Times New Roman" w:hAnsi="Times New Roman"/>
          <w:sz w:val="24"/>
          <w:szCs w:val="24"/>
        </w:rPr>
        <w:t xml:space="preserve"> stocks, </w:t>
      </w:r>
      <w:ins w:id="507" w:author="Holmes, John" w:date="2023-04-02T16:14:00Z">
        <w:r w:rsidR="00BA79A3">
          <w:rPr>
            <w:rFonts w:ascii="Times New Roman" w:hAnsi="Times New Roman"/>
            <w:sz w:val="24"/>
            <w:szCs w:val="24"/>
          </w:rPr>
          <w:t xml:space="preserve">the </w:t>
        </w:r>
      </w:ins>
      <w:commentRangeStart w:id="508"/>
      <w:commentRangeStart w:id="509"/>
      <w:r w:rsidR="00884305" w:rsidRPr="008D35DA">
        <w:rPr>
          <w:rFonts w:ascii="Times New Roman" w:hAnsi="Times New Roman"/>
          <w:sz w:val="24"/>
          <w:szCs w:val="24"/>
        </w:rPr>
        <w:t>best model</w:t>
      </w:r>
      <w:r w:rsidR="00305DD0" w:rsidRPr="008D35DA">
        <w:rPr>
          <w:rFonts w:ascii="Times New Roman" w:hAnsi="Times New Roman"/>
          <w:sz w:val="24"/>
          <w:szCs w:val="24"/>
        </w:rPr>
        <w:t xml:space="preserve"> forecast</w:t>
      </w:r>
      <w:r w:rsidR="00884305" w:rsidRPr="008D35DA">
        <w:rPr>
          <w:rFonts w:ascii="Times New Roman" w:hAnsi="Times New Roman"/>
          <w:sz w:val="24"/>
          <w:szCs w:val="24"/>
        </w:rPr>
        <w:t>s</w:t>
      </w:r>
      <w:ins w:id="510" w:author="Fu, Caihong" w:date="2023-04-06T12:50:00Z">
        <w:r w:rsidR="00A81212">
          <w:rPr>
            <w:rFonts w:ascii="Times New Roman" w:hAnsi="Times New Roman"/>
            <w:sz w:val="24"/>
            <w:szCs w:val="24"/>
          </w:rPr>
          <w:t xml:space="preserve"> </w:t>
        </w:r>
      </w:ins>
      <w:ins w:id="511" w:author="Fu, Caihong" w:date="2023-04-06T12:53:00Z">
        <w:r w:rsidR="00A81212">
          <w:rPr>
            <w:rFonts w:ascii="Times New Roman" w:hAnsi="Times New Roman"/>
            <w:sz w:val="24"/>
            <w:szCs w:val="24"/>
          </w:rPr>
          <w:t xml:space="preserve">based on the three </w:t>
        </w:r>
      </w:ins>
      <w:ins w:id="512" w:author="Fu, Caihong" w:date="2023-04-06T12:54:00Z">
        <w:r w:rsidR="00A81212">
          <w:rPr>
            <w:rFonts w:ascii="Times New Roman" w:hAnsi="Times New Roman"/>
            <w:sz w:val="24"/>
            <w:szCs w:val="24"/>
          </w:rPr>
          <w:t xml:space="preserve">statistics (correlation, standard deviation, and RMSE) shown in the Taylor </w:t>
        </w:r>
      </w:ins>
      <w:ins w:id="513" w:author="Fu, Caihong" w:date="2023-04-06T12:56:00Z">
        <w:r w:rsidR="0027498C">
          <w:rPr>
            <w:rFonts w:ascii="Times New Roman" w:hAnsi="Times New Roman"/>
            <w:sz w:val="24"/>
            <w:szCs w:val="24"/>
          </w:rPr>
          <w:t>d</w:t>
        </w:r>
      </w:ins>
      <w:ins w:id="514" w:author="Fu, Caihong" w:date="2023-04-06T12:54:00Z">
        <w:r w:rsidR="00A81212">
          <w:rPr>
            <w:rFonts w:ascii="Times New Roman" w:hAnsi="Times New Roman"/>
            <w:sz w:val="24"/>
            <w:szCs w:val="24"/>
          </w:rPr>
          <w:t>iagrams</w:t>
        </w:r>
      </w:ins>
      <w:r w:rsidR="00884305" w:rsidRPr="008D35DA">
        <w:rPr>
          <w:rFonts w:ascii="Times New Roman" w:hAnsi="Times New Roman"/>
          <w:sz w:val="24"/>
          <w:szCs w:val="24"/>
        </w:rPr>
        <w:t xml:space="preserve"> </w:t>
      </w:r>
      <w:commentRangeEnd w:id="508"/>
      <w:r w:rsidR="00BA79A3">
        <w:rPr>
          <w:rStyle w:val="CommentReference"/>
          <w:rFonts w:asciiTheme="minorHAnsi" w:eastAsia="SimSun" w:hAnsiTheme="minorHAnsi" w:cstheme="minorBidi"/>
        </w:rPr>
        <w:commentReference w:id="508"/>
      </w:r>
      <w:commentRangeEnd w:id="509"/>
      <w:r w:rsidR="002F1637">
        <w:rPr>
          <w:rStyle w:val="CommentReference"/>
          <w:rFonts w:asciiTheme="minorHAnsi" w:eastAsia="SimSun" w:hAnsiTheme="minorHAnsi" w:cstheme="minorBidi"/>
        </w:rPr>
        <w:commentReference w:id="509"/>
      </w:r>
      <w:r w:rsidR="00305DD0" w:rsidRPr="008D35DA">
        <w:rPr>
          <w:rFonts w:ascii="Times New Roman" w:hAnsi="Times New Roman"/>
          <w:sz w:val="24"/>
          <w:szCs w:val="24"/>
        </w:rPr>
        <w:t xml:space="preserve">were </w:t>
      </w:r>
      <w:r w:rsidR="00884305" w:rsidRPr="008D35DA">
        <w:rPr>
          <w:rFonts w:ascii="Times New Roman" w:hAnsi="Times New Roman"/>
          <w:sz w:val="24"/>
          <w:szCs w:val="24"/>
        </w:rPr>
        <w:t xml:space="preserve">in good agreement with </w:t>
      </w:r>
      <w:r w:rsidR="00BB7280">
        <w:rPr>
          <w:rFonts w:ascii="Times New Roman" w:hAnsi="Times New Roman"/>
          <w:sz w:val="24"/>
          <w:szCs w:val="24"/>
        </w:rPr>
        <w:t>the O</w:t>
      </w:r>
      <w:r w:rsidR="00BB7280" w:rsidRPr="008D35DA">
        <w:rPr>
          <w:rFonts w:ascii="Times New Roman" w:hAnsi="Times New Roman"/>
          <w:sz w:val="24"/>
          <w:szCs w:val="24"/>
        </w:rPr>
        <w:t>bservation</w:t>
      </w:r>
      <w:r w:rsidR="00884305" w:rsidRPr="008D35DA">
        <w:rPr>
          <w:rFonts w:ascii="Times New Roman" w:hAnsi="Times New Roman"/>
          <w:sz w:val="24"/>
          <w:szCs w:val="24"/>
        </w:rPr>
        <w:t>, reaching correlation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between </w:t>
      </w:r>
      <w:r w:rsidR="00884305" w:rsidRPr="008D35DA">
        <w:rPr>
          <w:rFonts w:ascii="Times New Roman" w:hAnsi="Times New Roman"/>
          <w:sz w:val="24"/>
          <w:szCs w:val="24"/>
        </w:rPr>
        <w:t>0.7</w:t>
      </w:r>
      <w:ins w:id="515" w:author="Fu, Caihong" w:date="2023-04-06T12:55:00Z">
        <w:r w:rsidR="00A81212">
          <w:rPr>
            <w:rFonts w:ascii="Times New Roman" w:hAnsi="Times New Roman"/>
            <w:sz w:val="24"/>
            <w:szCs w:val="24"/>
          </w:rPr>
          <w:t>5</w:t>
        </w:r>
      </w:ins>
      <w:r w:rsidR="00884305" w:rsidRPr="008D35DA">
        <w:rPr>
          <w:rFonts w:ascii="Times New Roman" w:hAnsi="Times New Roman"/>
          <w:sz w:val="24"/>
          <w:szCs w:val="24"/>
        </w:rPr>
        <w:t>-0.95. However, for a few stocks</w:t>
      </w:r>
      <w:r w:rsidR="008A4522">
        <w:rPr>
          <w:rFonts w:ascii="Times New Roman" w:hAnsi="Times New Roman"/>
          <w:sz w:val="24"/>
          <w:szCs w:val="24"/>
        </w:rPr>
        <w:t xml:space="preserve"> such as</w:t>
      </w:r>
      <w:r w:rsidR="00884305" w:rsidRPr="008D35DA">
        <w:rPr>
          <w:rFonts w:ascii="Times New Roman" w:hAnsi="Times New Roman"/>
          <w:sz w:val="24"/>
          <w:szCs w:val="24"/>
        </w:rPr>
        <w:t xml:space="preserve"> </w:t>
      </w:r>
      <w:r w:rsidR="008A4522" w:rsidRPr="008D35DA">
        <w:rPr>
          <w:rFonts w:ascii="Times New Roman" w:hAnsi="Times New Roman"/>
          <w:sz w:val="24"/>
          <w:szCs w:val="24"/>
        </w:rPr>
        <w:t>Gates and Raft,</w:t>
      </w:r>
      <w:r w:rsidR="008A4522">
        <w:rPr>
          <w:rFonts w:ascii="Times New Roman" w:hAnsi="Times New Roman"/>
          <w:sz w:val="24"/>
          <w:szCs w:val="24"/>
        </w:rPr>
        <w:t xml:space="preserve"> </w:t>
      </w:r>
      <w:r w:rsidR="00884305" w:rsidRPr="008D35DA">
        <w:rPr>
          <w:rFonts w:ascii="Times New Roman" w:hAnsi="Times New Roman"/>
          <w:sz w:val="24"/>
          <w:szCs w:val="24"/>
        </w:rPr>
        <w:t xml:space="preserve">none of the existing models </w:t>
      </w:r>
      <w:r>
        <w:rPr>
          <w:rFonts w:ascii="Times New Roman" w:hAnsi="Times New Roman"/>
          <w:sz w:val="24"/>
          <w:szCs w:val="24"/>
        </w:rPr>
        <w:t>produced</w:t>
      </w:r>
      <w:r w:rsidR="00884305" w:rsidRPr="008D35DA">
        <w:rPr>
          <w:rFonts w:ascii="Times New Roman" w:hAnsi="Times New Roman"/>
          <w:sz w:val="24"/>
          <w:szCs w:val="24"/>
        </w:rPr>
        <w:t xml:space="preserve"> an </w:t>
      </w:r>
      <w:r w:rsidR="00884305" w:rsidRPr="00BA79A3">
        <w:rPr>
          <w:rFonts w:ascii="Times New Roman" w:hAnsi="Times New Roman"/>
          <w:sz w:val="24"/>
          <w:szCs w:val="24"/>
          <w:highlight w:val="yellow"/>
          <w:rPrChange w:id="516" w:author="Holmes, John" w:date="2023-04-02T16:15:00Z">
            <w:rPr>
              <w:rFonts w:ascii="Times New Roman" w:hAnsi="Times New Roman"/>
              <w:sz w:val="24"/>
              <w:szCs w:val="24"/>
            </w:rPr>
          </w:rPrChange>
        </w:rPr>
        <w:t>accurate</w:t>
      </w:r>
      <w:r w:rsidR="00884305" w:rsidRPr="008D35DA">
        <w:rPr>
          <w:rFonts w:ascii="Times New Roman" w:hAnsi="Times New Roman"/>
          <w:sz w:val="24"/>
          <w:szCs w:val="24"/>
        </w:rPr>
        <w:t xml:space="preserve"> forecast, </w:t>
      </w:r>
      <w:commentRangeStart w:id="517"/>
      <w:commentRangeStart w:id="518"/>
      <w:r w:rsidR="00884305" w:rsidRPr="008D35DA">
        <w:rPr>
          <w:rFonts w:ascii="Times New Roman" w:hAnsi="Times New Roman"/>
          <w:sz w:val="24"/>
          <w:szCs w:val="24"/>
        </w:rPr>
        <w:t xml:space="preserve">probably due to data quality </w:t>
      </w:r>
      <w:r w:rsidR="00884305" w:rsidRPr="008D35DA">
        <w:rPr>
          <w:rFonts w:ascii="Times New Roman" w:hAnsi="Times New Roman"/>
          <w:sz w:val="24"/>
          <w:szCs w:val="24"/>
        </w:rPr>
        <w:lastRenderedPageBreak/>
        <w:t>issues</w:t>
      </w:r>
      <w:r w:rsidR="00305DD0" w:rsidRPr="008D35DA">
        <w:rPr>
          <w:rFonts w:ascii="Times New Roman" w:hAnsi="Times New Roman"/>
          <w:sz w:val="24"/>
          <w:szCs w:val="24"/>
        </w:rPr>
        <w:t xml:space="preserve"> as aforementioned</w:t>
      </w:r>
      <w:r w:rsidR="00884305" w:rsidRPr="008D35DA">
        <w:rPr>
          <w:rFonts w:ascii="Times New Roman" w:hAnsi="Times New Roman"/>
          <w:sz w:val="24"/>
          <w:szCs w:val="24"/>
        </w:rPr>
        <w:t xml:space="preserve">. </w:t>
      </w:r>
      <w:commentRangeEnd w:id="517"/>
      <w:r w:rsidR="00EA099F">
        <w:rPr>
          <w:rStyle w:val="CommentReference"/>
          <w:rFonts w:asciiTheme="minorHAnsi" w:eastAsia="SimSun" w:hAnsiTheme="minorHAnsi" w:cstheme="minorBidi"/>
        </w:rPr>
        <w:commentReference w:id="517"/>
      </w:r>
      <w:commentRangeEnd w:id="518"/>
      <w:r w:rsidR="002F1637">
        <w:rPr>
          <w:rStyle w:val="CommentReference"/>
          <w:rFonts w:asciiTheme="minorHAnsi" w:eastAsia="SimSun" w:hAnsiTheme="minorHAnsi" w:cstheme="minorBidi"/>
        </w:rPr>
        <w:commentReference w:id="518"/>
      </w:r>
      <w:r w:rsidR="00884305" w:rsidRPr="008D35DA">
        <w:rPr>
          <w:rFonts w:ascii="Times New Roman" w:hAnsi="Times New Roman"/>
          <w:sz w:val="24"/>
          <w:szCs w:val="24"/>
        </w:rPr>
        <w:t>Naïve models (purple icons</w:t>
      </w:r>
      <w:ins w:id="519" w:author="Holmes, John" w:date="2023-04-02T16:25:00Z">
        <w:r w:rsidR="00EA099F">
          <w:rPr>
            <w:rFonts w:ascii="Times New Roman" w:hAnsi="Times New Roman"/>
            <w:sz w:val="24"/>
            <w:szCs w:val="24"/>
          </w:rPr>
          <w:t xml:space="preserve"> in Figure </w:t>
        </w:r>
        <w:del w:id="520" w:author="Fu, Caihong" w:date="2023-04-06T12:57:00Z">
          <w:r w:rsidR="00EA099F" w:rsidDel="0027498C">
            <w:rPr>
              <w:rFonts w:ascii="Times New Roman" w:hAnsi="Times New Roman"/>
              <w:sz w:val="24"/>
              <w:szCs w:val="24"/>
            </w:rPr>
            <w:delText>???</w:delText>
          </w:r>
        </w:del>
      </w:ins>
      <w:ins w:id="521" w:author="Fu, Caihong" w:date="2023-04-06T12:57:00Z">
        <w:r w:rsidR="0027498C">
          <w:rPr>
            <w:rFonts w:ascii="Times New Roman" w:hAnsi="Times New Roman"/>
            <w:sz w:val="24"/>
            <w:szCs w:val="24"/>
          </w:rPr>
          <w:t>5</w:t>
        </w:r>
      </w:ins>
      <w:r w:rsidR="00884305" w:rsidRPr="008D35DA">
        <w:rPr>
          <w:rFonts w:ascii="Times New Roman" w:hAnsi="Times New Roman"/>
          <w:sz w:val="24"/>
          <w:szCs w:val="24"/>
        </w:rPr>
        <w:t>) tend</w:t>
      </w:r>
      <w:r w:rsidR="00305DD0" w:rsidRPr="008D35DA">
        <w:rPr>
          <w:rFonts w:ascii="Times New Roman" w:hAnsi="Times New Roman"/>
          <w:sz w:val="24"/>
          <w:szCs w:val="24"/>
        </w:rPr>
        <w:t>ed</w:t>
      </w:r>
      <w:r w:rsidR="00884305" w:rsidRPr="008D35DA">
        <w:rPr>
          <w:rFonts w:ascii="Times New Roman" w:hAnsi="Times New Roman"/>
          <w:sz w:val="24"/>
          <w:szCs w:val="24"/>
        </w:rPr>
        <w:t xml:space="preserve"> to have larger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and performed worse </w:t>
      </w:r>
      <w:del w:id="522" w:author="Holmes, John" w:date="2023-04-02T16:25:00Z">
        <w:r w:rsidR="00E53FDC" w:rsidRPr="008D35DA" w:rsidDel="00EA099F">
          <w:rPr>
            <w:rFonts w:ascii="Times New Roman" w:hAnsi="Times New Roman"/>
            <w:sz w:val="24"/>
            <w:szCs w:val="24"/>
          </w:rPr>
          <w:delText xml:space="preserve">compared </w:delText>
        </w:r>
        <w:r w:rsidR="00884305" w:rsidRPr="008D35DA" w:rsidDel="00EA099F">
          <w:rPr>
            <w:rFonts w:ascii="Times New Roman" w:hAnsi="Times New Roman"/>
            <w:sz w:val="24"/>
            <w:szCs w:val="24"/>
          </w:rPr>
          <w:delText>to</w:delText>
        </w:r>
      </w:del>
      <w:ins w:id="523" w:author="Holmes, John" w:date="2023-04-02T16:25:00Z">
        <w:r w:rsidR="00EA099F">
          <w:rPr>
            <w:rFonts w:ascii="Times New Roman" w:hAnsi="Times New Roman"/>
            <w:sz w:val="24"/>
            <w:szCs w:val="24"/>
          </w:rPr>
          <w:t>than</w:t>
        </w:r>
      </w:ins>
      <w:r w:rsidR="00884305" w:rsidRPr="008D35DA">
        <w:rPr>
          <w:rFonts w:ascii="Times New Roman" w:hAnsi="Times New Roman"/>
          <w:sz w:val="24"/>
          <w:szCs w:val="24"/>
        </w:rPr>
        <w:t xml:space="preserve"> biological models. </w:t>
      </w:r>
    </w:p>
    <w:p w14:paraId="3EAFF73C" w14:textId="143A4DB5" w:rsidR="00884305" w:rsidRPr="008D35DA" w:rsidRDefault="00D044F0"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Age-specific Taylor diagrams </w:t>
      </w:r>
      <w:ins w:id="524" w:author="Holmes, John" w:date="2023-04-02T16:26:00Z">
        <w:r w:rsidR="00EA099F">
          <w:rPr>
            <w:rFonts w:ascii="Times New Roman" w:hAnsi="Times New Roman"/>
            <w:sz w:val="24"/>
            <w:szCs w:val="24"/>
          </w:rPr>
          <w:t xml:space="preserve">are </w:t>
        </w:r>
      </w:ins>
      <w:r w:rsidRPr="008D35DA">
        <w:rPr>
          <w:rFonts w:ascii="Times New Roman" w:hAnsi="Times New Roman"/>
          <w:sz w:val="24"/>
          <w:szCs w:val="24"/>
        </w:rPr>
        <w:t>presented</w:t>
      </w:r>
      <w:r w:rsidR="004B17BF" w:rsidRPr="008D35DA">
        <w:rPr>
          <w:rFonts w:ascii="Times New Roman" w:hAnsi="Times New Roman"/>
          <w:sz w:val="24"/>
          <w:szCs w:val="24"/>
        </w:rPr>
        <w:t xml:space="preserve"> </w:t>
      </w:r>
      <w:ins w:id="525" w:author="Holmes, John" w:date="2023-04-02T16:25:00Z">
        <w:r w:rsidR="00EA099F">
          <w:rPr>
            <w:rFonts w:ascii="Times New Roman" w:hAnsi="Times New Roman"/>
            <w:sz w:val="24"/>
            <w:szCs w:val="24"/>
          </w:rPr>
          <w:t xml:space="preserve">for </w:t>
        </w:r>
      </w:ins>
      <w:r w:rsidR="004B17BF" w:rsidRPr="008D35DA">
        <w:rPr>
          <w:rFonts w:ascii="Times New Roman" w:hAnsi="Times New Roman"/>
          <w:sz w:val="24"/>
          <w:szCs w:val="24"/>
        </w:rPr>
        <w:t>all 37 forecast models</w:t>
      </w:r>
      <w:r w:rsidR="006841EF" w:rsidRPr="008D35DA">
        <w:rPr>
          <w:rFonts w:ascii="Times New Roman" w:hAnsi="Times New Roman"/>
          <w:sz w:val="24"/>
          <w:szCs w:val="24"/>
        </w:rPr>
        <w:t xml:space="preserve"> relative to the </w:t>
      </w:r>
      <w:del w:id="526" w:author="Fu, Caihong" w:date="2023-04-06T12:57:00Z">
        <w:r w:rsidR="006841EF" w:rsidRPr="008D35DA" w:rsidDel="0027498C">
          <w:rPr>
            <w:rFonts w:ascii="Times New Roman" w:hAnsi="Times New Roman"/>
            <w:sz w:val="24"/>
            <w:szCs w:val="24"/>
          </w:rPr>
          <w:delText xml:space="preserve">historical </w:delText>
        </w:r>
      </w:del>
      <w:ins w:id="527" w:author="Fu, Caihong" w:date="2023-04-06T12:57:00Z">
        <w:del w:id="528" w:author="Xu, Yi [2]" w:date="2023-04-10T17:44:00Z">
          <w:r w:rsidR="0027498C" w:rsidDel="004457DA">
            <w:rPr>
              <w:rFonts w:ascii="Times New Roman" w:hAnsi="Times New Roman"/>
              <w:sz w:val="24"/>
              <w:szCs w:val="24"/>
            </w:rPr>
            <w:delText>H</w:delText>
          </w:r>
        </w:del>
      </w:ins>
      <w:ins w:id="529" w:author="Xu, Yi [2]" w:date="2023-04-10T17:44:00Z">
        <w:r w:rsidR="004457DA">
          <w:rPr>
            <w:rFonts w:ascii="Times New Roman" w:hAnsi="Times New Roman"/>
            <w:sz w:val="24"/>
            <w:szCs w:val="24"/>
          </w:rPr>
          <w:t>h</w:t>
        </w:r>
      </w:ins>
      <w:ins w:id="530" w:author="Fu, Caihong" w:date="2023-04-06T12:57:00Z">
        <w:r w:rsidR="0027498C" w:rsidRPr="008D35DA">
          <w:rPr>
            <w:rFonts w:ascii="Times New Roman" w:hAnsi="Times New Roman"/>
            <w:sz w:val="24"/>
            <w:szCs w:val="24"/>
          </w:rPr>
          <w:t xml:space="preserve">istorical </w:t>
        </w:r>
      </w:ins>
      <w:ins w:id="531" w:author="Xu, Yi [2]" w:date="2023-04-10T17:44:00Z">
        <w:r w:rsidR="004457DA">
          <w:rPr>
            <w:rFonts w:ascii="Times New Roman" w:hAnsi="Times New Roman"/>
            <w:sz w:val="24"/>
            <w:szCs w:val="24"/>
          </w:rPr>
          <w:t>f</w:t>
        </w:r>
      </w:ins>
      <w:del w:id="532" w:author="Xu, Yi [2]" w:date="2023-04-10T17:44:00Z">
        <w:r w:rsidR="00753193" w:rsidDel="004457DA">
          <w:rPr>
            <w:rFonts w:ascii="Times New Roman" w:hAnsi="Times New Roman"/>
            <w:sz w:val="24"/>
            <w:szCs w:val="24"/>
          </w:rPr>
          <w:delText>F</w:delText>
        </w:r>
      </w:del>
      <w:r w:rsidR="00753193" w:rsidRPr="008D35DA">
        <w:rPr>
          <w:rFonts w:ascii="Times New Roman" w:hAnsi="Times New Roman"/>
          <w:sz w:val="24"/>
          <w:szCs w:val="24"/>
        </w:rPr>
        <w:t xml:space="preserve">orecast </w:t>
      </w:r>
      <w:r w:rsidR="006841EF" w:rsidRPr="008D35DA">
        <w:rPr>
          <w:rFonts w:ascii="Times New Roman" w:hAnsi="Times New Roman"/>
          <w:sz w:val="24"/>
          <w:szCs w:val="24"/>
        </w:rPr>
        <w:t>(</w:t>
      </w:r>
      <w:r w:rsidR="007B7E3A">
        <w:rPr>
          <w:rFonts w:ascii="Times New Roman" w:hAnsi="Times New Roman"/>
          <w:sz w:val="24"/>
          <w:szCs w:val="24"/>
        </w:rPr>
        <w:t>black</w:t>
      </w:r>
      <w:r w:rsidR="006841EF" w:rsidRPr="008D35DA">
        <w:rPr>
          <w:rFonts w:ascii="Times New Roman" w:hAnsi="Times New Roman"/>
          <w:sz w:val="24"/>
          <w:szCs w:val="24"/>
        </w:rPr>
        <w:t xml:space="preserve"> solid square</w:t>
      </w:r>
      <w:ins w:id="533" w:author="Holmes, John" w:date="2023-04-02T16:25:00Z">
        <w:r w:rsidR="00EA099F">
          <w:rPr>
            <w:rFonts w:ascii="Times New Roman" w:hAnsi="Times New Roman"/>
            <w:sz w:val="24"/>
            <w:szCs w:val="24"/>
          </w:rPr>
          <w:t xml:space="preserve"> in Figur</w:t>
        </w:r>
      </w:ins>
      <w:ins w:id="534" w:author="Holmes, John" w:date="2023-04-02T16:26:00Z">
        <w:r w:rsidR="00EA099F">
          <w:rPr>
            <w:rFonts w:ascii="Times New Roman" w:hAnsi="Times New Roman"/>
            <w:sz w:val="24"/>
            <w:szCs w:val="24"/>
          </w:rPr>
          <w:t>es</w:t>
        </w:r>
        <w:del w:id="535" w:author="Fu, Caihong" w:date="2023-04-06T12:57:00Z">
          <w:r w:rsidR="00EA099F" w:rsidDel="0027498C">
            <w:rPr>
              <w:rFonts w:ascii="Times New Roman" w:hAnsi="Times New Roman"/>
              <w:sz w:val="24"/>
              <w:szCs w:val="24"/>
            </w:rPr>
            <w:delText>????</w:delText>
          </w:r>
        </w:del>
      </w:ins>
      <w:ins w:id="536" w:author="Fu, Caihong" w:date="2023-04-06T12:57:00Z">
        <w:r w:rsidR="0027498C">
          <w:rPr>
            <w:rFonts w:ascii="Times New Roman" w:hAnsi="Times New Roman"/>
            <w:sz w:val="24"/>
            <w:szCs w:val="24"/>
          </w:rPr>
          <w:t xml:space="preserve"> S5-6</w:t>
        </w:r>
      </w:ins>
      <w:r w:rsidR="006841EF" w:rsidRPr="008D35DA">
        <w:rPr>
          <w:rFonts w:ascii="Times New Roman" w:hAnsi="Times New Roman"/>
          <w:sz w:val="24"/>
          <w:szCs w:val="24"/>
        </w:rPr>
        <w:t xml:space="preserve">) and </w:t>
      </w:r>
      <w:r w:rsidR="00753193">
        <w:rPr>
          <w:rFonts w:ascii="Times New Roman" w:hAnsi="Times New Roman"/>
          <w:sz w:val="24"/>
          <w:szCs w:val="24"/>
        </w:rPr>
        <w:t>the O</w:t>
      </w:r>
      <w:r w:rsidR="00753193" w:rsidRPr="008D35DA">
        <w:rPr>
          <w:rFonts w:ascii="Times New Roman" w:hAnsi="Times New Roman"/>
          <w:sz w:val="24"/>
          <w:szCs w:val="24"/>
        </w:rPr>
        <w:t xml:space="preserve">bservation </w:t>
      </w:r>
      <w:r w:rsidR="006841EF" w:rsidRPr="008D35DA">
        <w:rPr>
          <w:rFonts w:ascii="Times New Roman" w:hAnsi="Times New Roman"/>
          <w:sz w:val="24"/>
          <w:szCs w:val="24"/>
        </w:rPr>
        <w:t>(</w:t>
      </w:r>
      <w:r w:rsidR="007B7E3A">
        <w:rPr>
          <w:rFonts w:ascii="Times New Roman" w:hAnsi="Times New Roman"/>
          <w:sz w:val="24"/>
          <w:szCs w:val="24"/>
        </w:rPr>
        <w:t>black</w:t>
      </w:r>
      <w:r w:rsidR="006E5A88">
        <w:rPr>
          <w:rFonts w:ascii="Times New Roman" w:hAnsi="Times New Roman"/>
          <w:sz w:val="24"/>
          <w:szCs w:val="24"/>
        </w:rPr>
        <w:t xml:space="preserve"> </w:t>
      </w:r>
      <w:r w:rsidR="006841EF" w:rsidRPr="008D35DA">
        <w:rPr>
          <w:rFonts w:ascii="Times New Roman" w:hAnsi="Times New Roman"/>
          <w:sz w:val="24"/>
          <w:szCs w:val="24"/>
        </w:rPr>
        <w:t>solid circle</w:t>
      </w:r>
      <w:ins w:id="537" w:author="Holmes, John" w:date="2023-04-02T16:26:00Z">
        <w:r w:rsidR="00EA099F">
          <w:rPr>
            <w:rFonts w:ascii="Times New Roman" w:hAnsi="Times New Roman"/>
            <w:sz w:val="24"/>
            <w:szCs w:val="24"/>
          </w:rPr>
          <w:t xml:space="preserve"> in Figures</w:t>
        </w:r>
      </w:ins>
      <w:ins w:id="538" w:author="Xu, Yi [2]" w:date="2023-04-10T18:10:00Z">
        <w:r w:rsidR="00AF389B">
          <w:rPr>
            <w:rFonts w:ascii="Times New Roman" w:hAnsi="Times New Roman"/>
            <w:sz w:val="24"/>
            <w:szCs w:val="24"/>
          </w:rPr>
          <w:t xml:space="preserve"> </w:t>
        </w:r>
      </w:ins>
      <w:ins w:id="539" w:author="Holmes, John" w:date="2023-04-02T16:26:00Z">
        <w:del w:id="540" w:author="Fu, Caihong" w:date="2023-04-06T12:57:00Z">
          <w:r w:rsidR="00EA099F" w:rsidDel="0027498C">
            <w:rPr>
              <w:rFonts w:ascii="Times New Roman" w:hAnsi="Times New Roman"/>
              <w:sz w:val="24"/>
              <w:szCs w:val="24"/>
            </w:rPr>
            <w:delText>???</w:delText>
          </w:r>
        </w:del>
      </w:ins>
      <w:ins w:id="541" w:author="Fu, Caihong" w:date="2023-04-06T12:57:00Z">
        <w:r w:rsidR="0027498C">
          <w:rPr>
            <w:rFonts w:ascii="Times New Roman" w:hAnsi="Times New Roman"/>
            <w:sz w:val="24"/>
            <w:szCs w:val="24"/>
          </w:rPr>
          <w:t>S5-6</w:t>
        </w:r>
      </w:ins>
      <w:r w:rsidR="006841EF" w:rsidRPr="008D35DA">
        <w:rPr>
          <w:rFonts w:ascii="Times New Roman" w:hAnsi="Times New Roman"/>
          <w:sz w:val="24"/>
          <w:szCs w:val="24"/>
        </w:rPr>
        <w:t>)</w:t>
      </w:r>
      <w:r w:rsidRPr="008D35DA">
        <w:rPr>
          <w:rFonts w:ascii="Times New Roman" w:hAnsi="Times New Roman"/>
          <w:sz w:val="24"/>
          <w:szCs w:val="24"/>
        </w:rPr>
        <w:t xml:space="preserve"> for age</w:t>
      </w:r>
      <w:r w:rsidR="006841EF" w:rsidRPr="008D35DA">
        <w:rPr>
          <w:rFonts w:ascii="Times New Roman" w:hAnsi="Times New Roman"/>
          <w:sz w:val="24"/>
          <w:szCs w:val="24"/>
        </w:rPr>
        <w:t xml:space="preserve"> </w:t>
      </w:r>
      <w:r w:rsidRPr="008D35DA">
        <w:rPr>
          <w:rFonts w:ascii="Times New Roman" w:hAnsi="Times New Roman"/>
          <w:sz w:val="24"/>
          <w:szCs w:val="24"/>
        </w:rPr>
        <w:t>4 and age</w:t>
      </w:r>
      <w:r w:rsidR="006841EF" w:rsidRPr="008D35DA">
        <w:rPr>
          <w:rFonts w:ascii="Times New Roman" w:hAnsi="Times New Roman"/>
          <w:sz w:val="24"/>
          <w:szCs w:val="24"/>
        </w:rPr>
        <w:t xml:space="preserve"> </w:t>
      </w:r>
      <w:r w:rsidRPr="008D35DA">
        <w:rPr>
          <w:rFonts w:ascii="Times New Roman" w:hAnsi="Times New Roman"/>
          <w:sz w:val="24"/>
          <w:szCs w:val="24"/>
        </w:rPr>
        <w:t xml:space="preserve">5 </w:t>
      </w:r>
      <w:r w:rsidR="006841EF" w:rsidRPr="008D35DA">
        <w:rPr>
          <w:rFonts w:ascii="Times New Roman" w:hAnsi="Times New Roman"/>
          <w:sz w:val="24"/>
          <w:szCs w:val="24"/>
        </w:rPr>
        <w:t>returns</w:t>
      </w:r>
      <w:r w:rsidRPr="008D35DA">
        <w:rPr>
          <w:rFonts w:ascii="Times New Roman" w:hAnsi="Times New Roman"/>
          <w:sz w:val="24"/>
          <w:szCs w:val="24"/>
        </w:rPr>
        <w:t>, respectively</w:t>
      </w:r>
      <w:r w:rsidR="00B9098C" w:rsidRPr="00B9098C">
        <w:rPr>
          <w:rFonts w:ascii="Times New Roman" w:hAnsi="Times New Roman"/>
          <w:sz w:val="24"/>
          <w:szCs w:val="24"/>
        </w:rPr>
        <w:t xml:space="preserve"> </w:t>
      </w:r>
      <w:r w:rsidR="00B9098C">
        <w:rPr>
          <w:rFonts w:ascii="Times New Roman" w:hAnsi="Times New Roman"/>
          <w:sz w:val="24"/>
          <w:szCs w:val="24"/>
        </w:rPr>
        <w:t xml:space="preserve">(Supplementary </w:t>
      </w:r>
      <w:r w:rsidR="00B9098C" w:rsidRPr="008D35DA">
        <w:rPr>
          <w:rFonts w:ascii="Times New Roman" w:hAnsi="Times New Roman"/>
          <w:sz w:val="24"/>
          <w:szCs w:val="24"/>
        </w:rPr>
        <w:t xml:space="preserve">Figure </w:t>
      </w:r>
      <w:r w:rsidR="00B9098C">
        <w:rPr>
          <w:rFonts w:ascii="Times New Roman" w:hAnsi="Times New Roman"/>
          <w:sz w:val="24"/>
          <w:szCs w:val="24"/>
        </w:rPr>
        <w:t xml:space="preserve">S5 and </w:t>
      </w:r>
      <w:r w:rsidR="00B9098C" w:rsidRPr="008D35DA">
        <w:rPr>
          <w:rFonts w:ascii="Times New Roman" w:hAnsi="Times New Roman"/>
          <w:sz w:val="24"/>
          <w:szCs w:val="24"/>
        </w:rPr>
        <w:t>S6</w:t>
      </w:r>
      <w:r w:rsidR="00B9098C">
        <w:rPr>
          <w:rFonts w:ascii="Times New Roman" w:hAnsi="Times New Roman"/>
          <w:sz w:val="24"/>
          <w:szCs w:val="24"/>
        </w:rPr>
        <w:t>)</w:t>
      </w:r>
      <w:r w:rsidR="00884305" w:rsidRPr="008D35DA">
        <w:rPr>
          <w:rFonts w:ascii="Times New Roman" w:hAnsi="Times New Roman"/>
          <w:sz w:val="24"/>
          <w:szCs w:val="24"/>
        </w:rPr>
        <w:t xml:space="preserve">. The </w:t>
      </w:r>
      <w:r w:rsidR="004B07B8" w:rsidRPr="008D35DA">
        <w:rPr>
          <w:rFonts w:ascii="Times New Roman" w:hAnsi="Times New Roman"/>
          <w:sz w:val="24"/>
          <w:szCs w:val="24"/>
        </w:rPr>
        <w:t>age-</w:t>
      </w:r>
      <w:r w:rsidR="00884305" w:rsidRPr="008D35DA">
        <w:rPr>
          <w:rFonts w:ascii="Times New Roman" w:hAnsi="Times New Roman"/>
          <w:sz w:val="24"/>
          <w:szCs w:val="24"/>
        </w:rPr>
        <w:t>4 Taylor diagram</w:t>
      </w:r>
      <w:r w:rsidR="006E5A88">
        <w:rPr>
          <w:rFonts w:ascii="Times New Roman" w:hAnsi="Times New Roman"/>
          <w:sz w:val="24"/>
          <w:szCs w:val="24"/>
        </w:rPr>
        <w:t>s</w:t>
      </w:r>
      <w:r w:rsidR="00884305" w:rsidRPr="008D35DA">
        <w:rPr>
          <w:rFonts w:ascii="Times New Roman" w:hAnsi="Times New Roman"/>
          <w:sz w:val="24"/>
          <w:szCs w:val="24"/>
        </w:rPr>
        <w:t xml:space="preserve"> showed similar results as </w:t>
      </w:r>
      <w:r w:rsidR="007B7E3A">
        <w:rPr>
          <w:rFonts w:ascii="Times New Roman" w:hAnsi="Times New Roman"/>
          <w:sz w:val="24"/>
          <w:szCs w:val="24"/>
        </w:rPr>
        <w:t xml:space="preserve">the </w:t>
      </w:r>
      <w:del w:id="542" w:author="Holmes, John" w:date="2023-04-02T16:26:00Z">
        <w:r w:rsidR="007B7E3A" w:rsidDel="00EA099F">
          <w:rPr>
            <w:rFonts w:ascii="Times New Roman" w:hAnsi="Times New Roman"/>
            <w:sz w:val="24"/>
            <w:szCs w:val="24"/>
          </w:rPr>
          <w:delText xml:space="preserve">ones </w:delText>
        </w:r>
      </w:del>
      <w:ins w:id="543" w:author="Holmes, John" w:date="2023-04-02T16:26:00Z">
        <w:r w:rsidR="00EA099F">
          <w:rPr>
            <w:rFonts w:ascii="Times New Roman" w:hAnsi="Times New Roman"/>
            <w:sz w:val="24"/>
            <w:szCs w:val="24"/>
          </w:rPr>
          <w:t xml:space="preserve">diagrams </w:t>
        </w:r>
      </w:ins>
      <w:r w:rsidR="007B7E3A">
        <w:rPr>
          <w:rFonts w:ascii="Times New Roman" w:hAnsi="Times New Roman"/>
          <w:sz w:val="24"/>
          <w:szCs w:val="24"/>
        </w:rPr>
        <w:t xml:space="preserve">produced for </w:t>
      </w:r>
      <w:r w:rsidR="00884305" w:rsidRPr="008D35DA">
        <w:rPr>
          <w:rFonts w:ascii="Times New Roman" w:hAnsi="Times New Roman"/>
          <w:sz w:val="24"/>
          <w:szCs w:val="24"/>
        </w:rPr>
        <w:t xml:space="preserve">total abundance (Figure </w:t>
      </w:r>
      <w:r w:rsidRPr="008D35DA">
        <w:rPr>
          <w:rFonts w:ascii="Times New Roman" w:hAnsi="Times New Roman"/>
          <w:sz w:val="24"/>
          <w:szCs w:val="24"/>
        </w:rPr>
        <w:t>5a</w:t>
      </w:r>
      <w:r w:rsidR="00884305" w:rsidRPr="008D35DA">
        <w:rPr>
          <w:rFonts w:ascii="Times New Roman" w:hAnsi="Times New Roman"/>
          <w:sz w:val="24"/>
          <w:szCs w:val="24"/>
        </w:rPr>
        <w:t xml:space="preserve">,b), </w:t>
      </w:r>
      <w:r w:rsidR="007B7E3A">
        <w:rPr>
          <w:rFonts w:ascii="Times New Roman" w:hAnsi="Times New Roman"/>
          <w:sz w:val="24"/>
          <w:szCs w:val="24"/>
        </w:rPr>
        <w:t>since</w:t>
      </w:r>
      <w:r w:rsidRPr="008D35DA">
        <w:rPr>
          <w:rFonts w:ascii="Times New Roman" w:hAnsi="Times New Roman"/>
          <w:sz w:val="24"/>
          <w:szCs w:val="24"/>
        </w:rPr>
        <w:t xml:space="preserve"> </w:t>
      </w:r>
      <w:r w:rsidR="00884305" w:rsidRPr="008D35DA">
        <w:rPr>
          <w:rFonts w:ascii="Times New Roman" w:hAnsi="Times New Roman"/>
          <w:sz w:val="24"/>
          <w:szCs w:val="24"/>
        </w:rPr>
        <w:t xml:space="preserve">age 4 </w:t>
      </w:r>
      <w:r w:rsidR="00BB7280">
        <w:rPr>
          <w:rFonts w:ascii="Times New Roman" w:hAnsi="Times New Roman"/>
          <w:sz w:val="24"/>
          <w:szCs w:val="24"/>
        </w:rPr>
        <w:t>was</w:t>
      </w:r>
      <w:r w:rsidR="00BB7280"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8D704F" w:rsidRPr="008D35DA">
        <w:rPr>
          <w:rFonts w:ascii="Times New Roman" w:hAnsi="Times New Roman"/>
          <w:sz w:val="24"/>
          <w:szCs w:val="24"/>
        </w:rPr>
        <w:t xml:space="preserve">dominant </w:t>
      </w:r>
      <w:r w:rsidR="00884305" w:rsidRPr="008D35DA">
        <w:rPr>
          <w:rFonts w:ascii="Times New Roman" w:hAnsi="Times New Roman"/>
          <w:sz w:val="24"/>
          <w:szCs w:val="24"/>
        </w:rPr>
        <w:t>age class</w:t>
      </w:r>
      <w:r w:rsidRPr="008D35DA">
        <w:rPr>
          <w:rFonts w:ascii="Times New Roman" w:hAnsi="Times New Roman"/>
          <w:sz w:val="24"/>
          <w:szCs w:val="24"/>
        </w:rPr>
        <w:t xml:space="preserve"> for most stocks</w:t>
      </w:r>
      <w:r w:rsidR="00884305" w:rsidRPr="008D35DA">
        <w:rPr>
          <w:rFonts w:ascii="Times New Roman" w:hAnsi="Times New Roman"/>
          <w:sz w:val="24"/>
          <w:szCs w:val="24"/>
        </w:rPr>
        <w:t xml:space="preserve">. Power models </w:t>
      </w:r>
      <w:r w:rsidR="00753193">
        <w:rPr>
          <w:rFonts w:ascii="Times New Roman" w:hAnsi="Times New Roman"/>
          <w:sz w:val="24"/>
          <w:szCs w:val="24"/>
        </w:rPr>
        <w:t xml:space="preserve">coupled </w:t>
      </w:r>
      <w:r w:rsidR="00884305" w:rsidRPr="008D35DA">
        <w:rPr>
          <w:rFonts w:ascii="Times New Roman" w:hAnsi="Times New Roman"/>
          <w:sz w:val="24"/>
          <w:szCs w:val="24"/>
        </w:rPr>
        <w:t xml:space="preserve">with new </w:t>
      </w:r>
      <w:r w:rsidR="00605870" w:rsidRPr="008D35DA">
        <w:rPr>
          <w:rFonts w:ascii="Times New Roman" w:hAnsi="Times New Roman"/>
          <w:sz w:val="24"/>
          <w:szCs w:val="24"/>
        </w:rPr>
        <w:t xml:space="preserve">covariates </w:t>
      </w:r>
      <w:r w:rsidR="00884305" w:rsidRPr="008D35DA">
        <w:rPr>
          <w:rFonts w:ascii="Times New Roman" w:hAnsi="Times New Roman"/>
          <w:sz w:val="24"/>
          <w:szCs w:val="24"/>
        </w:rPr>
        <w:t>consistently outperformed</w:t>
      </w:r>
      <w:r w:rsidR="007B7E3A">
        <w:rPr>
          <w:rFonts w:ascii="Times New Roman" w:hAnsi="Times New Roman"/>
          <w:sz w:val="24"/>
          <w:szCs w:val="24"/>
        </w:rPr>
        <w:t xml:space="preserve"> other</w:t>
      </w:r>
      <w:ins w:id="544" w:author="Holmes, John" w:date="2023-04-02T16:27:00Z">
        <w:r w:rsidR="00260D15">
          <w:rPr>
            <w:rFonts w:ascii="Times New Roman" w:hAnsi="Times New Roman"/>
            <w:sz w:val="24"/>
            <w:szCs w:val="24"/>
          </w:rPr>
          <w:t xml:space="preserve"> model</w:t>
        </w:r>
      </w:ins>
      <w:r w:rsidR="007B7E3A">
        <w:rPr>
          <w:rFonts w:ascii="Times New Roman" w:hAnsi="Times New Roman"/>
          <w:sz w:val="24"/>
          <w:szCs w:val="24"/>
        </w:rPr>
        <w:t>s</w:t>
      </w:r>
      <w:r w:rsidR="00884305" w:rsidRPr="008D35DA">
        <w:rPr>
          <w:rFonts w:ascii="Times New Roman" w:hAnsi="Times New Roman"/>
          <w:sz w:val="24"/>
          <w:szCs w:val="24"/>
        </w:rPr>
        <w:t xml:space="preserve"> for many stocks. The historical </w:t>
      </w:r>
      <w:r w:rsidR="009501EC">
        <w:rPr>
          <w:rFonts w:ascii="Times New Roman" w:hAnsi="Times New Roman"/>
          <w:sz w:val="24"/>
          <w:szCs w:val="24"/>
        </w:rPr>
        <w:t>f</w:t>
      </w:r>
      <w:r w:rsidR="00753193" w:rsidRPr="008D35DA">
        <w:rPr>
          <w:rFonts w:ascii="Times New Roman" w:hAnsi="Times New Roman"/>
          <w:sz w:val="24"/>
          <w:szCs w:val="24"/>
        </w:rPr>
        <w:t xml:space="preserve">orecast </w:t>
      </w:r>
      <w:r w:rsidR="00884305" w:rsidRPr="008D35DA">
        <w:rPr>
          <w:rFonts w:ascii="Times New Roman" w:hAnsi="Times New Roman"/>
          <w:sz w:val="24"/>
          <w:szCs w:val="24"/>
        </w:rPr>
        <w:t>of age 4 showed similar</w:t>
      </w:r>
      <w:r w:rsidR="008D704F" w:rsidRPr="008D35DA">
        <w:rPr>
          <w:rFonts w:ascii="Times New Roman" w:hAnsi="Times New Roman"/>
          <w:sz w:val="24"/>
          <w:szCs w:val="24"/>
        </w:rPr>
        <w:t>ly</w:t>
      </w:r>
      <w:r w:rsidR="00884305" w:rsidRPr="008D35DA">
        <w:rPr>
          <w:rFonts w:ascii="Times New Roman" w:hAnsi="Times New Roman"/>
          <w:sz w:val="24"/>
          <w:szCs w:val="24"/>
        </w:rPr>
        <w:t xml:space="preserve"> poor performance for most stocks</w:t>
      </w:r>
      <w:r w:rsidR="00FA3DFF">
        <w:rPr>
          <w:rFonts w:ascii="Times New Roman" w:hAnsi="Times New Roman"/>
          <w:sz w:val="24"/>
          <w:szCs w:val="24"/>
        </w:rPr>
        <w:t xml:space="preserve"> (Supplementary </w:t>
      </w:r>
      <w:r w:rsidR="00FA3DFF" w:rsidRPr="008D35DA">
        <w:rPr>
          <w:rFonts w:ascii="Times New Roman" w:hAnsi="Times New Roman"/>
          <w:sz w:val="24"/>
          <w:szCs w:val="24"/>
        </w:rPr>
        <w:t xml:space="preserve">Figure </w:t>
      </w:r>
      <w:r w:rsidR="00FA3DFF">
        <w:rPr>
          <w:rFonts w:ascii="Times New Roman" w:hAnsi="Times New Roman"/>
          <w:sz w:val="24"/>
          <w:szCs w:val="24"/>
        </w:rPr>
        <w:t>S5)</w:t>
      </w:r>
      <w:r w:rsidR="00884305" w:rsidRPr="008D35DA">
        <w:rPr>
          <w:rFonts w:ascii="Times New Roman" w:hAnsi="Times New Roman"/>
          <w:sz w:val="24"/>
          <w:szCs w:val="24"/>
        </w:rPr>
        <w:t xml:space="preserve">. For age 5, </w:t>
      </w:r>
      <w:r w:rsidR="006841EF" w:rsidRPr="008D35DA">
        <w:rPr>
          <w:rFonts w:ascii="Times New Roman" w:hAnsi="Times New Roman"/>
          <w:sz w:val="24"/>
          <w:szCs w:val="24"/>
        </w:rPr>
        <w:t xml:space="preserve">Sibling </w:t>
      </w:r>
      <w:r w:rsidR="00884305" w:rsidRPr="008D35DA">
        <w:rPr>
          <w:rFonts w:ascii="Times New Roman" w:hAnsi="Times New Roman"/>
          <w:sz w:val="24"/>
          <w:szCs w:val="24"/>
        </w:rPr>
        <w:t>models (yellow squares</w:t>
      </w:r>
      <w:ins w:id="545" w:author="Holmes, John" w:date="2023-04-02T16:27:00Z">
        <w:r w:rsidR="00260D15">
          <w:rPr>
            <w:rFonts w:ascii="Times New Roman" w:hAnsi="Times New Roman"/>
            <w:sz w:val="24"/>
            <w:szCs w:val="24"/>
          </w:rPr>
          <w:t xml:space="preserve"> in Figures </w:t>
        </w:r>
        <w:del w:id="546" w:author="Fu, Caihong" w:date="2023-04-06T12:58:00Z">
          <w:r w:rsidR="00260D15" w:rsidDel="0027498C">
            <w:rPr>
              <w:rFonts w:ascii="Times New Roman" w:hAnsi="Times New Roman"/>
              <w:sz w:val="24"/>
              <w:szCs w:val="24"/>
            </w:rPr>
            <w:delText>????</w:delText>
          </w:r>
        </w:del>
      </w:ins>
      <w:del w:id="547" w:author="Fu, Caihong" w:date="2023-04-06T12:58:00Z">
        <w:r w:rsidR="00884305" w:rsidRPr="008D35DA" w:rsidDel="0027498C">
          <w:rPr>
            <w:rFonts w:ascii="Times New Roman" w:hAnsi="Times New Roman"/>
            <w:sz w:val="24"/>
            <w:szCs w:val="24"/>
          </w:rPr>
          <w:delText>)</w:delText>
        </w:r>
      </w:del>
      <w:ins w:id="548" w:author="Fu, Caihong" w:date="2023-04-06T12:58:00Z">
        <w:r w:rsidR="0027498C">
          <w:rPr>
            <w:rFonts w:ascii="Times New Roman" w:hAnsi="Times New Roman"/>
            <w:sz w:val="24"/>
            <w:szCs w:val="24"/>
          </w:rPr>
          <w:t>S6</w:t>
        </w:r>
      </w:ins>
      <w:ins w:id="549" w:author="Xu, Yi [2]" w:date="2023-04-10T18:10:00Z">
        <w:r w:rsidR="00AF389B">
          <w:rPr>
            <w:rFonts w:ascii="Times New Roman" w:hAnsi="Times New Roman"/>
            <w:sz w:val="24"/>
            <w:szCs w:val="24"/>
          </w:rPr>
          <w:t>)</w:t>
        </w:r>
      </w:ins>
      <w:r w:rsidR="00884305" w:rsidRPr="008D35DA">
        <w:rPr>
          <w:rFonts w:ascii="Times New Roman" w:hAnsi="Times New Roman"/>
          <w:sz w:val="24"/>
          <w:szCs w:val="24"/>
        </w:rPr>
        <w:t xml:space="preserve"> </w:t>
      </w:r>
      <w:del w:id="550" w:author="Holmes, John" w:date="2023-04-02T16:27:00Z">
        <w:r w:rsidR="00605870" w:rsidRPr="008D35DA" w:rsidDel="00260D15">
          <w:rPr>
            <w:rFonts w:ascii="Times New Roman" w:hAnsi="Times New Roman"/>
            <w:sz w:val="24"/>
            <w:szCs w:val="24"/>
          </w:rPr>
          <w:delText xml:space="preserve">were </w:delText>
        </w:r>
        <w:r w:rsidR="00884305" w:rsidRPr="008D35DA" w:rsidDel="00260D15">
          <w:rPr>
            <w:rFonts w:ascii="Times New Roman" w:hAnsi="Times New Roman"/>
            <w:sz w:val="24"/>
            <w:szCs w:val="24"/>
          </w:rPr>
          <w:delText>the best</w:delText>
        </w:r>
      </w:del>
      <w:ins w:id="551" w:author="Holmes, John" w:date="2023-04-02T16:27:00Z">
        <w:r w:rsidR="00260D15">
          <w:rPr>
            <w:rFonts w:ascii="Times New Roman" w:hAnsi="Times New Roman"/>
            <w:sz w:val="24"/>
            <w:szCs w:val="24"/>
          </w:rPr>
          <w:t>performed better</w:t>
        </w:r>
      </w:ins>
      <w:r w:rsidR="00884305" w:rsidRPr="008D35DA">
        <w:rPr>
          <w:rFonts w:ascii="Times New Roman" w:hAnsi="Times New Roman"/>
          <w:sz w:val="24"/>
          <w:szCs w:val="24"/>
        </w:rPr>
        <w:t xml:space="preserve"> for many stocks </w:t>
      </w:r>
      <w:del w:id="552" w:author="Holmes, John" w:date="2023-04-02T16:27:00Z">
        <w:r w:rsidR="008D704F" w:rsidRPr="008D35DA" w:rsidDel="00260D15">
          <w:rPr>
            <w:rFonts w:ascii="Times New Roman" w:hAnsi="Times New Roman"/>
            <w:sz w:val="24"/>
            <w:szCs w:val="24"/>
          </w:rPr>
          <w:delText xml:space="preserve">compared </w:delText>
        </w:r>
        <w:r w:rsidR="00884305" w:rsidRPr="008D35DA" w:rsidDel="00260D15">
          <w:rPr>
            <w:rFonts w:ascii="Times New Roman" w:hAnsi="Times New Roman"/>
            <w:sz w:val="24"/>
            <w:szCs w:val="24"/>
          </w:rPr>
          <w:delText>to</w:delText>
        </w:r>
      </w:del>
      <w:ins w:id="553" w:author="Holmes, John" w:date="2023-04-02T16:27:00Z">
        <w:r w:rsidR="00260D15">
          <w:rPr>
            <w:rFonts w:ascii="Times New Roman" w:hAnsi="Times New Roman"/>
            <w:sz w:val="24"/>
            <w:szCs w:val="24"/>
          </w:rPr>
          <w:t>than</w:t>
        </w:r>
      </w:ins>
      <w:r w:rsidR="00884305" w:rsidRPr="008D35DA">
        <w:rPr>
          <w:rFonts w:ascii="Times New Roman" w:hAnsi="Times New Roman"/>
          <w:sz w:val="24"/>
          <w:szCs w:val="24"/>
        </w:rPr>
        <w:t xml:space="preserve"> </w:t>
      </w:r>
      <w:r w:rsidR="009B25C3" w:rsidRPr="008D35DA">
        <w:rPr>
          <w:rFonts w:ascii="Times New Roman" w:hAnsi="Times New Roman"/>
          <w:sz w:val="24"/>
          <w:szCs w:val="24"/>
        </w:rPr>
        <w:t xml:space="preserve">the </w:t>
      </w:r>
      <w:r w:rsidR="00884305" w:rsidRPr="008D35DA">
        <w:rPr>
          <w:rFonts w:ascii="Times New Roman" w:hAnsi="Times New Roman"/>
          <w:sz w:val="24"/>
          <w:szCs w:val="24"/>
        </w:rPr>
        <w:t>naïve and biological models</w:t>
      </w:r>
      <w:r w:rsidR="00FA3DFF">
        <w:rPr>
          <w:rFonts w:ascii="Times New Roman" w:hAnsi="Times New Roman"/>
          <w:sz w:val="24"/>
          <w:szCs w:val="24"/>
        </w:rPr>
        <w:t xml:space="preserve"> (Supplementary </w:t>
      </w:r>
      <w:r w:rsidR="00FA3DFF" w:rsidRPr="008D35DA">
        <w:rPr>
          <w:rFonts w:ascii="Times New Roman" w:hAnsi="Times New Roman"/>
          <w:sz w:val="24"/>
          <w:szCs w:val="24"/>
        </w:rPr>
        <w:t>Figure S6</w:t>
      </w:r>
      <w:r w:rsidR="00FA3DFF">
        <w:rPr>
          <w:rFonts w:ascii="Times New Roman" w:hAnsi="Times New Roman"/>
          <w:sz w:val="24"/>
          <w:szCs w:val="24"/>
        </w:rPr>
        <w:t>)</w:t>
      </w:r>
      <w:r w:rsidR="00884305" w:rsidRPr="008D35DA">
        <w:rPr>
          <w:rFonts w:ascii="Times New Roman" w:hAnsi="Times New Roman"/>
          <w:sz w:val="24"/>
          <w:szCs w:val="24"/>
        </w:rPr>
        <w:t>.</w:t>
      </w:r>
      <w:r w:rsidR="00834D8B" w:rsidRPr="008D35DA">
        <w:rPr>
          <w:rFonts w:ascii="Times New Roman" w:hAnsi="Times New Roman"/>
          <w:sz w:val="24"/>
          <w:szCs w:val="24"/>
        </w:rPr>
        <w:t xml:space="preserve"> </w:t>
      </w:r>
    </w:p>
    <w:p w14:paraId="7FAC8957" w14:textId="45E780C8"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3.2 </w:t>
      </w:r>
      <w:r w:rsidR="00884305" w:rsidRPr="002B6095">
        <w:rPr>
          <w:rFonts w:ascii="Times New Roman" w:hAnsi="Times New Roman" w:cs="Times New Roman"/>
          <w:b/>
          <w:bCs/>
          <w:sz w:val="24"/>
          <w:szCs w:val="24"/>
        </w:rPr>
        <w:t>Model selection</w:t>
      </w:r>
    </w:p>
    <w:p w14:paraId="7A6192F2" w14:textId="336798F7" w:rsidR="00FA3DFF" w:rsidRDefault="00884305" w:rsidP="00647E7E">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For </w:t>
      </w:r>
      <w:r w:rsidR="004263EC">
        <w:rPr>
          <w:rFonts w:ascii="Times New Roman" w:hAnsi="Times New Roman"/>
          <w:sz w:val="24"/>
          <w:szCs w:val="24"/>
        </w:rPr>
        <w:t>Sockeye</w:t>
      </w:r>
      <w:r w:rsidR="006841EF" w:rsidRPr="008D35DA">
        <w:rPr>
          <w:rFonts w:ascii="Times New Roman" w:hAnsi="Times New Roman"/>
          <w:sz w:val="24"/>
          <w:szCs w:val="24"/>
        </w:rPr>
        <w:t xml:space="preserve"> </w:t>
      </w:r>
      <w:r w:rsidRPr="008D35DA">
        <w:rPr>
          <w:rFonts w:ascii="Times New Roman" w:hAnsi="Times New Roman"/>
          <w:sz w:val="24"/>
          <w:szCs w:val="24"/>
        </w:rPr>
        <w:t>forecast</w:t>
      </w:r>
      <w:ins w:id="554" w:author="Holmes, John" w:date="2023-04-02T16:28:00Z">
        <w:r w:rsidR="00260D15">
          <w:rPr>
            <w:rFonts w:ascii="Times New Roman" w:hAnsi="Times New Roman"/>
            <w:sz w:val="24"/>
            <w:szCs w:val="24"/>
          </w:rPr>
          <w:t>s</w:t>
        </w:r>
      </w:ins>
      <w:r w:rsidRPr="008D35DA">
        <w:rPr>
          <w:rFonts w:ascii="Times New Roman" w:hAnsi="Times New Roman"/>
          <w:sz w:val="24"/>
          <w:szCs w:val="24"/>
        </w:rPr>
        <w:t xml:space="preserve"> </w:t>
      </w:r>
      <w:r w:rsidR="006841EF" w:rsidRPr="008D35DA">
        <w:rPr>
          <w:rFonts w:ascii="Times New Roman" w:hAnsi="Times New Roman"/>
          <w:sz w:val="24"/>
          <w:szCs w:val="24"/>
        </w:rPr>
        <w:t xml:space="preserve">in </w:t>
      </w:r>
      <w:del w:id="555" w:author="Holmes, John" w:date="2023-04-02T16:28:00Z">
        <w:r w:rsidR="00635768" w:rsidRPr="008D35DA" w:rsidDel="00260D15">
          <w:rPr>
            <w:rFonts w:ascii="Times New Roman" w:hAnsi="Times New Roman"/>
            <w:sz w:val="24"/>
            <w:szCs w:val="24"/>
          </w:rPr>
          <w:delText xml:space="preserve">the year </w:delText>
        </w:r>
      </w:del>
      <w:r w:rsidR="006841EF" w:rsidRPr="008D35DA">
        <w:rPr>
          <w:rFonts w:ascii="Times New Roman" w:hAnsi="Times New Roman"/>
          <w:sz w:val="24"/>
          <w:szCs w:val="24"/>
        </w:rPr>
        <w:t>2022</w:t>
      </w:r>
      <w:r w:rsidR="00240306" w:rsidRPr="008D35DA">
        <w:rPr>
          <w:rFonts w:ascii="Times New Roman" w:hAnsi="Times New Roman"/>
          <w:sz w:val="24"/>
          <w:szCs w:val="24"/>
        </w:rPr>
        <w:t xml:space="preserve">, the </w:t>
      </w:r>
      <w:ins w:id="556" w:author="Xu, Yi [2]" w:date="2023-04-10T13:47:00Z">
        <w:r w:rsidR="006515AA">
          <w:rPr>
            <w:rFonts w:ascii="Times New Roman" w:hAnsi="Times New Roman"/>
            <w:sz w:val="24"/>
            <w:szCs w:val="24"/>
          </w:rPr>
          <w:t xml:space="preserve">selected </w:t>
        </w:r>
      </w:ins>
      <w:r w:rsidR="00240306" w:rsidRPr="008D35DA">
        <w:rPr>
          <w:rFonts w:ascii="Times New Roman" w:hAnsi="Times New Roman"/>
          <w:sz w:val="24"/>
          <w:szCs w:val="24"/>
        </w:rPr>
        <w:t>forecast model</w:t>
      </w:r>
      <w:r w:rsidR="007B7E3A">
        <w:rPr>
          <w:rFonts w:ascii="Times New Roman" w:hAnsi="Times New Roman"/>
          <w:sz w:val="24"/>
          <w:szCs w:val="24"/>
        </w:rPr>
        <w:t xml:space="preserve">s </w:t>
      </w:r>
      <w:del w:id="557" w:author="Xu, Yi [2]" w:date="2023-04-10T13:47:00Z">
        <w:r w:rsidR="007B7E3A" w:rsidDel="006515AA">
          <w:rPr>
            <w:rFonts w:ascii="Times New Roman" w:hAnsi="Times New Roman"/>
            <w:sz w:val="24"/>
            <w:szCs w:val="24"/>
          </w:rPr>
          <w:delText xml:space="preserve">selected by the </w:delText>
        </w:r>
        <w:commentRangeStart w:id="558"/>
        <w:commentRangeStart w:id="559"/>
        <w:r w:rsidR="007B7E3A" w:rsidDel="006515AA">
          <w:rPr>
            <w:rFonts w:ascii="Times New Roman" w:hAnsi="Times New Roman"/>
            <w:sz w:val="24"/>
            <w:szCs w:val="24"/>
          </w:rPr>
          <w:delText>Fraser River Panel</w:delText>
        </w:r>
        <w:r w:rsidR="00240306" w:rsidRPr="008D35DA" w:rsidDel="006515AA">
          <w:rPr>
            <w:rFonts w:ascii="Times New Roman" w:hAnsi="Times New Roman"/>
            <w:sz w:val="24"/>
            <w:szCs w:val="24"/>
          </w:rPr>
          <w:delText xml:space="preserve"> </w:delText>
        </w:r>
        <w:commentRangeEnd w:id="558"/>
        <w:r w:rsidR="00260D15" w:rsidDel="006515AA">
          <w:rPr>
            <w:rStyle w:val="CommentReference"/>
            <w:rFonts w:asciiTheme="minorHAnsi" w:eastAsia="SimSun" w:hAnsiTheme="minorHAnsi" w:cstheme="minorBidi"/>
          </w:rPr>
          <w:commentReference w:id="558"/>
        </w:r>
      </w:del>
      <w:commentRangeEnd w:id="559"/>
      <w:r w:rsidR="00A725F7">
        <w:rPr>
          <w:rStyle w:val="CommentReference"/>
          <w:rFonts w:asciiTheme="minorHAnsi" w:eastAsia="SimSun" w:hAnsiTheme="minorHAnsi" w:cstheme="minorBidi"/>
        </w:rPr>
        <w:commentReference w:id="559"/>
      </w:r>
      <w:r w:rsidR="00240306" w:rsidRPr="008D35DA">
        <w:rPr>
          <w:rFonts w:ascii="Times New Roman" w:hAnsi="Times New Roman"/>
          <w:sz w:val="24"/>
          <w:szCs w:val="24"/>
        </w:rPr>
        <w:t xml:space="preserve">resulted in an error </w:t>
      </w:r>
      <w:r w:rsidR="00AF4192" w:rsidRPr="008D35DA">
        <w:rPr>
          <w:rFonts w:ascii="Times New Roman" w:hAnsi="Times New Roman"/>
          <w:sz w:val="24"/>
          <w:szCs w:val="24"/>
        </w:rPr>
        <w:t xml:space="preserve">(defined as </w:t>
      </w:r>
      <m:oMath>
        <m:f>
          <m:fPr>
            <m:ctrlPr>
              <w:rPr>
                <w:rFonts w:ascii="Cambria Math" w:hAnsi="Cambria Math"/>
                <w:i/>
                <w:sz w:val="24"/>
                <w:szCs w:val="24"/>
              </w:rPr>
            </m:ctrlPr>
          </m:fPr>
          <m:num>
            <m:r>
              <w:rPr>
                <w:rFonts w:ascii="Cambria Math" w:hAnsi="Cambria Math"/>
                <w:sz w:val="24"/>
                <w:szCs w:val="24"/>
              </w:rPr>
              <m:t>Observation-Forecast</m:t>
            </m:r>
          </m:num>
          <m:den>
            <m:r>
              <w:rPr>
                <w:rFonts w:ascii="Cambria Math" w:hAnsi="Cambria Math"/>
                <w:sz w:val="24"/>
                <w:szCs w:val="24"/>
              </w:rPr>
              <m:t>Forecast</m:t>
            </m:r>
          </m:den>
        </m:f>
        <m:r>
          <w:rPr>
            <w:rFonts w:ascii="Cambria Math" w:hAnsi="Cambria Math"/>
            <w:sz w:val="24"/>
            <w:szCs w:val="24"/>
          </w:rPr>
          <m:t>×100%</m:t>
        </m:r>
      </m:oMath>
      <w:r w:rsidR="00AF4192" w:rsidRPr="008D35DA">
        <w:rPr>
          <w:rFonts w:ascii="Times New Roman" w:hAnsi="Times New Roman"/>
          <w:sz w:val="24"/>
          <w:szCs w:val="24"/>
        </w:rPr>
        <w:t xml:space="preserve">) </w:t>
      </w:r>
      <w:r w:rsidR="00240306" w:rsidRPr="008D35DA">
        <w:rPr>
          <w:rFonts w:ascii="Times New Roman" w:hAnsi="Times New Roman"/>
          <w:sz w:val="24"/>
          <w:szCs w:val="24"/>
        </w:rPr>
        <w:t>of 192%</w:t>
      </w:r>
      <w:r w:rsidR="00AF4192" w:rsidRPr="008D35DA">
        <w:rPr>
          <w:rFonts w:ascii="Times New Roman" w:hAnsi="Times New Roman"/>
          <w:sz w:val="24"/>
          <w:szCs w:val="24"/>
        </w:rPr>
        <w:t xml:space="preserve"> (</w:t>
      </w:r>
      <w:r w:rsidR="005F7D3C">
        <w:rPr>
          <w:rFonts w:ascii="Times New Roman" w:hAnsi="Times New Roman"/>
          <w:sz w:val="24"/>
          <w:szCs w:val="24"/>
        </w:rPr>
        <w:t xml:space="preserve">Supplementary </w:t>
      </w:r>
      <w:r w:rsidR="00BB1EE2" w:rsidRPr="008D35DA">
        <w:rPr>
          <w:rFonts w:ascii="Times New Roman" w:hAnsi="Times New Roman"/>
          <w:sz w:val="24"/>
          <w:szCs w:val="24"/>
        </w:rPr>
        <w:t xml:space="preserve">Table </w:t>
      </w:r>
      <w:r w:rsidR="00500681" w:rsidRPr="008D35DA">
        <w:rPr>
          <w:rFonts w:ascii="Times New Roman" w:hAnsi="Times New Roman"/>
          <w:sz w:val="24"/>
          <w:szCs w:val="24"/>
        </w:rPr>
        <w:t>S</w:t>
      </w:r>
      <w:r w:rsidR="00500681">
        <w:rPr>
          <w:rFonts w:ascii="Times New Roman" w:hAnsi="Times New Roman"/>
          <w:sz w:val="24"/>
          <w:szCs w:val="24"/>
        </w:rPr>
        <w:t>2</w:t>
      </w:r>
      <w:r w:rsidR="00240306" w:rsidRPr="008D35DA">
        <w:rPr>
          <w:rFonts w:ascii="Times New Roman" w:hAnsi="Times New Roman"/>
          <w:sz w:val="24"/>
          <w:szCs w:val="24"/>
        </w:rPr>
        <w:t>). However, u</w:t>
      </w:r>
      <w:r w:rsidR="0035106F" w:rsidRPr="008D35DA">
        <w:rPr>
          <w:rFonts w:ascii="Times New Roman" w:hAnsi="Times New Roman"/>
          <w:sz w:val="24"/>
          <w:szCs w:val="24"/>
        </w:rPr>
        <w:t>sing</w:t>
      </w:r>
      <w:r w:rsidR="00240306" w:rsidRPr="008D35DA">
        <w:rPr>
          <w:rFonts w:ascii="Times New Roman" w:hAnsi="Times New Roman"/>
          <w:sz w:val="24"/>
          <w:szCs w:val="24"/>
        </w:rPr>
        <w:t xml:space="preserve"> </w:t>
      </w:r>
      <w:r w:rsidR="007B7E3A">
        <w:rPr>
          <w:rFonts w:ascii="Times New Roman" w:hAnsi="Times New Roman"/>
          <w:sz w:val="24"/>
          <w:szCs w:val="24"/>
        </w:rPr>
        <w:t>the</w:t>
      </w:r>
      <w:r w:rsidR="007B7E3A" w:rsidRPr="008D35DA">
        <w:rPr>
          <w:rFonts w:ascii="Times New Roman" w:hAnsi="Times New Roman"/>
          <w:sz w:val="24"/>
          <w:szCs w:val="24"/>
        </w:rPr>
        <w:t xml:space="preserve"> </w:t>
      </w:r>
      <w:r w:rsidR="00240306" w:rsidRPr="008D35DA">
        <w:rPr>
          <w:rFonts w:ascii="Times New Roman" w:hAnsi="Times New Roman"/>
          <w:sz w:val="24"/>
          <w:szCs w:val="24"/>
        </w:rPr>
        <w:t xml:space="preserve">best model identified </w:t>
      </w:r>
      <w:r w:rsidR="00AE2DF7">
        <w:rPr>
          <w:rFonts w:ascii="Times New Roman" w:hAnsi="Times New Roman"/>
          <w:sz w:val="24"/>
          <w:szCs w:val="24"/>
        </w:rPr>
        <w:t>for each stock</w:t>
      </w:r>
      <w:r w:rsidR="00AE2DF7" w:rsidRPr="008D35DA">
        <w:rPr>
          <w:rFonts w:ascii="Times New Roman" w:hAnsi="Times New Roman"/>
          <w:sz w:val="24"/>
          <w:szCs w:val="24"/>
        </w:rPr>
        <w:t xml:space="preserve"> </w:t>
      </w:r>
      <w:r w:rsidR="00240306" w:rsidRPr="008D35DA">
        <w:rPr>
          <w:rFonts w:ascii="Times New Roman" w:hAnsi="Times New Roman"/>
          <w:sz w:val="24"/>
          <w:szCs w:val="24"/>
        </w:rPr>
        <w:t>through the</w:t>
      </w:r>
      <w:r w:rsidR="0035106F" w:rsidRPr="008D35DA">
        <w:rPr>
          <w:rFonts w:ascii="Times New Roman" w:hAnsi="Times New Roman"/>
          <w:sz w:val="24"/>
          <w:szCs w:val="24"/>
        </w:rPr>
        <w:t xml:space="preserve"> </w:t>
      </w:r>
      <w:r w:rsidRPr="008D35DA">
        <w:rPr>
          <w:rFonts w:ascii="Times New Roman" w:hAnsi="Times New Roman"/>
          <w:sz w:val="24"/>
          <w:szCs w:val="24"/>
        </w:rPr>
        <w:t>Taylor diagram</w:t>
      </w:r>
      <w:ins w:id="560" w:author="Holmes, John" w:date="2023-04-02T16:29:00Z">
        <w:r w:rsidR="00260D15">
          <w:rPr>
            <w:rFonts w:ascii="Times New Roman" w:hAnsi="Times New Roman"/>
            <w:sz w:val="24"/>
            <w:szCs w:val="24"/>
          </w:rPr>
          <w:t>s</w:t>
        </w:r>
      </w:ins>
      <w:r w:rsidR="007B7E3A">
        <w:rPr>
          <w:rFonts w:ascii="Times New Roman" w:hAnsi="Times New Roman"/>
          <w:sz w:val="24"/>
          <w:szCs w:val="24"/>
        </w:rPr>
        <w:t xml:space="preserve"> </w:t>
      </w:r>
      <w:r w:rsidRPr="008D35DA">
        <w:rPr>
          <w:rFonts w:ascii="Times New Roman" w:hAnsi="Times New Roman"/>
          <w:sz w:val="24"/>
          <w:szCs w:val="24"/>
        </w:rPr>
        <w:t>has</w:t>
      </w:r>
      <w:r w:rsidR="007B7E3A">
        <w:rPr>
          <w:rFonts w:ascii="Times New Roman" w:hAnsi="Times New Roman"/>
          <w:sz w:val="24"/>
          <w:szCs w:val="24"/>
        </w:rPr>
        <w:t xml:space="preserve"> collectively </w:t>
      </w:r>
      <w:del w:id="561" w:author="Xu, Yi [2]" w:date="2023-04-10T18:16:00Z">
        <w:r w:rsidR="007B7E3A" w:rsidDel="00AF389B">
          <w:rPr>
            <w:rFonts w:ascii="Times New Roman" w:hAnsi="Times New Roman"/>
            <w:sz w:val="24"/>
            <w:szCs w:val="24"/>
          </w:rPr>
          <w:delText>and</w:delText>
        </w:r>
        <w:r w:rsidRPr="008D35DA" w:rsidDel="00AF389B">
          <w:rPr>
            <w:rFonts w:ascii="Times New Roman" w:hAnsi="Times New Roman"/>
            <w:sz w:val="24"/>
            <w:szCs w:val="24"/>
          </w:rPr>
          <w:delText xml:space="preserve"> substantially improved</w:delText>
        </w:r>
      </w:del>
      <w:ins w:id="562" w:author="Xu, Yi [2]" w:date="2023-04-10T18:16:00Z">
        <w:r w:rsidR="00AF389B">
          <w:rPr>
            <w:rFonts w:ascii="Times New Roman" w:hAnsi="Times New Roman"/>
            <w:sz w:val="24"/>
            <w:szCs w:val="24"/>
          </w:rPr>
          <w:t>resulted in a substantial improvement in</w:t>
        </w:r>
      </w:ins>
      <w:r w:rsidRPr="008D35DA">
        <w:rPr>
          <w:rFonts w:ascii="Times New Roman" w:hAnsi="Times New Roman"/>
          <w:sz w:val="24"/>
          <w:szCs w:val="24"/>
        </w:rPr>
        <w:t xml:space="preserve"> </w:t>
      </w:r>
      <w:r w:rsidR="001A5E4B" w:rsidRPr="008D35DA">
        <w:rPr>
          <w:rFonts w:ascii="Times New Roman" w:hAnsi="Times New Roman"/>
          <w:sz w:val="24"/>
          <w:szCs w:val="24"/>
        </w:rPr>
        <w:t>the forecast</w:t>
      </w:r>
      <w:r w:rsidR="007B7E3A">
        <w:rPr>
          <w:rFonts w:ascii="Times New Roman" w:hAnsi="Times New Roman"/>
          <w:sz w:val="24"/>
          <w:szCs w:val="24"/>
        </w:rPr>
        <w:t xml:space="preserve"> </w:t>
      </w:r>
      <w:ins w:id="563" w:author="Xu, Yi [2]" w:date="2023-04-10T18:16:00Z">
        <w:r w:rsidR="00AF389B">
          <w:rPr>
            <w:rFonts w:ascii="Times New Roman" w:hAnsi="Times New Roman"/>
            <w:sz w:val="24"/>
            <w:szCs w:val="24"/>
          </w:rPr>
          <w:t xml:space="preserve">accuracy </w:t>
        </w:r>
      </w:ins>
      <w:r w:rsidR="007B7E3A">
        <w:rPr>
          <w:rFonts w:ascii="Times New Roman" w:hAnsi="Times New Roman"/>
          <w:sz w:val="24"/>
          <w:szCs w:val="24"/>
        </w:rPr>
        <w:t>for total return abundance</w:t>
      </w:r>
      <w:r w:rsidR="001A5E4B" w:rsidRPr="008D35DA">
        <w:rPr>
          <w:rFonts w:ascii="Times New Roman" w:hAnsi="Times New Roman"/>
          <w:sz w:val="24"/>
          <w:szCs w:val="24"/>
        </w:rPr>
        <w:t xml:space="preserve">, reducing the error </w:t>
      </w:r>
      <w:r w:rsidRPr="008D35DA">
        <w:rPr>
          <w:rFonts w:ascii="Times New Roman" w:hAnsi="Times New Roman"/>
          <w:sz w:val="24"/>
          <w:szCs w:val="24"/>
        </w:rPr>
        <w:t>to 30%</w:t>
      </w:r>
      <w:r w:rsidR="00635768" w:rsidRPr="008D35DA">
        <w:rPr>
          <w:rFonts w:ascii="Times New Roman" w:hAnsi="Times New Roman"/>
          <w:sz w:val="24"/>
          <w:szCs w:val="24"/>
        </w:rPr>
        <w:t xml:space="preserve"> (</w:t>
      </w:r>
      <w:r w:rsidR="005F7D3C">
        <w:rPr>
          <w:rFonts w:ascii="Times New Roman" w:hAnsi="Times New Roman"/>
          <w:sz w:val="24"/>
          <w:szCs w:val="24"/>
        </w:rPr>
        <w:t xml:space="preserve">Supplementary </w:t>
      </w:r>
      <w:r w:rsidR="00635768" w:rsidRPr="008D35DA">
        <w:rPr>
          <w:rFonts w:ascii="Times New Roman" w:hAnsi="Times New Roman"/>
          <w:sz w:val="24"/>
          <w:szCs w:val="24"/>
        </w:rPr>
        <w:t xml:space="preserve">Table </w:t>
      </w:r>
      <w:r w:rsidR="00500681" w:rsidRPr="008D35DA">
        <w:rPr>
          <w:rFonts w:ascii="Times New Roman" w:hAnsi="Times New Roman"/>
          <w:sz w:val="24"/>
          <w:szCs w:val="24"/>
        </w:rPr>
        <w:t>S</w:t>
      </w:r>
      <w:r w:rsidR="00500681">
        <w:rPr>
          <w:rFonts w:ascii="Times New Roman" w:hAnsi="Times New Roman"/>
          <w:sz w:val="24"/>
          <w:szCs w:val="24"/>
        </w:rPr>
        <w:t>2</w:t>
      </w:r>
      <w:r w:rsidR="00635768" w:rsidRPr="008D35DA">
        <w:rPr>
          <w:rFonts w:ascii="Times New Roman" w:hAnsi="Times New Roman"/>
          <w:sz w:val="24"/>
          <w:szCs w:val="24"/>
        </w:rPr>
        <w:t>)</w:t>
      </w:r>
      <w:r w:rsidR="0035106F" w:rsidRPr="008D35DA">
        <w:rPr>
          <w:rFonts w:ascii="Times New Roman" w:hAnsi="Times New Roman"/>
          <w:sz w:val="24"/>
          <w:szCs w:val="24"/>
        </w:rPr>
        <w:t>,</w:t>
      </w:r>
      <w:r w:rsidRPr="008D35DA">
        <w:rPr>
          <w:rFonts w:ascii="Times New Roman" w:hAnsi="Times New Roman"/>
          <w:sz w:val="24"/>
          <w:szCs w:val="24"/>
        </w:rPr>
        <w:t xml:space="preserve"> </w:t>
      </w:r>
      <w:ins w:id="564" w:author="Xu, Yi [2]" w:date="2023-04-10T18:17:00Z">
        <w:r w:rsidR="00AF389B">
          <w:rPr>
            <w:rFonts w:ascii="Times New Roman" w:hAnsi="Times New Roman"/>
            <w:sz w:val="24"/>
            <w:szCs w:val="24"/>
          </w:rPr>
          <w:t>which represents a significant improvement compared to</w:t>
        </w:r>
      </w:ins>
      <w:commentRangeStart w:id="565"/>
      <w:commentRangeStart w:id="566"/>
      <w:del w:id="567" w:author="Xu, Yi [2]" w:date="2023-04-10T18:17:00Z">
        <w:r w:rsidR="0035106F" w:rsidRPr="008D35DA" w:rsidDel="00AF389B">
          <w:rPr>
            <w:rFonts w:ascii="Times New Roman" w:hAnsi="Times New Roman"/>
            <w:sz w:val="24"/>
            <w:szCs w:val="24"/>
          </w:rPr>
          <w:delText xml:space="preserve">being </w:delText>
        </w:r>
        <w:r w:rsidRPr="008D35DA" w:rsidDel="00AF389B">
          <w:rPr>
            <w:rFonts w:ascii="Times New Roman" w:hAnsi="Times New Roman"/>
            <w:sz w:val="24"/>
            <w:szCs w:val="24"/>
          </w:rPr>
          <w:delText>the</w:delText>
        </w:r>
      </w:del>
      <w:del w:id="568" w:author="Xu, Yi [2]" w:date="2023-04-10T18:16:00Z">
        <w:r w:rsidRPr="008D35DA" w:rsidDel="00AF389B">
          <w:rPr>
            <w:rFonts w:ascii="Times New Roman" w:hAnsi="Times New Roman"/>
            <w:sz w:val="24"/>
            <w:szCs w:val="24"/>
          </w:rPr>
          <w:delText xml:space="preserve"> </w:delText>
        </w:r>
      </w:del>
      <w:del w:id="569" w:author="Xu, Yi [2]" w:date="2023-04-10T13:50:00Z">
        <w:r w:rsidRPr="008D35DA" w:rsidDel="00A725F7">
          <w:rPr>
            <w:rFonts w:ascii="Times New Roman" w:hAnsi="Times New Roman"/>
            <w:sz w:val="24"/>
            <w:szCs w:val="24"/>
          </w:rPr>
          <w:delText>best</w:delText>
        </w:r>
      </w:del>
      <w:del w:id="570" w:author="Xu, Yi [2]" w:date="2023-04-10T18:16:00Z">
        <w:r w:rsidRPr="008D35DA" w:rsidDel="00AF389B">
          <w:rPr>
            <w:rFonts w:ascii="Times New Roman" w:hAnsi="Times New Roman"/>
            <w:sz w:val="24"/>
            <w:szCs w:val="24"/>
          </w:rPr>
          <w:delText xml:space="preserve"> over</w:delText>
        </w:r>
      </w:del>
      <w:r w:rsidRPr="008D35DA">
        <w:rPr>
          <w:rFonts w:ascii="Times New Roman" w:hAnsi="Times New Roman"/>
          <w:sz w:val="24"/>
          <w:szCs w:val="24"/>
        </w:rPr>
        <w:t xml:space="preserve"> the past few years</w:t>
      </w:r>
      <w:r w:rsidR="005F7D3C">
        <w:rPr>
          <w:rFonts w:ascii="Times New Roman" w:hAnsi="Times New Roman"/>
          <w:sz w:val="24"/>
          <w:szCs w:val="24"/>
        </w:rPr>
        <w:t xml:space="preserve"> </w:t>
      </w:r>
      <w:commentRangeEnd w:id="565"/>
      <w:r w:rsidR="00260D15">
        <w:rPr>
          <w:rStyle w:val="CommentReference"/>
          <w:rFonts w:asciiTheme="minorHAnsi" w:eastAsia="SimSun" w:hAnsiTheme="minorHAnsi" w:cstheme="minorBidi"/>
        </w:rPr>
        <w:commentReference w:id="565"/>
      </w:r>
      <w:commentRangeEnd w:id="566"/>
      <w:r w:rsidR="00A725F7">
        <w:rPr>
          <w:rStyle w:val="CommentReference"/>
          <w:rFonts w:asciiTheme="minorHAnsi" w:eastAsia="SimSun" w:hAnsiTheme="minorHAnsi" w:cstheme="minorBidi"/>
        </w:rPr>
        <w:commentReference w:id="566"/>
      </w:r>
      <w:r w:rsidR="005F7D3C">
        <w:rPr>
          <w:rFonts w:ascii="Times New Roman" w:hAnsi="Times New Roman"/>
          <w:sz w:val="24"/>
          <w:szCs w:val="24"/>
        </w:rPr>
        <w:t>(</w:t>
      </w:r>
      <w:r w:rsidR="005F7D3C" w:rsidRPr="00A5646A">
        <w:rPr>
          <w:rFonts w:ascii="Times New Roman" w:hAnsi="Times New Roman"/>
          <w:color w:val="242424"/>
          <w:sz w:val="24"/>
          <w:szCs w:val="24"/>
          <w:shd w:val="clear" w:color="auto" w:fill="FFFFFF"/>
        </w:rPr>
        <w:t>Hawkshaw et al. 2020a, b</w:t>
      </w:r>
      <w:r w:rsidR="005F7D3C">
        <w:rPr>
          <w:rFonts w:ascii="Times New Roman" w:hAnsi="Times New Roman"/>
          <w:color w:val="242424"/>
          <w:sz w:val="24"/>
          <w:szCs w:val="24"/>
          <w:shd w:val="clear" w:color="auto" w:fill="FFFFFF"/>
        </w:rPr>
        <w:t>)</w:t>
      </w:r>
      <w:r w:rsidRPr="008D35DA">
        <w:rPr>
          <w:rFonts w:ascii="Times New Roman" w:hAnsi="Times New Roman"/>
          <w:sz w:val="24"/>
          <w:szCs w:val="24"/>
        </w:rPr>
        <w:t xml:space="preserve">. </w:t>
      </w:r>
      <w:r w:rsidR="001A5E4B" w:rsidRPr="008D35DA">
        <w:rPr>
          <w:rFonts w:ascii="Times New Roman" w:hAnsi="Times New Roman"/>
          <w:sz w:val="24"/>
          <w:szCs w:val="24"/>
        </w:rPr>
        <w:t>This forecast</w:t>
      </w:r>
      <w:ins w:id="571" w:author="Xu, Yi [2]" w:date="2023-04-10T13:54:00Z">
        <w:r w:rsidR="00A725F7">
          <w:rPr>
            <w:rFonts w:ascii="Times New Roman" w:hAnsi="Times New Roman"/>
            <w:sz w:val="24"/>
            <w:szCs w:val="24"/>
          </w:rPr>
          <w:t xml:space="preserve"> error</w:t>
        </w:r>
      </w:ins>
      <w:r w:rsidRPr="008D35DA">
        <w:rPr>
          <w:rFonts w:ascii="Times New Roman" w:hAnsi="Times New Roman"/>
          <w:sz w:val="24"/>
          <w:szCs w:val="24"/>
        </w:rPr>
        <w:t xml:space="preserve"> </w:t>
      </w:r>
      <w:r w:rsidR="001A5E4B" w:rsidRPr="008D35DA">
        <w:rPr>
          <w:rFonts w:ascii="Times New Roman" w:hAnsi="Times New Roman"/>
          <w:sz w:val="24"/>
          <w:szCs w:val="24"/>
        </w:rPr>
        <w:t xml:space="preserve">was </w:t>
      </w:r>
      <w:commentRangeStart w:id="572"/>
      <w:commentRangeStart w:id="573"/>
      <w:r w:rsidRPr="008D35DA">
        <w:rPr>
          <w:rFonts w:ascii="Times New Roman" w:hAnsi="Times New Roman"/>
          <w:sz w:val="24"/>
          <w:szCs w:val="24"/>
        </w:rPr>
        <w:t xml:space="preserve">also within a reasonable range </w:t>
      </w:r>
      <w:commentRangeEnd w:id="572"/>
      <w:r w:rsidR="00260D15">
        <w:rPr>
          <w:rStyle w:val="CommentReference"/>
          <w:rFonts w:asciiTheme="minorHAnsi" w:eastAsia="SimSun" w:hAnsiTheme="minorHAnsi" w:cstheme="minorBidi"/>
        </w:rPr>
        <w:commentReference w:id="572"/>
      </w:r>
      <w:commentRangeEnd w:id="573"/>
      <w:r w:rsidR="00A725F7">
        <w:rPr>
          <w:rStyle w:val="CommentReference"/>
          <w:rFonts w:asciiTheme="minorHAnsi" w:eastAsia="SimSun" w:hAnsiTheme="minorHAnsi" w:cstheme="minorBidi"/>
        </w:rPr>
        <w:commentReference w:id="573"/>
      </w:r>
      <w:r w:rsidR="0035106F" w:rsidRPr="008D35DA">
        <w:rPr>
          <w:rFonts w:ascii="Times New Roman" w:hAnsi="Times New Roman"/>
          <w:sz w:val="24"/>
          <w:szCs w:val="24"/>
        </w:rPr>
        <w:t xml:space="preserve">compared </w:t>
      </w:r>
      <w:r w:rsidRPr="008D35DA">
        <w:rPr>
          <w:rFonts w:ascii="Times New Roman" w:hAnsi="Times New Roman"/>
          <w:sz w:val="24"/>
          <w:szCs w:val="24"/>
        </w:rPr>
        <w:t>to</w:t>
      </w:r>
      <w:del w:id="574" w:author="Xu, Yi [2]" w:date="2023-04-10T13:51:00Z">
        <w:r w:rsidRPr="008D35DA" w:rsidDel="00A725F7">
          <w:rPr>
            <w:rFonts w:ascii="Times New Roman" w:hAnsi="Times New Roman"/>
            <w:sz w:val="24"/>
            <w:szCs w:val="24"/>
          </w:rPr>
          <w:delText xml:space="preserve"> </w:delText>
        </w:r>
      </w:del>
      <w:r w:rsidRPr="008D35DA">
        <w:rPr>
          <w:rFonts w:ascii="Times New Roman" w:hAnsi="Times New Roman"/>
          <w:sz w:val="24"/>
          <w:szCs w:val="24"/>
        </w:rPr>
        <w:t xml:space="preserve"> </w:t>
      </w:r>
      <w:r w:rsidR="004263EC">
        <w:rPr>
          <w:rFonts w:ascii="Times New Roman" w:hAnsi="Times New Roman"/>
          <w:sz w:val="24"/>
          <w:szCs w:val="24"/>
        </w:rPr>
        <w:t>Sockeye</w:t>
      </w:r>
      <w:r w:rsidRPr="008D35DA">
        <w:rPr>
          <w:rFonts w:ascii="Times New Roman" w:hAnsi="Times New Roman"/>
          <w:sz w:val="24"/>
          <w:szCs w:val="24"/>
        </w:rPr>
        <w:t xml:space="preserve"> forecasts in</w:t>
      </w:r>
      <w:r w:rsidR="007B7E3A">
        <w:rPr>
          <w:rFonts w:ascii="Times New Roman" w:hAnsi="Times New Roman"/>
          <w:sz w:val="24"/>
          <w:szCs w:val="24"/>
        </w:rPr>
        <w:t xml:space="preserve"> several other watersheds</w:t>
      </w:r>
      <w:r w:rsidRPr="008D35DA">
        <w:rPr>
          <w:rFonts w:ascii="Times New Roman" w:hAnsi="Times New Roman"/>
          <w:sz w:val="24"/>
          <w:szCs w:val="24"/>
        </w:rPr>
        <w:t xml:space="preserve">  (</w:t>
      </w:r>
      <w:ins w:id="575" w:author="Xu, Yi [2]" w:date="2023-04-10T13:54:00Z">
        <w:r w:rsidR="00A725F7">
          <w:rPr>
            <w:rFonts w:ascii="Times New Roman" w:hAnsi="Times New Roman"/>
            <w:sz w:val="24"/>
            <w:szCs w:val="24"/>
          </w:rPr>
          <w:t>-39% to</w:t>
        </w:r>
      </w:ins>
      <w:ins w:id="576" w:author="Xu, Yi [2]" w:date="2023-04-10T13:55:00Z">
        <w:r w:rsidR="00A725F7">
          <w:rPr>
            <w:rFonts w:ascii="Times New Roman" w:hAnsi="Times New Roman"/>
            <w:sz w:val="24"/>
            <w:szCs w:val="24"/>
          </w:rPr>
          <w:t xml:space="preserve"> +234% in the past two years,</w:t>
        </w:r>
      </w:ins>
      <w:ins w:id="577" w:author="Xu, Yi [2]" w:date="2023-04-10T13:54:00Z">
        <w:r w:rsidR="00A725F7">
          <w:rPr>
            <w:rFonts w:ascii="Times New Roman" w:hAnsi="Times New Roman"/>
            <w:sz w:val="24"/>
            <w:szCs w:val="24"/>
          </w:rPr>
          <w:t xml:space="preserve"> </w:t>
        </w:r>
      </w:ins>
      <w:r w:rsidR="005F7D3C">
        <w:rPr>
          <w:rFonts w:ascii="Times New Roman" w:hAnsi="Times New Roman"/>
          <w:sz w:val="24"/>
          <w:szCs w:val="24"/>
        </w:rPr>
        <w:t xml:space="preserve">Supplementary </w:t>
      </w:r>
      <w:r w:rsidRPr="008D35DA">
        <w:rPr>
          <w:rFonts w:ascii="Times New Roman" w:hAnsi="Times New Roman"/>
          <w:sz w:val="24"/>
          <w:szCs w:val="24"/>
        </w:rPr>
        <w:t xml:space="preserve">Table </w:t>
      </w:r>
      <w:r w:rsidR="00500681" w:rsidRPr="008D35DA">
        <w:rPr>
          <w:rFonts w:ascii="Times New Roman" w:hAnsi="Times New Roman"/>
          <w:sz w:val="24"/>
          <w:szCs w:val="24"/>
        </w:rPr>
        <w:t>S</w:t>
      </w:r>
      <w:r w:rsidR="00500681">
        <w:rPr>
          <w:rFonts w:ascii="Times New Roman" w:hAnsi="Times New Roman"/>
          <w:sz w:val="24"/>
          <w:szCs w:val="24"/>
        </w:rPr>
        <w:t>2</w:t>
      </w:r>
      <w:r w:rsidRPr="008D35DA">
        <w:rPr>
          <w:rFonts w:ascii="Times New Roman" w:hAnsi="Times New Roman"/>
          <w:sz w:val="24"/>
          <w:szCs w:val="24"/>
        </w:rPr>
        <w:t xml:space="preserve">). </w:t>
      </w:r>
    </w:p>
    <w:p w14:paraId="0F04C2DF" w14:textId="6C0DD9FA" w:rsidR="00AC017A" w:rsidRDefault="00FA3DFF" w:rsidP="00647E7E">
      <w:pPr>
        <w:pStyle w:val="BodyText"/>
        <w:spacing w:line="480" w:lineRule="auto"/>
        <w:ind w:firstLine="360"/>
      </w:pPr>
      <w:r>
        <w:rPr>
          <w:rFonts w:ascii="Times New Roman" w:hAnsi="Times New Roman"/>
          <w:sz w:val="24"/>
          <w:szCs w:val="24"/>
        </w:rPr>
        <w:lastRenderedPageBreak/>
        <w:t>To understand how the models that were ranked first based on either overall rank or one of the three statistics (correlation, standard deviation, and RMSE) performed compared to other models, w</w:t>
      </w:r>
      <w:r w:rsidRPr="008D35DA">
        <w:rPr>
          <w:rFonts w:ascii="Times New Roman" w:hAnsi="Times New Roman"/>
          <w:sz w:val="24"/>
          <w:szCs w:val="24"/>
        </w:rPr>
        <w:t xml:space="preserve">e </w:t>
      </w:r>
      <w:r>
        <w:rPr>
          <w:rFonts w:ascii="Times New Roman" w:hAnsi="Times New Roman"/>
          <w:sz w:val="24"/>
          <w:szCs w:val="24"/>
        </w:rPr>
        <w:t>examined</w:t>
      </w:r>
      <w:r w:rsidRPr="008D35DA">
        <w:rPr>
          <w:rFonts w:ascii="Times New Roman" w:hAnsi="Times New Roman"/>
          <w:sz w:val="24"/>
          <w:szCs w:val="24"/>
        </w:rPr>
        <w:t xml:space="preserve"> </w:t>
      </w:r>
      <w:r w:rsidR="00884305" w:rsidRPr="008D35DA">
        <w:rPr>
          <w:rFonts w:ascii="Times New Roman" w:hAnsi="Times New Roman"/>
          <w:sz w:val="24"/>
          <w:szCs w:val="24"/>
        </w:rPr>
        <w:t xml:space="preserve">the top three </w:t>
      </w:r>
      <w:ins w:id="578" w:author="Holmes, John" w:date="2023-04-02T16:34:00Z">
        <w:r w:rsidR="00872525">
          <w:rPr>
            <w:rFonts w:ascii="Times New Roman" w:hAnsi="Times New Roman"/>
            <w:sz w:val="24"/>
            <w:szCs w:val="24"/>
          </w:rPr>
          <w:t xml:space="preserve">ranked </w:t>
        </w:r>
      </w:ins>
      <w:r w:rsidR="00884305" w:rsidRPr="008D35DA">
        <w:rPr>
          <w:rFonts w:ascii="Times New Roman" w:hAnsi="Times New Roman"/>
          <w:sz w:val="24"/>
          <w:szCs w:val="24"/>
        </w:rPr>
        <w:t>stocks (</w:t>
      </w:r>
      <w:proofErr w:type="spellStart"/>
      <w:r w:rsidR="00884305" w:rsidRPr="008D35DA">
        <w:rPr>
          <w:rFonts w:ascii="Times New Roman" w:hAnsi="Times New Roman"/>
          <w:sz w:val="24"/>
          <w:szCs w:val="24"/>
        </w:rPr>
        <w:t>Chilko</w:t>
      </w:r>
      <w:proofErr w:type="spellEnd"/>
      <w:r w:rsidR="00884305" w:rsidRPr="008D35DA">
        <w:rPr>
          <w:rFonts w:ascii="Times New Roman" w:hAnsi="Times New Roman"/>
          <w:sz w:val="24"/>
          <w:szCs w:val="24"/>
        </w:rPr>
        <w:t>, Late Shuswap, and Quesnel) as example</w:t>
      </w:r>
      <w:r w:rsidR="0035106F" w:rsidRPr="008D35DA">
        <w:rPr>
          <w:rFonts w:ascii="Times New Roman" w:hAnsi="Times New Roman"/>
          <w:sz w:val="24"/>
          <w:szCs w:val="24"/>
        </w:rPr>
        <w:t>s</w:t>
      </w:r>
      <w:r w:rsidR="00884305" w:rsidRPr="008D35DA">
        <w:rPr>
          <w:rFonts w:ascii="Times New Roman" w:hAnsi="Times New Roman"/>
          <w:sz w:val="24"/>
          <w:szCs w:val="24"/>
        </w:rPr>
        <w:t xml:space="preserve"> (Figure </w:t>
      </w:r>
      <w:r w:rsidR="001A5E4B" w:rsidRPr="008D35DA">
        <w:rPr>
          <w:rFonts w:ascii="Times New Roman" w:hAnsi="Times New Roman"/>
          <w:sz w:val="24"/>
          <w:szCs w:val="24"/>
        </w:rPr>
        <w:t>6</w:t>
      </w:r>
      <w:r w:rsidR="00884305" w:rsidRPr="008D35DA">
        <w:rPr>
          <w:rFonts w:ascii="Times New Roman" w:hAnsi="Times New Roman"/>
          <w:sz w:val="24"/>
          <w:szCs w:val="24"/>
        </w:rPr>
        <w:t xml:space="preserve">). </w:t>
      </w:r>
      <w:r>
        <w:rPr>
          <w:rFonts w:ascii="Times New Roman" w:hAnsi="Times New Roman"/>
          <w:sz w:val="24"/>
          <w:szCs w:val="24"/>
        </w:rPr>
        <w:t>F</w:t>
      </w:r>
      <w:r w:rsidRPr="008D35DA">
        <w:rPr>
          <w:rFonts w:ascii="Times New Roman" w:hAnsi="Times New Roman"/>
          <w:sz w:val="24"/>
          <w:szCs w:val="24"/>
        </w:rPr>
        <w:t xml:space="preserve">or </w:t>
      </w:r>
      <w:r w:rsidR="00884305" w:rsidRPr="008D35DA">
        <w:rPr>
          <w:rFonts w:ascii="Times New Roman" w:hAnsi="Times New Roman"/>
          <w:sz w:val="24"/>
          <w:szCs w:val="24"/>
        </w:rPr>
        <w:t xml:space="preserve">Late Shuswap, </w:t>
      </w:r>
      <w:r w:rsidR="007566ED" w:rsidRPr="008D35DA">
        <w:rPr>
          <w:rFonts w:ascii="Times New Roman" w:hAnsi="Times New Roman"/>
          <w:sz w:val="24"/>
          <w:szCs w:val="24"/>
        </w:rPr>
        <w:t>where</w:t>
      </w:r>
      <w:r w:rsidR="00DA4005">
        <w:rPr>
          <w:rFonts w:ascii="Times New Roman" w:hAnsi="Times New Roman"/>
          <w:sz w:val="24"/>
          <w:szCs w:val="24"/>
        </w:rPr>
        <w:t xml:space="preserve"> the</w:t>
      </w:r>
      <w:r w:rsidR="007566ED" w:rsidRPr="008D35DA">
        <w:rPr>
          <w:rFonts w:ascii="Times New Roman" w:hAnsi="Times New Roman"/>
          <w:sz w:val="24"/>
          <w:szCs w:val="24"/>
        </w:rPr>
        <w:t xml:space="preserve"> </w:t>
      </w:r>
      <w:r w:rsidR="00DA4005">
        <w:rPr>
          <w:rFonts w:ascii="Times New Roman" w:hAnsi="Times New Roman"/>
          <w:sz w:val="24"/>
          <w:szCs w:val="24"/>
        </w:rPr>
        <w:t xml:space="preserve">2022 </w:t>
      </w:r>
      <w:r w:rsidR="007566ED" w:rsidRPr="008D35DA">
        <w:rPr>
          <w:rFonts w:ascii="Times New Roman" w:hAnsi="Times New Roman"/>
          <w:sz w:val="24"/>
          <w:szCs w:val="24"/>
        </w:rPr>
        <w:t xml:space="preserve">forecast was done by </w:t>
      </w:r>
      <w:r w:rsidR="00BB1EE2" w:rsidRPr="008D35DA">
        <w:rPr>
          <w:rFonts w:ascii="Times New Roman" w:hAnsi="Times New Roman"/>
          <w:sz w:val="24"/>
          <w:szCs w:val="24"/>
        </w:rPr>
        <w:t>the historically selected</w:t>
      </w:r>
      <w:r w:rsidR="007566ED" w:rsidRPr="008D35DA">
        <w:rPr>
          <w:rFonts w:ascii="Times New Roman" w:hAnsi="Times New Roman"/>
          <w:sz w:val="24"/>
          <w:szCs w:val="24"/>
        </w:rPr>
        <w:t xml:space="preserve"> model</w:t>
      </w:r>
      <w:r>
        <w:rPr>
          <w:rFonts w:ascii="Times New Roman" w:hAnsi="Times New Roman"/>
          <w:sz w:val="24"/>
          <w:szCs w:val="24"/>
        </w:rPr>
        <w:t xml:space="preserve"> (</w:t>
      </w:r>
      <w:proofErr w:type="spellStart"/>
      <w:r>
        <w:rPr>
          <w:rFonts w:ascii="Times New Roman" w:hAnsi="Times New Roman"/>
          <w:sz w:val="24"/>
          <w:szCs w:val="24"/>
        </w:rPr>
        <w:t>RickerEi.SST</w:t>
      </w:r>
      <w:proofErr w:type="spellEnd"/>
      <w:r>
        <w:rPr>
          <w:rFonts w:ascii="Times New Roman" w:hAnsi="Times New Roman"/>
          <w:sz w:val="24"/>
          <w:szCs w:val="24"/>
        </w:rPr>
        <w:t>)</w:t>
      </w:r>
      <w:r w:rsidR="007566ED" w:rsidRPr="008D35DA">
        <w:rPr>
          <w:rFonts w:ascii="Times New Roman" w:hAnsi="Times New Roman"/>
          <w:sz w:val="24"/>
          <w:szCs w:val="24"/>
        </w:rPr>
        <w:t xml:space="preserve">, </w:t>
      </w:r>
      <w:r w:rsidR="00DA4005">
        <w:rPr>
          <w:rFonts w:ascii="Times New Roman" w:hAnsi="Times New Roman"/>
          <w:sz w:val="24"/>
          <w:szCs w:val="24"/>
        </w:rPr>
        <w:t xml:space="preserve">the forecast </w:t>
      </w:r>
      <w:r w:rsidR="00100194">
        <w:rPr>
          <w:rFonts w:ascii="Times New Roman" w:hAnsi="Times New Roman"/>
          <w:sz w:val="24"/>
          <w:szCs w:val="24"/>
        </w:rPr>
        <w:t>resulted in a deviation</w:t>
      </w:r>
      <w:r w:rsidR="00DA4005">
        <w:rPr>
          <w:rFonts w:ascii="Times New Roman" w:hAnsi="Times New Roman"/>
          <w:sz w:val="24"/>
          <w:szCs w:val="24"/>
        </w:rPr>
        <w:t xml:space="preserve"> of </w:t>
      </w:r>
      <w:r w:rsidR="00884305" w:rsidRPr="008D35DA">
        <w:rPr>
          <w:rFonts w:ascii="Times New Roman" w:hAnsi="Times New Roman"/>
          <w:sz w:val="24"/>
          <w:szCs w:val="24"/>
        </w:rPr>
        <w:t>-57%</w:t>
      </w:r>
      <w:r w:rsidR="00DA4005">
        <w:rPr>
          <w:rFonts w:ascii="Times New Roman" w:hAnsi="Times New Roman"/>
          <w:sz w:val="24"/>
          <w:szCs w:val="24"/>
        </w:rPr>
        <w:t xml:space="preserve">, equivalent to </w:t>
      </w:r>
      <w:r w:rsidR="0035106F" w:rsidRPr="008D35DA">
        <w:rPr>
          <w:rFonts w:ascii="Times New Roman" w:hAnsi="Times New Roman"/>
          <w:sz w:val="24"/>
          <w:szCs w:val="24"/>
        </w:rPr>
        <w:t xml:space="preserve">a difference of </w:t>
      </w:r>
      <w:r w:rsidR="00884305" w:rsidRPr="008D35DA">
        <w:rPr>
          <w:rFonts w:ascii="Times New Roman" w:hAnsi="Times New Roman"/>
          <w:sz w:val="24"/>
          <w:szCs w:val="24"/>
        </w:rPr>
        <w:t>1.9 million</w:t>
      </w:r>
      <w:r w:rsidR="0035106F" w:rsidRPr="008D35DA">
        <w:rPr>
          <w:rFonts w:ascii="Times New Roman" w:hAnsi="Times New Roman"/>
          <w:sz w:val="24"/>
          <w:szCs w:val="24"/>
        </w:rPr>
        <w:t xml:space="preserve"> </w:t>
      </w:r>
      <w:r w:rsidR="004263EC">
        <w:rPr>
          <w:rFonts w:ascii="Times New Roman" w:hAnsi="Times New Roman"/>
          <w:sz w:val="24"/>
          <w:szCs w:val="24"/>
        </w:rPr>
        <w:t>Sockeye</w:t>
      </w:r>
      <w:r w:rsidR="0035106F" w:rsidRPr="008D35DA">
        <w:rPr>
          <w:rFonts w:ascii="Times New Roman" w:hAnsi="Times New Roman"/>
          <w:sz w:val="24"/>
          <w:szCs w:val="24"/>
        </w:rPr>
        <w:t xml:space="preserve"> salmon</w:t>
      </w:r>
      <w:r w:rsidR="00100194">
        <w:rPr>
          <w:rFonts w:ascii="Times New Roman" w:hAnsi="Times New Roman"/>
          <w:sz w:val="24"/>
          <w:szCs w:val="24"/>
        </w:rPr>
        <w:t xml:space="preserve"> relative to the </w:t>
      </w:r>
      <w:del w:id="579" w:author="Holmes, John" w:date="2023-04-02T16:35:00Z">
        <w:r w:rsidR="00100194" w:rsidDel="00872525">
          <w:rPr>
            <w:rFonts w:ascii="Times New Roman" w:hAnsi="Times New Roman"/>
            <w:sz w:val="24"/>
            <w:szCs w:val="24"/>
          </w:rPr>
          <w:delText xml:space="preserve">actual </w:delText>
        </w:r>
      </w:del>
      <w:ins w:id="580" w:author="Holmes, John" w:date="2023-04-02T16:35:00Z">
        <w:r w:rsidR="00872525">
          <w:rPr>
            <w:rFonts w:ascii="Times New Roman" w:hAnsi="Times New Roman"/>
            <w:sz w:val="24"/>
            <w:szCs w:val="24"/>
          </w:rPr>
          <w:t xml:space="preserve">observed </w:t>
        </w:r>
      </w:ins>
      <w:r w:rsidR="00100194">
        <w:rPr>
          <w:rFonts w:ascii="Times New Roman" w:hAnsi="Times New Roman"/>
          <w:sz w:val="24"/>
          <w:szCs w:val="24"/>
        </w:rPr>
        <w:t>returns</w:t>
      </w:r>
      <w:r w:rsidR="00884305" w:rsidRPr="008D35DA">
        <w:rPr>
          <w:rFonts w:ascii="Times New Roman" w:hAnsi="Times New Roman"/>
          <w:sz w:val="24"/>
          <w:szCs w:val="24"/>
        </w:rPr>
        <w:t xml:space="preserve">. </w:t>
      </w:r>
      <w:r>
        <w:rPr>
          <w:rFonts w:ascii="Times New Roman" w:hAnsi="Times New Roman"/>
          <w:sz w:val="24"/>
          <w:szCs w:val="24"/>
        </w:rPr>
        <w:t xml:space="preserve">In contrast, the model ranked first based on overall rank (i.e., </w:t>
      </w:r>
      <w:proofErr w:type="spellStart"/>
      <w:r>
        <w:rPr>
          <w:rFonts w:ascii="Times New Roman" w:hAnsi="Times New Roman"/>
          <w:sz w:val="24"/>
          <w:szCs w:val="24"/>
        </w:rPr>
        <w:t>RickerGOA.SST</w:t>
      </w:r>
      <w:proofErr w:type="spellEnd"/>
      <w:r>
        <w:rPr>
          <w:rFonts w:ascii="Times New Roman" w:hAnsi="Times New Roman"/>
          <w:sz w:val="24"/>
          <w:szCs w:val="24"/>
        </w:rPr>
        <w:t xml:space="preserve">) resulted in the most accurate forecast with the smallest uncertainty (Figure 6). The </w:t>
      </w:r>
      <w:del w:id="581" w:author="Holmes, John" w:date="2023-04-02T16:36:00Z">
        <w:r w:rsidDel="00872525">
          <w:rPr>
            <w:rFonts w:ascii="Times New Roman" w:hAnsi="Times New Roman"/>
            <w:sz w:val="24"/>
            <w:szCs w:val="24"/>
          </w:rPr>
          <w:delText xml:space="preserve">model </w:delText>
        </w:r>
      </w:del>
      <w:proofErr w:type="spellStart"/>
      <w:r>
        <w:rPr>
          <w:rFonts w:ascii="Times New Roman" w:hAnsi="Times New Roman"/>
          <w:sz w:val="24"/>
          <w:szCs w:val="24"/>
        </w:rPr>
        <w:t>RickerPi.SST</w:t>
      </w:r>
      <w:proofErr w:type="spellEnd"/>
      <w:r>
        <w:rPr>
          <w:rFonts w:ascii="Times New Roman" w:hAnsi="Times New Roman"/>
          <w:sz w:val="24"/>
          <w:szCs w:val="24"/>
        </w:rPr>
        <w:t xml:space="preserve"> </w:t>
      </w:r>
      <w:ins w:id="582" w:author="Holmes, John" w:date="2023-04-02T16:36:00Z">
        <w:r w:rsidR="00872525">
          <w:rPr>
            <w:rFonts w:ascii="Times New Roman" w:hAnsi="Times New Roman"/>
            <w:sz w:val="24"/>
            <w:szCs w:val="24"/>
          </w:rPr>
          <w:t xml:space="preserve">model </w:t>
        </w:r>
      </w:ins>
      <w:r>
        <w:rPr>
          <w:rFonts w:ascii="Times New Roman" w:hAnsi="Times New Roman"/>
          <w:sz w:val="24"/>
          <w:szCs w:val="24"/>
        </w:rPr>
        <w:t xml:space="preserve">also performed relatively well, being best according to either correlation, standard deviation, or RMSE. </w:t>
      </w:r>
      <w:bookmarkStart w:id="583" w:name="_Hlk127268064"/>
      <w:r>
        <w:rPr>
          <w:rFonts w:ascii="Times New Roman" w:hAnsi="Times New Roman"/>
          <w:sz w:val="24"/>
          <w:szCs w:val="24"/>
        </w:rPr>
        <w:t xml:space="preserve">The </w:t>
      </w:r>
      <w:del w:id="584" w:author="Holmes, John" w:date="2023-04-02T16:36:00Z">
        <w:r w:rsidDel="00872525">
          <w:rPr>
            <w:rFonts w:ascii="Times New Roman" w:hAnsi="Times New Roman"/>
            <w:sz w:val="24"/>
            <w:szCs w:val="24"/>
          </w:rPr>
          <w:delText xml:space="preserve">model </w:delText>
        </w:r>
      </w:del>
      <w:r>
        <w:rPr>
          <w:rFonts w:ascii="Times New Roman" w:hAnsi="Times New Roman"/>
          <w:sz w:val="24"/>
          <w:szCs w:val="24"/>
        </w:rPr>
        <w:t>RS1</w:t>
      </w:r>
      <w:ins w:id="585" w:author="Holmes, John" w:date="2023-04-02T16:36:00Z">
        <w:r w:rsidR="00872525" w:rsidRPr="00872525">
          <w:rPr>
            <w:rFonts w:ascii="Times New Roman" w:hAnsi="Times New Roman"/>
            <w:sz w:val="24"/>
            <w:szCs w:val="24"/>
          </w:rPr>
          <w:t xml:space="preserve"> </w:t>
        </w:r>
        <w:r w:rsidR="00872525">
          <w:rPr>
            <w:rFonts w:ascii="Times New Roman" w:hAnsi="Times New Roman"/>
            <w:sz w:val="24"/>
            <w:szCs w:val="24"/>
          </w:rPr>
          <w:t>model</w:t>
        </w:r>
      </w:ins>
      <w:r>
        <w:rPr>
          <w:rFonts w:ascii="Times New Roman" w:hAnsi="Times New Roman"/>
          <w:sz w:val="24"/>
          <w:szCs w:val="24"/>
        </w:rPr>
        <w:t xml:space="preserve">, ranked third based on standard deviation following </w:t>
      </w:r>
      <w:proofErr w:type="spellStart"/>
      <w:r>
        <w:rPr>
          <w:rFonts w:ascii="Times New Roman" w:hAnsi="Times New Roman"/>
          <w:sz w:val="24"/>
          <w:szCs w:val="24"/>
        </w:rPr>
        <w:t>RickerPi.SST</w:t>
      </w:r>
      <w:proofErr w:type="spellEnd"/>
      <w:r>
        <w:rPr>
          <w:rFonts w:ascii="Times New Roman" w:hAnsi="Times New Roman"/>
          <w:sz w:val="24"/>
          <w:szCs w:val="24"/>
        </w:rPr>
        <w:t xml:space="preserve"> and </w:t>
      </w:r>
      <w:proofErr w:type="spellStart"/>
      <w:r>
        <w:rPr>
          <w:rFonts w:ascii="Times New Roman" w:hAnsi="Times New Roman"/>
          <w:sz w:val="24"/>
          <w:szCs w:val="24"/>
        </w:rPr>
        <w:t>RickerGOA.SST</w:t>
      </w:r>
      <w:proofErr w:type="spellEnd"/>
      <w:ins w:id="586" w:author="Holmes, John" w:date="2023-04-02T16:37:00Z">
        <w:r w:rsidR="000944CB">
          <w:rPr>
            <w:rFonts w:ascii="Times New Roman" w:hAnsi="Times New Roman"/>
            <w:sz w:val="24"/>
            <w:szCs w:val="24"/>
          </w:rPr>
          <w:t xml:space="preserve"> models</w:t>
        </w:r>
      </w:ins>
      <w:r>
        <w:rPr>
          <w:rFonts w:ascii="Times New Roman" w:hAnsi="Times New Roman"/>
          <w:sz w:val="24"/>
          <w:szCs w:val="24"/>
        </w:rPr>
        <w:t xml:space="preserve">, also performed better than </w:t>
      </w:r>
      <w:ins w:id="587" w:author="Holmes, John" w:date="2023-04-02T16:37:00Z">
        <w:r w:rsidR="00872525">
          <w:rPr>
            <w:rFonts w:ascii="Times New Roman" w:hAnsi="Times New Roman"/>
            <w:sz w:val="24"/>
            <w:szCs w:val="24"/>
          </w:rPr>
          <w:t xml:space="preserve">the </w:t>
        </w:r>
      </w:ins>
      <w:proofErr w:type="spellStart"/>
      <w:r>
        <w:rPr>
          <w:rFonts w:ascii="Times New Roman" w:hAnsi="Times New Roman"/>
          <w:sz w:val="24"/>
          <w:szCs w:val="24"/>
        </w:rPr>
        <w:t>RickerEi.SST</w:t>
      </w:r>
      <w:proofErr w:type="spellEnd"/>
      <w:ins w:id="588" w:author="Holmes, John" w:date="2023-04-02T16:37:00Z">
        <w:r w:rsidR="00872525">
          <w:rPr>
            <w:rFonts w:ascii="Times New Roman" w:hAnsi="Times New Roman"/>
            <w:sz w:val="24"/>
            <w:szCs w:val="24"/>
          </w:rPr>
          <w:t xml:space="preserve"> model</w:t>
        </w:r>
      </w:ins>
      <w:r>
        <w:rPr>
          <w:rFonts w:ascii="Times New Roman" w:hAnsi="Times New Roman"/>
          <w:sz w:val="24"/>
          <w:szCs w:val="24"/>
        </w:rPr>
        <w:t>, which may indicate that standard deviation is a</w:t>
      </w:r>
      <w:r w:rsidR="009501EC">
        <w:rPr>
          <w:rFonts w:ascii="Times New Roman" w:hAnsi="Times New Roman"/>
          <w:sz w:val="24"/>
          <w:szCs w:val="24"/>
        </w:rPr>
        <w:t>n</w:t>
      </w:r>
      <w:r>
        <w:rPr>
          <w:rFonts w:ascii="Times New Roman" w:hAnsi="Times New Roman"/>
          <w:sz w:val="24"/>
          <w:szCs w:val="24"/>
        </w:rPr>
        <w:t xml:space="preserve"> </w:t>
      </w:r>
      <w:del w:id="589" w:author="Xu, Yi [2]" w:date="2023-04-10T14:00:00Z">
        <w:r w:rsidDel="00EE1791">
          <w:rPr>
            <w:rFonts w:ascii="Times New Roman" w:hAnsi="Times New Roman"/>
            <w:sz w:val="24"/>
            <w:szCs w:val="24"/>
          </w:rPr>
          <w:delText xml:space="preserve"> </w:delText>
        </w:r>
      </w:del>
      <w:r>
        <w:rPr>
          <w:rFonts w:ascii="Times New Roman" w:hAnsi="Times New Roman"/>
          <w:sz w:val="24"/>
          <w:szCs w:val="24"/>
        </w:rPr>
        <w:t xml:space="preserve">important factor to consider in the model selection process. The importance of standard deviation can also be seen with </w:t>
      </w:r>
      <w:proofErr w:type="spellStart"/>
      <w:r>
        <w:rPr>
          <w:rFonts w:ascii="Times New Roman" w:hAnsi="Times New Roman"/>
          <w:sz w:val="24"/>
          <w:szCs w:val="24"/>
        </w:rPr>
        <w:t>Chilko</w:t>
      </w:r>
      <w:proofErr w:type="spellEnd"/>
      <w:r>
        <w:rPr>
          <w:rFonts w:ascii="Times New Roman" w:hAnsi="Times New Roman"/>
          <w:sz w:val="24"/>
          <w:szCs w:val="24"/>
        </w:rPr>
        <w:t xml:space="preserve"> and Quesnel, where the top-rank models based on standard deviation (i.e., R1C and </w:t>
      </w:r>
      <w:proofErr w:type="spellStart"/>
      <w:r>
        <w:rPr>
          <w:rFonts w:ascii="Times New Roman" w:hAnsi="Times New Roman"/>
          <w:sz w:val="24"/>
          <w:szCs w:val="24"/>
        </w:rPr>
        <w:t>RickerSockeye</w:t>
      </w:r>
      <w:proofErr w:type="spellEnd"/>
      <w:r>
        <w:rPr>
          <w:rFonts w:ascii="Times New Roman" w:hAnsi="Times New Roman"/>
          <w:sz w:val="24"/>
          <w:szCs w:val="24"/>
        </w:rPr>
        <w:t xml:space="preserve">, respectively) also performed the best with the highest accuracy and lowest uncertainty (Figure 6). </w:t>
      </w:r>
      <w:r w:rsidR="008F70F1">
        <w:rPr>
          <w:rFonts w:ascii="Times New Roman" w:hAnsi="Times New Roman"/>
          <w:sz w:val="24"/>
          <w:szCs w:val="24"/>
        </w:rPr>
        <w:t xml:space="preserve">By contrast, </w:t>
      </w:r>
      <w:proofErr w:type="spellStart"/>
      <w:r w:rsidR="008F70F1">
        <w:rPr>
          <w:rFonts w:ascii="Times New Roman" w:hAnsi="Times New Roman"/>
          <w:sz w:val="24"/>
          <w:szCs w:val="24"/>
        </w:rPr>
        <w:t>RickerCyc</w:t>
      </w:r>
      <w:proofErr w:type="spellEnd"/>
      <w:r w:rsidR="008F70F1">
        <w:rPr>
          <w:rFonts w:ascii="Times New Roman" w:hAnsi="Times New Roman"/>
          <w:sz w:val="24"/>
          <w:szCs w:val="24"/>
        </w:rPr>
        <w:t xml:space="preserve">, although </w:t>
      </w:r>
      <w:del w:id="590" w:author="Holmes, John" w:date="2023-04-02T16:38:00Z">
        <w:r w:rsidR="008F70F1" w:rsidDel="000944CB">
          <w:rPr>
            <w:rFonts w:ascii="Times New Roman" w:hAnsi="Times New Roman"/>
            <w:sz w:val="24"/>
            <w:szCs w:val="24"/>
          </w:rPr>
          <w:delText>being best</w:delText>
        </w:r>
      </w:del>
      <w:ins w:id="591" w:author="Holmes, John" w:date="2023-04-02T16:38:00Z">
        <w:r w:rsidR="000944CB">
          <w:rPr>
            <w:rFonts w:ascii="Times New Roman" w:hAnsi="Times New Roman"/>
            <w:sz w:val="24"/>
            <w:szCs w:val="24"/>
          </w:rPr>
          <w:t>highest</w:t>
        </w:r>
      </w:ins>
      <w:r w:rsidR="008F70F1">
        <w:rPr>
          <w:rFonts w:ascii="Times New Roman" w:hAnsi="Times New Roman"/>
          <w:sz w:val="24"/>
          <w:szCs w:val="24"/>
        </w:rPr>
        <w:t xml:space="preserve"> ranked according to correlation and RMSE, performed poorly for </w:t>
      </w:r>
      <w:proofErr w:type="spellStart"/>
      <w:r w:rsidR="008F70F1">
        <w:rPr>
          <w:rFonts w:ascii="Times New Roman" w:hAnsi="Times New Roman"/>
          <w:sz w:val="24"/>
          <w:szCs w:val="24"/>
        </w:rPr>
        <w:t>Chilko</w:t>
      </w:r>
      <w:proofErr w:type="spellEnd"/>
      <w:r w:rsidR="008F70F1">
        <w:rPr>
          <w:rFonts w:ascii="Times New Roman" w:hAnsi="Times New Roman"/>
          <w:sz w:val="24"/>
          <w:szCs w:val="24"/>
        </w:rPr>
        <w:t xml:space="preserve">. Similarly, the </w:t>
      </w:r>
      <w:del w:id="592" w:author="Holmes, John" w:date="2023-04-02T16:38:00Z">
        <w:r w:rsidR="008F70F1" w:rsidDel="000944CB">
          <w:rPr>
            <w:rFonts w:ascii="Times New Roman" w:hAnsi="Times New Roman"/>
            <w:sz w:val="24"/>
            <w:szCs w:val="24"/>
          </w:rPr>
          <w:delText xml:space="preserve">model </w:delText>
        </w:r>
      </w:del>
      <w:r w:rsidR="008F70F1">
        <w:rPr>
          <w:rFonts w:ascii="Times New Roman" w:hAnsi="Times New Roman"/>
          <w:sz w:val="24"/>
          <w:szCs w:val="24"/>
        </w:rPr>
        <w:t xml:space="preserve">Larkin </w:t>
      </w:r>
      <w:ins w:id="593" w:author="Holmes, John" w:date="2023-04-02T16:38:00Z">
        <w:r w:rsidR="000944CB">
          <w:rPr>
            <w:rFonts w:ascii="Times New Roman" w:hAnsi="Times New Roman"/>
            <w:sz w:val="24"/>
            <w:szCs w:val="24"/>
          </w:rPr>
          <w:t xml:space="preserve">model </w:t>
        </w:r>
      </w:ins>
      <w:r w:rsidR="008F70F1">
        <w:rPr>
          <w:rFonts w:ascii="Times New Roman" w:hAnsi="Times New Roman"/>
          <w:sz w:val="24"/>
          <w:szCs w:val="24"/>
        </w:rPr>
        <w:t xml:space="preserve">performed poorly for Quesnel despite being ranked </w:t>
      </w:r>
      <w:del w:id="594" w:author="Holmes, John" w:date="2023-04-02T16:38:00Z">
        <w:r w:rsidR="008F70F1" w:rsidDel="000944CB">
          <w:rPr>
            <w:rFonts w:ascii="Times New Roman" w:hAnsi="Times New Roman"/>
            <w:sz w:val="24"/>
            <w:szCs w:val="24"/>
          </w:rPr>
          <w:delText xml:space="preserve">best </w:delText>
        </w:r>
      </w:del>
      <w:ins w:id="595" w:author="Holmes, John" w:date="2023-04-02T16:38:00Z">
        <w:r w:rsidR="000944CB">
          <w:rPr>
            <w:rFonts w:ascii="Times New Roman" w:hAnsi="Times New Roman"/>
            <w:sz w:val="24"/>
            <w:szCs w:val="24"/>
          </w:rPr>
          <w:t xml:space="preserve">highest </w:t>
        </w:r>
      </w:ins>
      <w:r w:rsidR="008F70F1">
        <w:rPr>
          <w:rFonts w:ascii="Times New Roman" w:hAnsi="Times New Roman"/>
          <w:sz w:val="24"/>
          <w:szCs w:val="24"/>
        </w:rPr>
        <w:t xml:space="preserve">according to correlation. </w:t>
      </w:r>
      <w:bookmarkEnd w:id="583"/>
    </w:p>
    <w:p w14:paraId="0E835763" w14:textId="249D8BC1" w:rsidR="00884305" w:rsidRPr="002B6095" w:rsidRDefault="00884305" w:rsidP="002B6095">
      <w:pPr>
        <w:pStyle w:val="ListParagraph"/>
        <w:numPr>
          <w:ilvl w:val="0"/>
          <w:numId w:val="22"/>
        </w:numPr>
        <w:spacing w:line="480" w:lineRule="auto"/>
        <w:ind w:left="360"/>
        <w:rPr>
          <w:b/>
          <w:bCs/>
        </w:rPr>
      </w:pPr>
      <w:r w:rsidRPr="002B6095">
        <w:rPr>
          <w:b/>
          <w:bCs/>
        </w:rPr>
        <w:t>Discussion</w:t>
      </w:r>
    </w:p>
    <w:p w14:paraId="5FBC1CCC" w14:textId="5C124A2B"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Forecasting </w:t>
      </w:r>
      <w:ins w:id="596" w:author="Holmes, John" w:date="2023-04-02T16:40:00Z">
        <w:r w:rsidR="008C4662">
          <w:rPr>
            <w:rFonts w:ascii="Times New Roman" w:hAnsi="Times New Roman" w:cs="Times New Roman"/>
            <w:sz w:val="24"/>
            <w:szCs w:val="24"/>
          </w:rPr>
          <w:t xml:space="preserve">Fraser </w:t>
        </w:r>
      </w:ins>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w:t>
      </w:r>
      <w:ins w:id="597" w:author="Holmes, John" w:date="2023-04-02T16:40:00Z">
        <w:r w:rsidR="008C4662">
          <w:rPr>
            <w:rFonts w:ascii="Times New Roman" w:hAnsi="Times New Roman" w:cs="Times New Roman"/>
            <w:sz w:val="24"/>
            <w:szCs w:val="24"/>
          </w:rPr>
          <w:t xml:space="preserve">salmon </w:t>
        </w:r>
      </w:ins>
      <w:r w:rsidR="00AF4192" w:rsidRPr="008D35DA">
        <w:rPr>
          <w:rFonts w:ascii="Times New Roman" w:hAnsi="Times New Roman" w:cs="Times New Roman"/>
          <w:sz w:val="24"/>
          <w:szCs w:val="24"/>
        </w:rPr>
        <w:t>return</w:t>
      </w:r>
      <w:ins w:id="598" w:author="Holmes, John" w:date="2023-04-02T16:40:00Z">
        <w:r w:rsidR="008C4662">
          <w:rPr>
            <w:rFonts w:ascii="Times New Roman" w:hAnsi="Times New Roman" w:cs="Times New Roman"/>
            <w:sz w:val="24"/>
            <w:szCs w:val="24"/>
          </w:rPr>
          <w:t>s</w:t>
        </w:r>
      </w:ins>
      <w:r w:rsidRPr="008D35DA">
        <w:rPr>
          <w:rFonts w:ascii="Times New Roman" w:hAnsi="Times New Roman" w:cs="Times New Roman"/>
          <w:sz w:val="24"/>
          <w:szCs w:val="24"/>
        </w:rPr>
        <w:t xml:space="preserve"> in the upcoming year is a challenging task given the complex life history and the dynamic freshwater and marine habitat</w:t>
      </w:r>
      <w:r w:rsidR="00AF4192" w:rsidRPr="008D35DA">
        <w:rPr>
          <w:rFonts w:ascii="Times New Roman" w:hAnsi="Times New Roman" w:cs="Times New Roman"/>
          <w:sz w:val="24"/>
          <w:szCs w:val="24"/>
        </w:rPr>
        <w:t>s</w:t>
      </w:r>
      <w:ins w:id="599" w:author="Holmes, John" w:date="2023-04-02T16:40:00Z">
        <w:r w:rsidR="008C4662">
          <w:rPr>
            <w:rFonts w:ascii="Times New Roman" w:hAnsi="Times New Roman" w:cs="Times New Roman"/>
            <w:sz w:val="24"/>
            <w:szCs w:val="24"/>
          </w:rPr>
          <w:t xml:space="preserve"> in which</w:t>
        </w:r>
      </w:ins>
      <w:r w:rsidRPr="008D35DA">
        <w:rPr>
          <w:rFonts w:ascii="Times New Roman" w:hAnsi="Times New Roman" w:cs="Times New Roman"/>
          <w:sz w:val="24"/>
          <w:szCs w:val="24"/>
        </w:rPr>
        <w:t xml:space="preserve"> they </w:t>
      </w:r>
      <w:r w:rsidR="00AF4192" w:rsidRPr="008D35DA">
        <w:rPr>
          <w:rFonts w:ascii="Times New Roman" w:hAnsi="Times New Roman" w:cs="Times New Roman"/>
          <w:sz w:val="24"/>
          <w:szCs w:val="24"/>
        </w:rPr>
        <w:t>reside</w:t>
      </w:r>
      <w:r w:rsidRPr="008D35DA">
        <w:rPr>
          <w:rFonts w:ascii="Times New Roman" w:hAnsi="Times New Roman" w:cs="Times New Roman"/>
          <w:sz w:val="24"/>
          <w:szCs w:val="24"/>
        </w:rPr>
        <w:t xml:space="preserve">. In recent years, </w:t>
      </w:r>
      <w:r w:rsidR="00CF1968" w:rsidRPr="008D35DA">
        <w:rPr>
          <w:rFonts w:ascii="Times New Roman" w:hAnsi="Times New Roman" w:cs="Times New Roman"/>
          <w:sz w:val="24"/>
          <w:szCs w:val="24"/>
        </w:rPr>
        <w:t xml:space="preserve">forecast </w:t>
      </w:r>
      <w:r w:rsidRPr="008D35DA">
        <w:rPr>
          <w:rFonts w:ascii="Times New Roman" w:hAnsi="Times New Roman" w:cs="Times New Roman"/>
          <w:sz w:val="24"/>
          <w:szCs w:val="24"/>
        </w:rPr>
        <w:t xml:space="preserve">accuracy </w:t>
      </w:r>
      <w:r w:rsidR="00121046" w:rsidRPr="008D35DA">
        <w:rPr>
          <w:rFonts w:ascii="Times New Roman" w:hAnsi="Times New Roman" w:cs="Times New Roman"/>
          <w:sz w:val="24"/>
          <w:szCs w:val="24"/>
        </w:rPr>
        <w:t xml:space="preserve">has </w:t>
      </w:r>
      <w:del w:id="600" w:author="Holmes, John" w:date="2023-04-02T16:41:00Z">
        <w:r w:rsidR="00121046" w:rsidRPr="008D35DA" w:rsidDel="008C4662">
          <w:rPr>
            <w:rFonts w:ascii="Times New Roman" w:hAnsi="Times New Roman" w:cs="Times New Roman"/>
            <w:sz w:val="24"/>
            <w:szCs w:val="24"/>
          </w:rPr>
          <w:delText xml:space="preserve">become </w:delText>
        </w:r>
        <w:r w:rsidRPr="008D35DA" w:rsidDel="008C4662">
          <w:rPr>
            <w:rFonts w:ascii="Times New Roman" w:hAnsi="Times New Roman" w:cs="Times New Roman"/>
            <w:sz w:val="24"/>
            <w:szCs w:val="24"/>
          </w:rPr>
          <w:delText>worse</w:delText>
        </w:r>
      </w:del>
      <w:ins w:id="601" w:author="Holmes, John" w:date="2023-04-02T16:41:00Z">
        <w:r w:rsidR="008C4662">
          <w:rPr>
            <w:rFonts w:ascii="Times New Roman" w:hAnsi="Times New Roman" w:cs="Times New Roman"/>
            <w:sz w:val="24"/>
            <w:szCs w:val="24"/>
          </w:rPr>
          <w:t xml:space="preserve"> been declining</w:t>
        </w:r>
      </w:ins>
      <w:r w:rsidR="00CF1968" w:rsidRPr="008D35DA">
        <w:rPr>
          <w:rFonts w:ascii="Times New Roman" w:hAnsi="Times New Roman" w:cs="Times New Roman"/>
          <w:sz w:val="24"/>
          <w:szCs w:val="24"/>
        </w:rPr>
        <w:t>,</w:t>
      </w:r>
      <w:r w:rsidRPr="008D35DA">
        <w:rPr>
          <w:rFonts w:ascii="Times New Roman" w:hAnsi="Times New Roman" w:cs="Times New Roman"/>
          <w:sz w:val="24"/>
          <w:szCs w:val="24"/>
        </w:rPr>
        <w:t xml:space="preserve"> frequently </w:t>
      </w:r>
      <w:r w:rsidR="00CF1968" w:rsidRPr="008D35DA">
        <w:rPr>
          <w:rFonts w:ascii="Times New Roman" w:hAnsi="Times New Roman" w:cs="Times New Roman"/>
          <w:sz w:val="24"/>
          <w:szCs w:val="24"/>
        </w:rPr>
        <w:t xml:space="preserve">going </w:t>
      </w:r>
      <w:r w:rsidRPr="008D35DA">
        <w:rPr>
          <w:rFonts w:ascii="Times New Roman" w:hAnsi="Times New Roman" w:cs="Times New Roman"/>
          <w:sz w:val="24"/>
          <w:szCs w:val="24"/>
        </w:rPr>
        <w:t>below 10</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of observations </w:t>
      </w:r>
      <w:r w:rsidRPr="008D35DA">
        <w:rPr>
          <w:rFonts w:ascii="Times New Roman" w:hAnsi="Times New Roman" w:cs="Times New Roman"/>
          <w:sz w:val="24"/>
          <w:szCs w:val="24"/>
        </w:rPr>
        <w:t xml:space="preserve">or </w:t>
      </w:r>
      <w:ins w:id="602" w:author="Holmes, John" w:date="2023-04-02T16:41:00Z">
        <w:r w:rsidR="008C4662" w:rsidRPr="008D35DA">
          <w:rPr>
            <w:rFonts w:ascii="Times New Roman" w:hAnsi="Times New Roman" w:cs="Times New Roman"/>
            <w:sz w:val="24"/>
            <w:szCs w:val="24"/>
          </w:rPr>
          <w:t xml:space="preserve">above </w:t>
        </w:r>
      </w:ins>
      <w:r w:rsidRPr="008D35DA">
        <w:rPr>
          <w:rFonts w:ascii="Times New Roman" w:hAnsi="Times New Roman" w:cs="Times New Roman"/>
          <w:sz w:val="24"/>
          <w:szCs w:val="24"/>
        </w:rPr>
        <w:t>90</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del w:id="603" w:author="Holmes, John" w:date="2023-04-02T16:41:00Z">
        <w:r w:rsidR="00121046" w:rsidRPr="008D35DA" w:rsidDel="008C4662">
          <w:rPr>
            <w:rFonts w:ascii="Times New Roman" w:hAnsi="Times New Roman" w:cs="Times New Roman"/>
            <w:sz w:val="24"/>
            <w:szCs w:val="24"/>
          </w:rPr>
          <w:delText xml:space="preserve">above </w:delText>
        </w:r>
      </w:del>
      <w:r w:rsidR="00CF1968" w:rsidRPr="008D35DA">
        <w:rPr>
          <w:rFonts w:ascii="Times New Roman" w:hAnsi="Times New Roman" w:cs="Times New Roman"/>
          <w:sz w:val="24"/>
          <w:szCs w:val="24"/>
        </w:rPr>
        <w:t>observations</w:t>
      </w:r>
      <w:ins w:id="604" w:author="Holmes, John" w:date="2023-04-02T16:41:00Z">
        <w:r w:rsidR="008C4662">
          <w:rPr>
            <w:rFonts w:ascii="Times New Roman" w:hAnsi="Times New Roman" w:cs="Times New Roman"/>
            <w:sz w:val="24"/>
            <w:szCs w:val="24"/>
          </w:rPr>
          <w:t>, i.e</w:t>
        </w:r>
      </w:ins>
      <w:ins w:id="605" w:author="Holmes, John" w:date="2023-04-02T16:42:00Z">
        <w:r w:rsidR="008C4662">
          <w:rPr>
            <w:rFonts w:ascii="Times New Roman" w:hAnsi="Times New Roman" w:cs="Times New Roman"/>
            <w:sz w:val="24"/>
            <w:szCs w:val="24"/>
          </w:rPr>
          <w:t xml:space="preserve">., at the extremes ends of the range of </w:t>
        </w:r>
        <w:r w:rsidR="008C4662">
          <w:rPr>
            <w:rFonts w:ascii="Times New Roman" w:hAnsi="Times New Roman" w:cs="Times New Roman"/>
            <w:sz w:val="24"/>
            <w:szCs w:val="24"/>
          </w:rPr>
          <w:lastRenderedPageBreak/>
          <w:t>observations</w:t>
        </w:r>
      </w:ins>
      <w:r w:rsidRPr="008D35DA">
        <w:rPr>
          <w:rFonts w:ascii="Times New Roman" w:hAnsi="Times New Roman" w:cs="Times New Roman"/>
          <w:sz w:val="24"/>
          <w:szCs w:val="24"/>
        </w:rPr>
        <w:t xml:space="preserve"> (DFO 2021). For example, </w:t>
      </w:r>
      <w:r w:rsidR="00121046" w:rsidRPr="008D35DA">
        <w:rPr>
          <w:rFonts w:ascii="Times New Roman" w:hAnsi="Times New Roman" w:cs="Times New Roman"/>
          <w:sz w:val="24"/>
          <w:szCs w:val="24"/>
        </w:rPr>
        <w:t xml:space="preserve">in </w:t>
      </w:r>
      <w:r w:rsidRPr="008D35DA">
        <w:rPr>
          <w:rFonts w:ascii="Times New Roman" w:hAnsi="Times New Roman" w:cs="Times New Roman"/>
          <w:sz w:val="24"/>
          <w:szCs w:val="24"/>
        </w:rPr>
        <w:t xml:space="preserve">2021, </w:t>
      </w:r>
      <w:ins w:id="606" w:author="Holmes, John" w:date="2023-04-02T16:42:00Z">
        <w:r w:rsidR="008C4662">
          <w:rPr>
            <w:rFonts w:ascii="Times New Roman" w:hAnsi="Times New Roman" w:cs="Times New Roman"/>
            <w:sz w:val="24"/>
            <w:szCs w:val="24"/>
          </w:rPr>
          <w:t xml:space="preserve">the </w:t>
        </w:r>
      </w:ins>
      <w:r w:rsidRPr="008D35DA">
        <w:rPr>
          <w:rFonts w:ascii="Times New Roman" w:hAnsi="Times New Roman" w:cs="Times New Roman"/>
          <w:sz w:val="24"/>
          <w:szCs w:val="24"/>
        </w:rPr>
        <w:t xml:space="preserve">median forecast </w:t>
      </w:r>
      <w:r w:rsidR="008957C7">
        <w:rPr>
          <w:rFonts w:ascii="Times New Roman" w:hAnsi="Times New Roman" w:cs="Times New Roman"/>
          <w:sz w:val="24"/>
          <w:szCs w:val="24"/>
        </w:rPr>
        <w:t xml:space="preserve">for the </w:t>
      </w:r>
      <w:ins w:id="607" w:author="Holmes, John" w:date="2023-04-02T16:43:00Z">
        <w:r w:rsidR="008C4662">
          <w:rPr>
            <w:rFonts w:ascii="Times New Roman" w:hAnsi="Times New Roman" w:cs="Times New Roman"/>
            <w:sz w:val="24"/>
            <w:szCs w:val="24"/>
          </w:rPr>
          <w:t xml:space="preserve">total </w:t>
        </w:r>
      </w:ins>
      <w:r w:rsidR="008957C7">
        <w:rPr>
          <w:rFonts w:ascii="Times New Roman" w:hAnsi="Times New Roman" w:cs="Times New Roman"/>
          <w:sz w:val="24"/>
          <w:szCs w:val="24"/>
        </w:rPr>
        <w:t xml:space="preserve">Fraser River sockeye </w:t>
      </w:r>
      <w:ins w:id="608" w:author="Holmes, John" w:date="2023-04-02T16:42:00Z">
        <w:r w:rsidR="008C4662">
          <w:rPr>
            <w:rFonts w:ascii="Times New Roman" w:hAnsi="Times New Roman" w:cs="Times New Roman"/>
            <w:sz w:val="24"/>
            <w:szCs w:val="24"/>
          </w:rPr>
          <w:t xml:space="preserve">return </w:t>
        </w:r>
      </w:ins>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1.33 million</w:t>
      </w:r>
      <w:ins w:id="609" w:author="Holmes, John" w:date="2023-04-02T16:43:00Z">
        <w:r w:rsidR="008C4662">
          <w:rPr>
            <w:rFonts w:ascii="Times New Roman" w:hAnsi="Times New Roman" w:cs="Times New Roman"/>
            <w:sz w:val="24"/>
            <w:szCs w:val="24"/>
          </w:rPr>
          <w:t xml:space="preserve"> fish</w:t>
        </w:r>
      </w:ins>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while the </w:t>
      </w:r>
      <w:ins w:id="610" w:author="Holmes, John" w:date="2023-04-02T16:43:00Z">
        <w:r w:rsidR="008C4662">
          <w:rPr>
            <w:rFonts w:ascii="Times New Roman" w:hAnsi="Times New Roman" w:cs="Times New Roman"/>
            <w:sz w:val="24"/>
            <w:szCs w:val="24"/>
          </w:rPr>
          <w:t xml:space="preserve">estimated or observed </w:t>
        </w:r>
      </w:ins>
      <w:r w:rsidRPr="008D35DA">
        <w:rPr>
          <w:rFonts w:ascii="Times New Roman" w:hAnsi="Times New Roman" w:cs="Times New Roman"/>
          <w:sz w:val="24"/>
          <w:szCs w:val="24"/>
        </w:rPr>
        <w:t xml:space="preserve">return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2.549 million</w:t>
      </w:r>
      <w:r w:rsidR="00121046" w:rsidRPr="008D35DA">
        <w:rPr>
          <w:rFonts w:ascii="Times New Roman" w:hAnsi="Times New Roman" w:cs="Times New Roman"/>
          <w:sz w:val="24"/>
          <w:szCs w:val="24"/>
        </w:rPr>
        <w:t xml:space="preserve">, 92% above the </w:t>
      </w:r>
      <w:r w:rsidR="00FE1E97">
        <w:rPr>
          <w:rFonts w:ascii="Times New Roman" w:hAnsi="Times New Roman" w:cs="Times New Roman"/>
          <w:sz w:val="24"/>
          <w:szCs w:val="24"/>
        </w:rPr>
        <w:t>forecast</w:t>
      </w:r>
      <w:r w:rsidR="00FE1E97" w:rsidRPr="008D35DA">
        <w:rPr>
          <w:rFonts w:ascii="Times New Roman" w:hAnsi="Times New Roman" w:cs="Times New Roman"/>
          <w:sz w:val="24"/>
          <w:szCs w:val="24"/>
        </w:rPr>
        <w:t xml:space="preserve"> </w:t>
      </w:r>
      <w:r w:rsidRPr="008D35DA">
        <w:rPr>
          <w:rFonts w:ascii="Times New Roman" w:hAnsi="Times New Roman" w:cs="Times New Roman"/>
          <w:sz w:val="24"/>
          <w:szCs w:val="24"/>
        </w:rPr>
        <w:t>(</w:t>
      </w:r>
      <w:r w:rsidR="008957C7">
        <w:rPr>
          <w:rFonts w:ascii="Times New Roman" w:hAnsi="Times New Roman" w:cs="Times New Roman"/>
          <w:sz w:val="24"/>
          <w:szCs w:val="24"/>
        </w:rPr>
        <w:t xml:space="preserve">Supplementary </w:t>
      </w:r>
      <w:r w:rsidR="0012104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Pr="008D35DA">
        <w:rPr>
          <w:rFonts w:ascii="Times New Roman" w:hAnsi="Times New Roman" w:cs="Times New Roman"/>
          <w:sz w:val="24"/>
          <w:szCs w:val="24"/>
        </w:rPr>
        <w:t xml:space="preserve">). Despite these </w:t>
      </w:r>
      <w:del w:id="611" w:author="Holmes, John" w:date="2023-04-02T16:43:00Z">
        <w:r w:rsidRPr="008D35DA" w:rsidDel="008C4662">
          <w:rPr>
            <w:rFonts w:ascii="Times New Roman" w:hAnsi="Times New Roman" w:cs="Times New Roman"/>
            <w:sz w:val="24"/>
            <w:szCs w:val="24"/>
          </w:rPr>
          <w:delText>uncertainties</w:delText>
        </w:r>
      </w:del>
      <w:ins w:id="612" w:author="Holmes, John" w:date="2023-04-02T16:43:00Z">
        <w:r w:rsidR="008C4662">
          <w:rPr>
            <w:rFonts w:ascii="Times New Roman" w:hAnsi="Times New Roman" w:cs="Times New Roman"/>
            <w:sz w:val="24"/>
            <w:szCs w:val="24"/>
          </w:rPr>
          <w:t>kinds of extreme differences</w:t>
        </w:r>
      </w:ins>
      <w:r w:rsidRPr="008D35DA">
        <w:rPr>
          <w:rFonts w:ascii="Times New Roman" w:hAnsi="Times New Roman" w:cs="Times New Roman"/>
          <w:sz w:val="24"/>
          <w:szCs w:val="24"/>
        </w:rPr>
        <w:t xml:space="preserve">, the official forecast </w:t>
      </w:r>
      <w:del w:id="613" w:author="Holmes, John" w:date="2023-04-02T16:43:00Z">
        <w:r w:rsidRPr="008D35DA" w:rsidDel="008C4662">
          <w:rPr>
            <w:rFonts w:ascii="Times New Roman" w:hAnsi="Times New Roman" w:cs="Times New Roman"/>
            <w:sz w:val="24"/>
            <w:szCs w:val="24"/>
          </w:rPr>
          <w:delText>has been</w:delText>
        </w:r>
      </w:del>
      <w:ins w:id="614" w:author="Holmes, John" w:date="2023-04-02T16:43:00Z">
        <w:r w:rsidR="008C4662">
          <w:rPr>
            <w:rFonts w:ascii="Times New Roman" w:hAnsi="Times New Roman" w:cs="Times New Roman"/>
            <w:sz w:val="24"/>
            <w:szCs w:val="24"/>
          </w:rPr>
          <w:t>is</w:t>
        </w:r>
      </w:ins>
      <w:r w:rsidRPr="008D35DA">
        <w:rPr>
          <w:rFonts w:ascii="Times New Roman" w:hAnsi="Times New Roman" w:cs="Times New Roman"/>
          <w:sz w:val="24"/>
          <w:szCs w:val="24"/>
        </w:rPr>
        <w:t xml:space="preserve"> widely used by various groups for important </w:t>
      </w:r>
      <w:ins w:id="615" w:author="Holmes, John" w:date="2023-04-02T16:44:00Z">
        <w:r w:rsidR="008C4662">
          <w:rPr>
            <w:rFonts w:ascii="Times New Roman" w:hAnsi="Times New Roman" w:cs="Times New Roman"/>
            <w:sz w:val="24"/>
            <w:szCs w:val="24"/>
          </w:rPr>
          <w:t xml:space="preserve">planning </w:t>
        </w:r>
      </w:ins>
      <w:r w:rsidRPr="008D35DA">
        <w:rPr>
          <w:rFonts w:ascii="Times New Roman" w:hAnsi="Times New Roman" w:cs="Times New Roman"/>
          <w:sz w:val="24"/>
          <w:szCs w:val="24"/>
        </w:rPr>
        <w:t>decision</w:t>
      </w:r>
      <w:ins w:id="616" w:author="Holmes, John" w:date="2023-04-02T16:44:00Z">
        <w:r w:rsidR="008C4662">
          <w:rPr>
            <w:rFonts w:ascii="Times New Roman" w:hAnsi="Times New Roman" w:cs="Times New Roman"/>
            <w:sz w:val="24"/>
            <w:szCs w:val="24"/>
          </w:rPr>
          <w:t>s, including</w:t>
        </w:r>
      </w:ins>
      <w:del w:id="617" w:author="Holmes, John" w:date="2023-04-02T16:44:00Z">
        <w:r w:rsidRPr="008D35DA" w:rsidDel="008C4662">
          <w:rPr>
            <w:rFonts w:ascii="Times New Roman" w:hAnsi="Times New Roman" w:cs="Times New Roman"/>
            <w:sz w:val="24"/>
            <w:szCs w:val="24"/>
          </w:rPr>
          <w:delText xml:space="preserve"> making, such as</w:delText>
        </w:r>
      </w:del>
      <w:r w:rsidRPr="008D35DA">
        <w:rPr>
          <w:rFonts w:ascii="Times New Roman" w:hAnsi="Times New Roman" w:cs="Times New Roman"/>
          <w:sz w:val="24"/>
          <w:szCs w:val="24"/>
        </w:rPr>
        <w:t xml:space="preserve"> escapement survey planning, fishery opening and licensing, allocation among commercial, recreational and indigenous fisheries, </w:t>
      </w:r>
      <w:commentRangeStart w:id="618"/>
      <w:commentRangeStart w:id="619"/>
      <w:del w:id="620" w:author="Xu, Yi [2]" w:date="2023-04-10T14:02:00Z">
        <w:r w:rsidRPr="008D35DA" w:rsidDel="00EE1791">
          <w:rPr>
            <w:rFonts w:ascii="Times New Roman" w:hAnsi="Times New Roman" w:cs="Times New Roman"/>
            <w:sz w:val="24"/>
            <w:szCs w:val="24"/>
          </w:rPr>
          <w:delText>boat maintenance and gear purchasing</w:delText>
        </w:r>
        <w:commentRangeEnd w:id="618"/>
        <w:r w:rsidR="008C4662" w:rsidDel="00EE1791">
          <w:rPr>
            <w:rStyle w:val="CommentReference"/>
          </w:rPr>
          <w:commentReference w:id="618"/>
        </w:r>
      </w:del>
      <w:commentRangeEnd w:id="619"/>
      <w:r w:rsidR="00EE1791">
        <w:rPr>
          <w:rStyle w:val="CommentReference"/>
        </w:rPr>
        <w:commentReference w:id="619"/>
      </w:r>
      <w:del w:id="621" w:author="Xu, Yi [2]" w:date="2023-04-10T14:02:00Z">
        <w:r w:rsidRPr="008D35DA" w:rsidDel="00EE1791">
          <w:rPr>
            <w:rFonts w:ascii="Times New Roman" w:hAnsi="Times New Roman" w:cs="Times New Roman"/>
            <w:sz w:val="24"/>
            <w:szCs w:val="24"/>
          </w:rPr>
          <w:delText xml:space="preserve">, </w:delText>
        </w:r>
      </w:del>
      <w:r w:rsidRPr="008D35DA">
        <w:rPr>
          <w:rFonts w:ascii="Times New Roman" w:hAnsi="Times New Roman" w:cs="Times New Roman"/>
          <w:sz w:val="24"/>
          <w:szCs w:val="24"/>
        </w:rPr>
        <w:t xml:space="preserve">hatchery </w:t>
      </w:r>
      <w:del w:id="622" w:author="Liu, Qi" w:date="2023-04-13T14:52:00Z">
        <w:r w:rsidRPr="008D35DA" w:rsidDel="00772275">
          <w:rPr>
            <w:rFonts w:ascii="Times New Roman" w:hAnsi="Times New Roman" w:cs="Times New Roman"/>
            <w:sz w:val="24"/>
            <w:szCs w:val="24"/>
          </w:rPr>
          <w:delText>experiments</w:delText>
        </w:r>
      </w:del>
      <w:ins w:id="623" w:author="Liu, Qi" w:date="2023-04-13T14:52:00Z">
        <w:r w:rsidR="00772275">
          <w:rPr>
            <w:rFonts w:ascii="Times New Roman" w:hAnsi="Times New Roman" w:cs="Times New Roman"/>
            <w:sz w:val="24"/>
            <w:szCs w:val="24"/>
          </w:rPr>
          <w:t>enhancement activities</w:t>
        </w:r>
      </w:ins>
      <w:r w:rsidRPr="008D35DA">
        <w:rPr>
          <w:rFonts w:ascii="Times New Roman" w:hAnsi="Times New Roman" w:cs="Times New Roman"/>
          <w:sz w:val="24"/>
          <w:szCs w:val="24"/>
        </w:rPr>
        <w:t xml:space="preserve">, research and development, and international salmon treaty negotiation </w:t>
      </w:r>
      <w:r w:rsidR="00121046" w:rsidRPr="008D35DA">
        <w:rPr>
          <w:rFonts w:ascii="Times New Roman" w:hAnsi="Times New Roman" w:cs="Times New Roman"/>
          <w:sz w:val="24"/>
          <w:szCs w:val="24"/>
        </w:rPr>
        <w:t>(</w:t>
      </w:r>
      <w:proofErr w:type="spellStart"/>
      <w:r w:rsidR="004B1281" w:rsidRPr="008D35DA">
        <w:rPr>
          <w:rFonts w:ascii="Times New Roman" w:hAnsi="Times New Roman" w:cs="Times New Roman"/>
          <w:sz w:val="24"/>
          <w:szCs w:val="24"/>
        </w:rPr>
        <w:t>Haeseker</w:t>
      </w:r>
      <w:proofErr w:type="spellEnd"/>
      <w:r w:rsidR="004B1281" w:rsidRPr="008D35DA">
        <w:rPr>
          <w:rFonts w:ascii="Times New Roman" w:hAnsi="Times New Roman" w:cs="Times New Roman"/>
          <w:sz w:val="24"/>
          <w:szCs w:val="24"/>
        </w:rPr>
        <w:t xml:space="preserve"> et al. 2008; Michielsens and Cave 2019; </w:t>
      </w:r>
      <w:r w:rsidR="00121046" w:rsidRPr="008D35DA">
        <w:rPr>
          <w:rFonts w:ascii="Times New Roman" w:hAnsi="Times New Roman" w:cs="Times New Roman"/>
          <w:sz w:val="24"/>
          <w:szCs w:val="24"/>
        </w:rPr>
        <w:t>Hawkshaw et al. 2020a, b</w:t>
      </w:r>
      <w:r w:rsidR="004B1281" w:rsidRPr="008D35DA">
        <w:rPr>
          <w:rFonts w:ascii="Times New Roman" w:hAnsi="Times New Roman" w:cs="Times New Roman"/>
          <w:sz w:val="24"/>
          <w:szCs w:val="24"/>
        </w:rPr>
        <w:t xml:space="preserve">; DFO </w:t>
      </w:r>
      <w:r w:rsidR="008E270E" w:rsidRPr="008D35DA">
        <w:rPr>
          <w:rFonts w:ascii="Times New Roman" w:hAnsi="Times New Roman" w:cs="Times New Roman"/>
          <w:sz w:val="24"/>
          <w:szCs w:val="24"/>
        </w:rPr>
        <w:t>in press</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Developing a framework to improve and streamline the existing </w:t>
      </w:r>
      <w:r w:rsidRPr="008D35DA">
        <w:rPr>
          <w:rFonts w:ascii="Times New Roman" w:hAnsi="Times New Roman" w:cs="Times New Roman"/>
          <w:sz w:val="24"/>
          <w:szCs w:val="24"/>
        </w:rPr>
        <w:t xml:space="preserve">forecast </w:t>
      </w:r>
      <w:r w:rsidR="00121046" w:rsidRPr="008D35DA">
        <w:rPr>
          <w:rFonts w:ascii="Times New Roman" w:hAnsi="Times New Roman" w:cs="Times New Roman"/>
          <w:sz w:val="24"/>
          <w:szCs w:val="24"/>
        </w:rPr>
        <w:t xml:space="preserve">process </w:t>
      </w:r>
      <w:r w:rsidRPr="008D35DA">
        <w:rPr>
          <w:rFonts w:ascii="Times New Roman" w:hAnsi="Times New Roman" w:cs="Times New Roman"/>
          <w:sz w:val="24"/>
          <w:szCs w:val="24"/>
        </w:rPr>
        <w:t xml:space="preserve">is highly desired for a broad range of </w:t>
      </w:r>
      <w:del w:id="624" w:author="Holmes, John" w:date="2023-04-02T16:51:00Z">
        <w:r w:rsidR="00121046" w:rsidRPr="008D35DA" w:rsidDel="00AE21A9">
          <w:rPr>
            <w:rFonts w:ascii="Times New Roman" w:hAnsi="Times New Roman" w:cs="Times New Roman"/>
            <w:sz w:val="24"/>
            <w:szCs w:val="24"/>
          </w:rPr>
          <w:delText>societies</w:delText>
        </w:r>
      </w:del>
      <w:ins w:id="625" w:author="Holmes, John" w:date="2023-04-02T16:51:00Z">
        <w:r w:rsidR="00AE21A9">
          <w:rPr>
            <w:rFonts w:ascii="Times New Roman" w:hAnsi="Times New Roman" w:cs="Times New Roman"/>
            <w:sz w:val="24"/>
            <w:szCs w:val="24"/>
          </w:rPr>
          <w:t>stakeholders</w:t>
        </w:r>
      </w:ins>
      <w:r w:rsidRPr="008D35DA">
        <w:rPr>
          <w:rFonts w:ascii="Times New Roman" w:hAnsi="Times New Roman" w:cs="Times New Roman"/>
          <w:sz w:val="24"/>
          <w:szCs w:val="24"/>
        </w:rPr>
        <w:t xml:space="preserve">. In this paper, we </w:t>
      </w:r>
      <w:r w:rsidR="00121046" w:rsidRPr="008D35DA">
        <w:rPr>
          <w:rFonts w:ascii="Times New Roman" w:hAnsi="Times New Roman" w:cs="Times New Roman"/>
          <w:sz w:val="24"/>
          <w:szCs w:val="24"/>
        </w:rPr>
        <w:t xml:space="preserve">developed a framework </w:t>
      </w:r>
      <w:r w:rsidR="004B1281" w:rsidRPr="008D35DA">
        <w:rPr>
          <w:rFonts w:ascii="Times New Roman" w:hAnsi="Times New Roman" w:cs="Times New Roman"/>
          <w:sz w:val="24"/>
          <w:szCs w:val="24"/>
        </w:rPr>
        <w:t xml:space="preserve">that allowed fisheries managers or other stakeholders to evaluate the performances of pre-season forecast models </w:t>
      </w:r>
      <w:del w:id="626" w:author="Holmes, John" w:date="2023-04-02T16:51:00Z">
        <w:r w:rsidR="004B1281" w:rsidRPr="008D35DA" w:rsidDel="00AE21A9">
          <w:rPr>
            <w:rFonts w:ascii="Times New Roman" w:hAnsi="Times New Roman" w:cs="Times New Roman"/>
            <w:sz w:val="24"/>
            <w:szCs w:val="24"/>
          </w:rPr>
          <w:delText xml:space="preserve">with good visualization and </w:delText>
        </w:r>
      </w:del>
      <w:r w:rsidR="004B1281" w:rsidRPr="008D35DA">
        <w:rPr>
          <w:rFonts w:ascii="Times New Roman" w:hAnsi="Times New Roman" w:cs="Times New Roman"/>
          <w:sz w:val="24"/>
          <w:szCs w:val="24"/>
        </w:rPr>
        <w:t xml:space="preserve">on an annual basis by </w:t>
      </w:r>
      <w:r w:rsidR="00121046" w:rsidRPr="008D35DA">
        <w:rPr>
          <w:rFonts w:ascii="Times New Roman" w:hAnsi="Times New Roman" w:cs="Times New Roman"/>
          <w:sz w:val="24"/>
          <w:szCs w:val="24"/>
        </w:rPr>
        <w:t>using Taylor diagram</w:t>
      </w:r>
      <w:ins w:id="627" w:author="Holmes, John" w:date="2023-04-02T16:51:00Z">
        <w:r w:rsidR="00AE21A9">
          <w:rPr>
            <w:rFonts w:ascii="Times New Roman" w:hAnsi="Times New Roman" w:cs="Times New Roman"/>
            <w:sz w:val="24"/>
            <w:szCs w:val="24"/>
          </w:rPr>
          <w:t>s</w:t>
        </w:r>
      </w:ins>
      <w:r w:rsidR="00121046" w:rsidRPr="008D35DA">
        <w:rPr>
          <w:rFonts w:ascii="Times New Roman" w:hAnsi="Times New Roman" w:cs="Times New Roman"/>
          <w:sz w:val="24"/>
          <w:szCs w:val="24"/>
        </w:rPr>
        <w:t xml:space="preserve">, </w:t>
      </w:r>
      <w:r w:rsidR="004B1281" w:rsidRPr="008D35DA">
        <w:rPr>
          <w:rFonts w:ascii="Times New Roman" w:hAnsi="Times New Roman" w:cs="Times New Roman"/>
          <w:sz w:val="24"/>
          <w:szCs w:val="24"/>
        </w:rPr>
        <w:t xml:space="preserve">and to identify external drivers of importance for forecasting </w:t>
      </w:r>
      <w:ins w:id="628" w:author="Holmes, John" w:date="2023-04-02T16:51:00Z">
        <w:r w:rsidR="00AE21A9">
          <w:rPr>
            <w:rFonts w:ascii="Times New Roman" w:hAnsi="Times New Roman" w:cs="Times New Roman"/>
            <w:sz w:val="24"/>
            <w:szCs w:val="24"/>
          </w:rPr>
          <w:t xml:space="preserve">Fraser </w:t>
        </w:r>
      </w:ins>
      <w:r w:rsidR="004263EC">
        <w:rPr>
          <w:rFonts w:ascii="Times New Roman" w:hAnsi="Times New Roman" w:cs="Times New Roman"/>
          <w:sz w:val="24"/>
          <w:szCs w:val="24"/>
        </w:rPr>
        <w:t>Sockeye</w:t>
      </w:r>
      <w:r w:rsidR="004B1281" w:rsidRPr="008D35DA">
        <w:rPr>
          <w:rFonts w:ascii="Times New Roman" w:hAnsi="Times New Roman" w:cs="Times New Roman"/>
          <w:sz w:val="24"/>
          <w:szCs w:val="24"/>
        </w:rPr>
        <w:t xml:space="preserve"> return</w:t>
      </w:r>
      <w:ins w:id="629" w:author="Holmes, John" w:date="2023-04-02T16:52:00Z">
        <w:r w:rsidR="00AE21A9">
          <w:rPr>
            <w:rFonts w:ascii="Times New Roman" w:hAnsi="Times New Roman" w:cs="Times New Roman"/>
            <w:sz w:val="24"/>
            <w:szCs w:val="24"/>
          </w:rPr>
          <w:t>s</w:t>
        </w:r>
      </w:ins>
      <w:r w:rsidR="004B1281" w:rsidRPr="008D35DA">
        <w:rPr>
          <w:rFonts w:ascii="Times New Roman" w:hAnsi="Times New Roman" w:cs="Times New Roman"/>
          <w:sz w:val="24"/>
          <w:szCs w:val="24"/>
        </w:rPr>
        <w:t xml:space="preserve">. </w:t>
      </w:r>
      <w:r w:rsidR="00175E17" w:rsidRPr="008D35DA">
        <w:rPr>
          <w:rFonts w:ascii="Times New Roman" w:hAnsi="Times New Roman" w:cs="Times New Roman"/>
          <w:sz w:val="24"/>
          <w:szCs w:val="24"/>
        </w:rPr>
        <w:t xml:space="preserve">Specifically, for the first time </w:t>
      </w:r>
      <w:r w:rsidR="00145F00" w:rsidRPr="008D35DA">
        <w:rPr>
          <w:rFonts w:ascii="Times New Roman" w:hAnsi="Times New Roman" w:cs="Times New Roman"/>
          <w:sz w:val="24"/>
          <w:szCs w:val="24"/>
        </w:rPr>
        <w:t xml:space="preserve">we </w:t>
      </w:r>
      <w:r w:rsidRPr="008D35DA">
        <w:rPr>
          <w:rFonts w:ascii="Times New Roman" w:hAnsi="Times New Roman" w:cs="Times New Roman"/>
          <w:sz w:val="24"/>
          <w:szCs w:val="24"/>
        </w:rPr>
        <w:t xml:space="preserve">incorporated new environmental and ecological </w:t>
      </w:r>
      <w:r w:rsidR="00175E17" w:rsidRPr="008D35DA">
        <w:rPr>
          <w:rFonts w:ascii="Times New Roman" w:hAnsi="Times New Roman" w:cs="Times New Roman"/>
          <w:sz w:val="24"/>
          <w:szCs w:val="24"/>
        </w:rPr>
        <w:t xml:space="preserve">covariates (i.e., GOA.SST, Pink, Chum, Sockeye, </w:t>
      </w:r>
      <w:proofErr w:type="spellStart"/>
      <w:r w:rsidR="00175E17" w:rsidRPr="008D35DA">
        <w:rPr>
          <w:rFonts w:ascii="Times New Roman" w:hAnsi="Times New Roman" w:cs="Times New Roman"/>
          <w:sz w:val="24"/>
          <w:szCs w:val="24"/>
        </w:rPr>
        <w:t>Salmon.Total</w:t>
      </w:r>
      <w:proofErr w:type="spellEnd"/>
      <w:r w:rsidR="00175E17" w:rsidRPr="008D35DA">
        <w:rPr>
          <w:rFonts w:ascii="Times New Roman" w:hAnsi="Times New Roman" w:cs="Times New Roman"/>
          <w:sz w:val="24"/>
          <w:szCs w:val="24"/>
        </w:rPr>
        <w:t>)</w:t>
      </w:r>
      <w:r w:rsidRPr="008D35DA">
        <w:rPr>
          <w:rFonts w:ascii="Times New Roman" w:hAnsi="Times New Roman" w:cs="Times New Roman"/>
          <w:sz w:val="24"/>
          <w:szCs w:val="24"/>
        </w:rPr>
        <w:t xml:space="preserve"> into the Ricker and Power forecast models</w:t>
      </w:r>
      <w:r w:rsidR="00175E17" w:rsidRPr="008D35DA">
        <w:rPr>
          <w:rFonts w:ascii="Times New Roman" w:hAnsi="Times New Roman" w:cs="Times New Roman"/>
          <w:sz w:val="24"/>
          <w:szCs w:val="24"/>
        </w:rPr>
        <w:t>, which has resulted in</w:t>
      </w:r>
      <w:r w:rsidRPr="008D35DA">
        <w:rPr>
          <w:rFonts w:ascii="Times New Roman" w:hAnsi="Times New Roman" w:cs="Times New Roman"/>
          <w:sz w:val="24"/>
          <w:szCs w:val="24"/>
        </w:rPr>
        <w:t xml:space="preserve"> consistent</w:t>
      </w:r>
      <w:r w:rsidR="00CF1968" w:rsidRPr="008D35DA">
        <w:rPr>
          <w:rFonts w:ascii="Times New Roman" w:hAnsi="Times New Roman" w:cs="Times New Roman"/>
          <w:sz w:val="24"/>
          <w:szCs w:val="24"/>
        </w:rPr>
        <w:t>ly</w:t>
      </w:r>
      <w:r w:rsidRPr="008D35DA">
        <w:rPr>
          <w:rFonts w:ascii="Times New Roman" w:hAnsi="Times New Roman" w:cs="Times New Roman"/>
          <w:sz w:val="24"/>
          <w:szCs w:val="24"/>
        </w:rPr>
        <w:t xml:space="preserve"> </w:t>
      </w:r>
      <w:r w:rsidR="00CF1968" w:rsidRPr="008D35DA">
        <w:rPr>
          <w:rFonts w:ascii="Times New Roman" w:hAnsi="Times New Roman" w:cs="Times New Roman"/>
          <w:sz w:val="24"/>
          <w:szCs w:val="24"/>
        </w:rPr>
        <w:t xml:space="preserve">robust </w:t>
      </w:r>
      <w:r w:rsidR="00175E17" w:rsidRPr="008D35DA">
        <w:rPr>
          <w:rFonts w:ascii="Times New Roman" w:hAnsi="Times New Roman" w:cs="Times New Roman"/>
          <w:sz w:val="24"/>
          <w:szCs w:val="24"/>
        </w:rPr>
        <w:t xml:space="preserve">forecasts </w:t>
      </w:r>
      <w:r w:rsidRPr="008D35DA">
        <w:rPr>
          <w:rFonts w:ascii="Times New Roman" w:hAnsi="Times New Roman" w:cs="Times New Roman"/>
          <w:sz w:val="24"/>
          <w:szCs w:val="24"/>
        </w:rPr>
        <w:t xml:space="preserve">across all 18 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stocks, regardless of data quality and survey method</w:t>
      </w:r>
      <w:r w:rsidR="00BE776C"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changes temporally over decades and spatially over the entire Fraser watershed. </w:t>
      </w:r>
      <w:ins w:id="630" w:author="Xu, Yi [2]" w:date="2023-04-10T14:06:00Z">
        <w:r w:rsidR="00EE1791">
          <w:rPr>
            <w:rFonts w:ascii="Times New Roman" w:hAnsi="Times New Roman" w:cs="Times New Roman"/>
            <w:sz w:val="24"/>
            <w:szCs w:val="24"/>
          </w:rPr>
          <w:t xml:space="preserve">Based on the results of </w:t>
        </w:r>
      </w:ins>
      <w:ins w:id="631" w:author="Xu, Yi [2]" w:date="2023-04-10T14:09:00Z">
        <w:r w:rsidR="002C2698">
          <w:rPr>
            <w:rFonts w:ascii="Times New Roman" w:hAnsi="Times New Roman" w:cs="Times New Roman"/>
            <w:sz w:val="24"/>
            <w:szCs w:val="24"/>
          </w:rPr>
          <w:t xml:space="preserve">relative rank and </w:t>
        </w:r>
      </w:ins>
      <w:ins w:id="632" w:author="Xu, Yi [2]" w:date="2023-04-10T14:06:00Z">
        <w:r w:rsidR="00EE1791">
          <w:rPr>
            <w:rFonts w:ascii="Times New Roman" w:hAnsi="Times New Roman" w:cs="Times New Roman"/>
            <w:sz w:val="24"/>
            <w:szCs w:val="24"/>
          </w:rPr>
          <w:t xml:space="preserve">Taylor </w:t>
        </w:r>
      </w:ins>
      <w:proofErr w:type="spellStart"/>
      <w:ins w:id="633" w:author="Xu, Yi [2]" w:date="2023-04-10T14:07:00Z">
        <w:r w:rsidR="00EE1791">
          <w:rPr>
            <w:rFonts w:ascii="Times New Roman" w:hAnsi="Times New Roman" w:cs="Times New Roman"/>
            <w:sz w:val="24"/>
            <w:szCs w:val="24"/>
          </w:rPr>
          <w:t>diagrams,</w:t>
        </w:r>
      </w:ins>
      <w:del w:id="634" w:author="Xu, Yi [2]" w:date="2023-04-10T14:06:00Z">
        <w:r w:rsidRPr="008D35DA" w:rsidDel="00EE1791">
          <w:rPr>
            <w:rFonts w:ascii="Times New Roman" w:hAnsi="Times New Roman" w:cs="Times New Roman"/>
            <w:sz w:val="24"/>
            <w:szCs w:val="24"/>
          </w:rPr>
          <w:delText>W</w:delText>
        </w:r>
      </w:del>
      <w:ins w:id="635" w:author="Xu, Yi [2]" w:date="2023-04-10T14:07:00Z">
        <w:r w:rsidR="00EE1791">
          <w:rPr>
            <w:rFonts w:ascii="Times New Roman" w:hAnsi="Times New Roman" w:cs="Times New Roman"/>
            <w:sz w:val="24"/>
            <w:szCs w:val="24"/>
          </w:rPr>
          <w:t>w</w:t>
        </w:r>
      </w:ins>
      <w:r w:rsidRPr="008D35DA">
        <w:rPr>
          <w:rFonts w:ascii="Times New Roman" w:hAnsi="Times New Roman" w:cs="Times New Roman"/>
          <w:sz w:val="24"/>
          <w:szCs w:val="24"/>
        </w:rPr>
        <w:t>e</w:t>
      </w:r>
      <w:proofErr w:type="spellEnd"/>
      <w:r w:rsidRPr="008D35DA">
        <w:rPr>
          <w:rFonts w:ascii="Times New Roman" w:hAnsi="Times New Roman" w:cs="Times New Roman"/>
          <w:sz w:val="24"/>
          <w:szCs w:val="24"/>
        </w:rPr>
        <w:t xml:space="preserve"> </w:t>
      </w:r>
      <w:commentRangeStart w:id="636"/>
      <w:commentRangeStart w:id="637"/>
      <w:r w:rsidR="00BE776C" w:rsidRPr="008D35DA">
        <w:rPr>
          <w:rFonts w:ascii="Times New Roman" w:hAnsi="Times New Roman" w:cs="Times New Roman"/>
          <w:sz w:val="24"/>
          <w:szCs w:val="24"/>
        </w:rPr>
        <w:t>conclude</w:t>
      </w:r>
      <w:del w:id="638" w:author="Holmes, John" w:date="2023-04-02T16:52:00Z">
        <w:r w:rsidR="00DB152A" w:rsidDel="00AE21A9">
          <w:rPr>
            <w:rFonts w:ascii="Times New Roman" w:hAnsi="Times New Roman" w:cs="Times New Roman"/>
            <w:sz w:val="24"/>
            <w:szCs w:val="24"/>
          </w:rPr>
          <w:delText>d</w:delText>
        </w:r>
      </w:del>
      <w:r w:rsidR="00BE776C" w:rsidRPr="008D35DA">
        <w:rPr>
          <w:rFonts w:ascii="Times New Roman" w:hAnsi="Times New Roman" w:cs="Times New Roman"/>
          <w:sz w:val="24"/>
          <w:szCs w:val="24"/>
        </w:rPr>
        <w:t xml:space="preserve"> that </w:t>
      </w:r>
      <w:r w:rsidRPr="008D35DA">
        <w:rPr>
          <w:rFonts w:ascii="Times New Roman" w:hAnsi="Times New Roman" w:cs="Times New Roman"/>
          <w:sz w:val="24"/>
          <w:szCs w:val="24"/>
        </w:rPr>
        <w:t xml:space="preserve">these </w:t>
      </w:r>
      <w:r w:rsidR="00DA54F8" w:rsidRPr="008D35DA">
        <w:rPr>
          <w:rFonts w:ascii="Times New Roman" w:hAnsi="Times New Roman" w:cs="Times New Roman"/>
          <w:sz w:val="24"/>
          <w:szCs w:val="24"/>
        </w:rPr>
        <w:t xml:space="preserve">new covariates, </w:t>
      </w:r>
      <w:commentRangeEnd w:id="636"/>
      <w:r w:rsidR="00AE21A9">
        <w:rPr>
          <w:rStyle w:val="CommentReference"/>
        </w:rPr>
        <w:commentReference w:id="636"/>
      </w:r>
      <w:commentRangeEnd w:id="637"/>
      <w:r w:rsidR="00EE1791">
        <w:rPr>
          <w:rStyle w:val="CommentReference"/>
        </w:rPr>
        <w:commentReference w:id="637"/>
      </w:r>
      <w:r w:rsidR="00DA54F8" w:rsidRPr="008D35DA">
        <w:rPr>
          <w:rFonts w:ascii="Times New Roman" w:hAnsi="Times New Roman" w:cs="Times New Roman"/>
          <w:sz w:val="24"/>
          <w:szCs w:val="24"/>
        </w:rPr>
        <w:t xml:space="preserve">particularly Pink and </w:t>
      </w:r>
      <w:proofErr w:type="spellStart"/>
      <w:r w:rsidR="00DA54F8" w:rsidRPr="008D35DA">
        <w:rPr>
          <w:rFonts w:ascii="Times New Roman" w:hAnsi="Times New Roman" w:cs="Times New Roman"/>
          <w:sz w:val="24"/>
          <w:szCs w:val="24"/>
        </w:rPr>
        <w:t>Salmon.Total</w:t>
      </w:r>
      <w:proofErr w:type="spellEnd"/>
      <w:r w:rsidR="00DA54F8" w:rsidRPr="008D35DA">
        <w:rPr>
          <w:rFonts w:ascii="Times New Roman" w:hAnsi="Times New Roman" w:cs="Times New Roman"/>
          <w:sz w:val="24"/>
          <w:szCs w:val="24"/>
        </w:rPr>
        <w:t>,</w:t>
      </w:r>
      <w:r w:rsidRPr="008D35DA">
        <w:rPr>
          <w:rFonts w:ascii="Times New Roman" w:hAnsi="Times New Roman" w:cs="Times New Roman"/>
          <w:sz w:val="24"/>
          <w:szCs w:val="24"/>
        </w:rPr>
        <w:t xml:space="preserve"> could be</w:t>
      </w:r>
      <w:r w:rsidR="00FE1E97">
        <w:rPr>
          <w:rFonts w:ascii="Times New Roman" w:hAnsi="Times New Roman" w:cs="Times New Roman"/>
          <w:sz w:val="24"/>
          <w:szCs w:val="24"/>
        </w:rPr>
        <w:t xml:space="preserve"> used as</w:t>
      </w:r>
      <w:r w:rsidRPr="008D35DA">
        <w:rPr>
          <w:rFonts w:ascii="Times New Roman" w:hAnsi="Times New Roman" w:cs="Times New Roman"/>
          <w:sz w:val="24"/>
          <w:szCs w:val="24"/>
        </w:rPr>
        <w:t xml:space="preserve"> </w:t>
      </w:r>
      <w:commentRangeStart w:id="639"/>
      <w:commentRangeStart w:id="640"/>
      <w:r w:rsidRPr="008D35DA">
        <w:rPr>
          <w:rFonts w:ascii="Times New Roman" w:hAnsi="Times New Roman" w:cs="Times New Roman"/>
          <w:sz w:val="24"/>
          <w:szCs w:val="24"/>
        </w:rPr>
        <w:t xml:space="preserve">good indicators </w:t>
      </w:r>
      <w:commentRangeEnd w:id="639"/>
      <w:r w:rsidR="00AE21A9">
        <w:rPr>
          <w:rStyle w:val="CommentReference"/>
        </w:rPr>
        <w:commentReference w:id="639"/>
      </w:r>
      <w:commentRangeEnd w:id="640"/>
      <w:r w:rsidR="002C2698">
        <w:rPr>
          <w:rStyle w:val="CommentReference"/>
        </w:rPr>
        <w:commentReference w:id="640"/>
      </w:r>
      <w:r w:rsidR="00BE776C" w:rsidRPr="008D35DA">
        <w:rPr>
          <w:rFonts w:ascii="Times New Roman" w:hAnsi="Times New Roman" w:cs="Times New Roman"/>
          <w:sz w:val="24"/>
          <w:szCs w:val="24"/>
        </w:rPr>
        <w:t xml:space="preserve">for </w:t>
      </w:r>
      <w:r w:rsidRPr="008D35DA">
        <w:rPr>
          <w:rFonts w:ascii="Times New Roman" w:hAnsi="Times New Roman" w:cs="Times New Roman"/>
          <w:sz w:val="24"/>
          <w:szCs w:val="24"/>
        </w:rPr>
        <w:t xml:space="preserve">all Pacific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w:t>
      </w:r>
      <w:ins w:id="641" w:author="Xu, Yi [2]" w:date="2023-04-10T14:06:00Z">
        <w:r w:rsidR="00EE1791">
          <w:rPr>
            <w:rFonts w:ascii="Times New Roman" w:hAnsi="Times New Roman" w:cs="Times New Roman"/>
            <w:sz w:val="24"/>
            <w:szCs w:val="24"/>
          </w:rPr>
          <w:t xml:space="preserve">survival </w:t>
        </w:r>
      </w:ins>
      <w:r w:rsidRPr="008D35DA">
        <w:rPr>
          <w:rFonts w:ascii="Times New Roman" w:hAnsi="Times New Roman" w:cs="Times New Roman"/>
          <w:sz w:val="24"/>
          <w:szCs w:val="24"/>
        </w:rPr>
        <w:t xml:space="preserve">in river systems in North America and Asia and suggest </w:t>
      </w:r>
      <w:r w:rsidR="00967E00" w:rsidRPr="008D35DA">
        <w:rPr>
          <w:rFonts w:ascii="Times New Roman" w:hAnsi="Times New Roman" w:cs="Times New Roman"/>
          <w:sz w:val="24"/>
          <w:szCs w:val="24"/>
        </w:rPr>
        <w:t xml:space="preserve">that </w:t>
      </w:r>
      <w:r w:rsidRPr="008D35DA">
        <w:rPr>
          <w:rFonts w:ascii="Times New Roman" w:hAnsi="Times New Roman" w:cs="Times New Roman"/>
          <w:sz w:val="24"/>
          <w:szCs w:val="24"/>
        </w:rPr>
        <w:t>scientists consider including them in future forecast models.</w:t>
      </w:r>
    </w:p>
    <w:p w14:paraId="4EA9A1EA" w14:textId="5F4660FC"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4.1 </w:t>
      </w:r>
      <w:r w:rsidR="000D5770" w:rsidRPr="002B6095">
        <w:rPr>
          <w:rFonts w:ascii="Times New Roman" w:hAnsi="Times New Roman" w:cs="Times New Roman"/>
          <w:b/>
          <w:bCs/>
          <w:sz w:val="24"/>
          <w:szCs w:val="24"/>
        </w:rPr>
        <w:t>Moving t</w:t>
      </w:r>
      <w:r w:rsidR="00884305" w:rsidRPr="002B6095">
        <w:rPr>
          <w:rFonts w:ascii="Times New Roman" w:hAnsi="Times New Roman" w:cs="Times New Roman"/>
          <w:b/>
          <w:bCs/>
          <w:sz w:val="24"/>
          <w:szCs w:val="24"/>
        </w:rPr>
        <w:t>oward</w:t>
      </w:r>
      <w:r w:rsidR="00CF4212" w:rsidRPr="002B6095">
        <w:rPr>
          <w:rFonts w:ascii="Times New Roman" w:hAnsi="Times New Roman" w:cs="Times New Roman"/>
          <w:b/>
          <w:bCs/>
          <w:sz w:val="24"/>
          <w:szCs w:val="24"/>
        </w:rPr>
        <w:t>s</w:t>
      </w:r>
      <w:r w:rsidR="00884305" w:rsidRPr="002B6095">
        <w:rPr>
          <w:rFonts w:ascii="Times New Roman" w:hAnsi="Times New Roman" w:cs="Times New Roman"/>
          <w:b/>
          <w:bCs/>
          <w:sz w:val="24"/>
          <w:szCs w:val="24"/>
        </w:rPr>
        <w:t xml:space="preserve"> </w:t>
      </w:r>
      <w:r w:rsidR="00CF4212" w:rsidRPr="002B6095">
        <w:rPr>
          <w:rFonts w:ascii="Times New Roman" w:hAnsi="Times New Roman" w:cs="Times New Roman"/>
          <w:b/>
          <w:bCs/>
          <w:sz w:val="24"/>
          <w:szCs w:val="24"/>
        </w:rPr>
        <w:t>ecosystem-</w:t>
      </w:r>
      <w:r w:rsidR="00884305" w:rsidRPr="002B6095">
        <w:rPr>
          <w:rFonts w:ascii="Times New Roman" w:hAnsi="Times New Roman" w:cs="Times New Roman"/>
          <w:b/>
          <w:bCs/>
          <w:sz w:val="24"/>
          <w:szCs w:val="24"/>
        </w:rPr>
        <w:t>based fisheries management</w:t>
      </w:r>
    </w:p>
    <w:p w14:paraId="534CA223" w14:textId="4578143B" w:rsidR="00724203" w:rsidDel="002C2698" w:rsidRDefault="004263EC" w:rsidP="008D35DA">
      <w:pPr>
        <w:spacing w:line="480" w:lineRule="auto"/>
        <w:ind w:firstLine="360"/>
        <w:rPr>
          <w:ins w:id="642" w:author="Holmes, John" w:date="2023-04-02T17:11:00Z"/>
          <w:del w:id="643" w:author="Xu, Yi [2]" w:date="2023-04-10T14:15:00Z"/>
          <w:rFonts w:ascii="Times New Roman" w:hAnsi="Times New Roman" w:cs="Times New Roman"/>
          <w:sz w:val="24"/>
          <w:szCs w:val="24"/>
        </w:rPr>
      </w:pPr>
      <w:r>
        <w:rPr>
          <w:rFonts w:ascii="Times New Roman" w:hAnsi="Times New Roman" w:cs="Times New Roman"/>
          <w:sz w:val="24"/>
          <w:szCs w:val="24"/>
        </w:rPr>
        <w:lastRenderedPageBreak/>
        <w:t>Sockeye</w:t>
      </w:r>
      <w:r w:rsidR="00B2664C" w:rsidRPr="008D35DA">
        <w:rPr>
          <w:rFonts w:ascii="Times New Roman" w:hAnsi="Times New Roman" w:cs="Times New Roman"/>
          <w:sz w:val="24"/>
          <w:szCs w:val="24"/>
        </w:rPr>
        <w:t xml:space="preserve"> salmon have </w:t>
      </w:r>
      <w:del w:id="644" w:author="Holmes, John" w:date="2023-04-02T16:55:00Z">
        <w:r w:rsidR="00B2664C" w:rsidRPr="008D35DA" w:rsidDel="00AE21A9">
          <w:rPr>
            <w:rFonts w:ascii="Times New Roman" w:hAnsi="Times New Roman" w:cs="Times New Roman"/>
            <w:sz w:val="24"/>
            <w:szCs w:val="24"/>
          </w:rPr>
          <w:delText xml:space="preserve">very </w:delText>
        </w:r>
      </w:del>
      <w:ins w:id="645" w:author="Holmes, John" w:date="2023-04-02T16:55:00Z">
        <w:r w:rsidR="00AE21A9">
          <w:rPr>
            <w:rFonts w:ascii="Times New Roman" w:hAnsi="Times New Roman" w:cs="Times New Roman"/>
            <w:sz w:val="24"/>
            <w:szCs w:val="24"/>
          </w:rPr>
          <w:t>a</w:t>
        </w:r>
        <w:r w:rsidR="00AE21A9" w:rsidRPr="008D35DA">
          <w:rPr>
            <w:rFonts w:ascii="Times New Roman" w:hAnsi="Times New Roman" w:cs="Times New Roman"/>
            <w:sz w:val="24"/>
            <w:szCs w:val="24"/>
          </w:rPr>
          <w:t xml:space="preserve"> </w:t>
        </w:r>
      </w:ins>
      <w:r w:rsidR="00B2664C" w:rsidRPr="008D35DA">
        <w:rPr>
          <w:rFonts w:ascii="Times New Roman" w:hAnsi="Times New Roman" w:cs="Times New Roman"/>
          <w:sz w:val="24"/>
          <w:szCs w:val="24"/>
        </w:rPr>
        <w:t xml:space="preserve">complex life history, going through vastly different freshwater and marine environments at different life stages, resulting in very unpredictable </w:t>
      </w:r>
      <w:ins w:id="646" w:author="Holmes, John" w:date="2023-04-02T16:55:00Z">
        <w:r w:rsidR="00AE21A9">
          <w:rPr>
            <w:rFonts w:ascii="Times New Roman" w:hAnsi="Times New Roman" w:cs="Times New Roman"/>
            <w:sz w:val="24"/>
            <w:szCs w:val="24"/>
          </w:rPr>
          <w:t xml:space="preserve">impacts on stock </w:t>
        </w:r>
      </w:ins>
      <w:r w:rsidR="00B2664C" w:rsidRPr="008D35DA">
        <w:rPr>
          <w:rFonts w:ascii="Times New Roman" w:hAnsi="Times New Roman" w:cs="Times New Roman"/>
          <w:sz w:val="24"/>
          <w:szCs w:val="24"/>
        </w:rPr>
        <w:t>productivity (e.g</w:t>
      </w:r>
      <w:r w:rsidR="008957C7">
        <w:rPr>
          <w:rFonts w:ascii="Times New Roman" w:hAnsi="Times New Roman" w:cs="Times New Roman"/>
          <w:sz w:val="24"/>
          <w:szCs w:val="24"/>
        </w:rPr>
        <w:t>.</w:t>
      </w:r>
      <w:r w:rsidR="00B2664C" w:rsidRPr="008D35DA">
        <w:rPr>
          <w:rFonts w:ascii="Times New Roman" w:hAnsi="Times New Roman" w:cs="Times New Roman"/>
          <w:sz w:val="24"/>
          <w:szCs w:val="24"/>
        </w:rPr>
        <w:t>, Ricker 1997; Akenhead et al. 2016</w:t>
      </w:r>
      <w:r w:rsidR="00096DF9" w:rsidRPr="008D35DA">
        <w:rPr>
          <w:rFonts w:ascii="Times New Roman" w:hAnsi="Times New Roman" w:cs="Times New Roman"/>
          <w:sz w:val="24"/>
          <w:szCs w:val="24"/>
        </w:rPr>
        <w:t>b</w:t>
      </w:r>
      <w:r w:rsidR="00B2664C" w:rsidRPr="008D35DA">
        <w:rPr>
          <w:rFonts w:ascii="Times New Roman" w:hAnsi="Times New Roman" w:cs="Times New Roman"/>
          <w:sz w:val="24"/>
          <w:szCs w:val="24"/>
        </w:rPr>
        <w:t xml:space="preserve">; Huang et al. 2021). Generating reliable pre-season forecasts </w:t>
      </w:r>
      <w:r w:rsidR="00C63308" w:rsidRPr="008D35DA">
        <w:rPr>
          <w:rFonts w:ascii="Times New Roman" w:hAnsi="Times New Roman" w:cs="Times New Roman"/>
          <w:sz w:val="24"/>
          <w:szCs w:val="24"/>
        </w:rPr>
        <w:t xml:space="preserve">of </w:t>
      </w:r>
      <w:r>
        <w:rPr>
          <w:rFonts w:ascii="Times New Roman" w:hAnsi="Times New Roman" w:cs="Times New Roman"/>
          <w:sz w:val="24"/>
          <w:szCs w:val="24"/>
        </w:rPr>
        <w:t>Sockeye</w:t>
      </w:r>
      <w:r w:rsidR="00C63308" w:rsidRPr="008D35DA">
        <w:rPr>
          <w:rFonts w:ascii="Times New Roman" w:hAnsi="Times New Roman" w:cs="Times New Roman"/>
          <w:sz w:val="24"/>
          <w:szCs w:val="24"/>
        </w:rPr>
        <w:t xml:space="preserve"> return</w:t>
      </w:r>
      <w:ins w:id="647" w:author="Holmes, John" w:date="2023-04-02T16:55:00Z">
        <w:r w:rsidR="00AE21A9">
          <w:rPr>
            <w:rFonts w:ascii="Times New Roman" w:hAnsi="Times New Roman" w:cs="Times New Roman"/>
            <w:sz w:val="24"/>
            <w:szCs w:val="24"/>
          </w:rPr>
          <w:t>s</w:t>
        </w:r>
      </w:ins>
      <w:r w:rsidR="00C63308" w:rsidRPr="008D35DA">
        <w:rPr>
          <w:rFonts w:ascii="Times New Roman" w:hAnsi="Times New Roman" w:cs="Times New Roman"/>
          <w:sz w:val="24"/>
          <w:szCs w:val="24"/>
        </w:rPr>
        <w:t xml:space="preserve"> </w:t>
      </w:r>
      <w:r w:rsidR="00967E00" w:rsidRPr="008D35DA">
        <w:rPr>
          <w:rFonts w:ascii="Times New Roman" w:hAnsi="Times New Roman" w:cs="Times New Roman"/>
          <w:sz w:val="24"/>
          <w:szCs w:val="24"/>
        </w:rPr>
        <w:t>is dependent</w:t>
      </w:r>
      <w:r w:rsidR="00B2664C" w:rsidRPr="008D35DA">
        <w:rPr>
          <w:rFonts w:ascii="Times New Roman" w:hAnsi="Times New Roman" w:cs="Times New Roman"/>
          <w:sz w:val="24"/>
          <w:szCs w:val="24"/>
        </w:rPr>
        <w:t xml:space="preserve"> on </w:t>
      </w:r>
      <w:r w:rsidR="00967E00" w:rsidRPr="008D35DA">
        <w:rPr>
          <w:rFonts w:ascii="Times New Roman" w:hAnsi="Times New Roman" w:cs="Times New Roman"/>
          <w:sz w:val="24"/>
          <w:szCs w:val="24"/>
        </w:rPr>
        <w:t>reliable</w:t>
      </w:r>
      <w:r w:rsidR="00B2664C" w:rsidRPr="008D35DA">
        <w:rPr>
          <w:rFonts w:ascii="Times New Roman" w:hAnsi="Times New Roman" w:cs="Times New Roman"/>
          <w:sz w:val="24"/>
          <w:szCs w:val="24"/>
        </w:rPr>
        <w:t xml:space="preserve"> modelling of </w:t>
      </w:r>
      <w:r w:rsidR="00C63308" w:rsidRPr="008D35DA">
        <w:rPr>
          <w:rFonts w:ascii="Times New Roman" w:hAnsi="Times New Roman" w:cs="Times New Roman"/>
          <w:sz w:val="24"/>
          <w:szCs w:val="24"/>
        </w:rPr>
        <w:t xml:space="preserve">their </w:t>
      </w:r>
      <w:r w:rsidR="00B2664C" w:rsidRPr="008D35DA">
        <w:rPr>
          <w:rFonts w:ascii="Times New Roman" w:hAnsi="Times New Roman" w:cs="Times New Roman"/>
          <w:sz w:val="24"/>
          <w:szCs w:val="24"/>
        </w:rPr>
        <w:t xml:space="preserve">complex </w:t>
      </w:r>
      <w:r w:rsidR="00C63308" w:rsidRPr="008D35DA">
        <w:rPr>
          <w:rFonts w:ascii="Times New Roman" w:hAnsi="Times New Roman" w:cs="Times New Roman"/>
          <w:sz w:val="24"/>
          <w:szCs w:val="24"/>
        </w:rPr>
        <w:t xml:space="preserve">life history </w:t>
      </w:r>
      <w:r w:rsidR="00967E00" w:rsidRPr="008D35DA">
        <w:rPr>
          <w:rFonts w:ascii="Times New Roman" w:hAnsi="Times New Roman" w:cs="Times New Roman"/>
          <w:sz w:val="24"/>
          <w:szCs w:val="24"/>
        </w:rPr>
        <w:t xml:space="preserve">and </w:t>
      </w:r>
      <w:r w:rsidR="00F11DF0" w:rsidRPr="008D35DA">
        <w:rPr>
          <w:rFonts w:ascii="Times New Roman" w:hAnsi="Times New Roman" w:cs="Times New Roman"/>
          <w:sz w:val="24"/>
          <w:szCs w:val="24"/>
        </w:rPr>
        <w:t>particularly of</w:t>
      </w:r>
      <w:ins w:id="648" w:author="Holmes, John" w:date="2023-04-02T16:55:00Z">
        <w:r w:rsidR="00AE21A9">
          <w:rPr>
            <w:rFonts w:ascii="Times New Roman" w:hAnsi="Times New Roman" w:cs="Times New Roman"/>
            <w:sz w:val="24"/>
            <w:szCs w:val="24"/>
          </w:rPr>
          <w:t xml:space="preserve"> the</w:t>
        </w:r>
      </w:ins>
      <w:r w:rsidR="00F11DF0" w:rsidRPr="008D35DA">
        <w:rPr>
          <w:rFonts w:ascii="Times New Roman" w:hAnsi="Times New Roman" w:cs="Times New Roman"/>
          <w:sz w:val="24"/>
          <w:szCs w:val="24"/>
        </w:rPr>
        <w:t xml:space="preserve"> </w:t>
      </w:r>
      <w:r w:rsidR="007F5BBC" w:rsidRPr="008D35DA">
        <w:rPr>
          <w:rFonts w:ascii="Times New Roman" w:hAnsi="Times New Roman" w:cs="Times New Roman"/>
          <w:sz w:val="24"/>
          <w:szCs w:val="24"/>
        </w:rPr>
        <w:t xml:space="preserve">impacts </w:t>
      </w:r>
      <w:ins w:id="649" w:author="Holmes, John" w:date="2023-04-02T16:55:00Z">
        <w:r w:rsidR="00AE21A9">
          <w:rPr>
            <w:rFonts w:ascii="Times New Roman" w:hAnsi="Times New Roman" w:cs="Times New Roman"/>
            <w:sz w:val="24"/>
            <w:szCs w:val="24"/>
          </w:rPr>
          <w:t xml:space="preserve">of </w:t>
        </w:r>
      </w:ins>
      <w:del w:id="650" w:author="Holmes, John" w:date="2023-04-02T16:55:00Z">
        <w:r w:rsidR="007F5BBC" w:rsidRPr="008D35DA" w:rsidDel="00AE21A9">
          <w:rPr>
            <w:rFonts w:ascii="Times New Roman" w:hAnsi="Times New Roman" w:cs="Times New Roman"/>
            <w:sz w:val="24"/>
            <w:szCs w:val="24"/>
          </w:rPr>
          <w:delText xml:space="preserve">from </w:delText>
        </w:r>
      </w:del>
      <w:del w:id="651" w:author="Holmes, John" w:date="2023-04-02T16:56:00Z">
        <w:r w:rsidR="00C63308" w:rsidRPr="008D35DA" w:rsidDel="00AE21A9">
          <w:rPr>
            <w:rFonts w:ascii="Times New Roman" w:hAnsi="Times New Roman" w:cs="Times New Roman"/>
            <w:sz w:val="24"/>
            <w:szCs w:val="24"/>
          </w:rPr>
          <w:delText>their</w:delText>
        </w:r>
        <w:r w:rsidR="00B2664C" w:rsidRPr="008D35DA" w:rsidDel="00AE21A9">
          <w:rPr>
            <w:rFonts w:ascii="Times New Roman" w:hAnsi="Times New Roman" w:cs="Times New Roman"/>
            <w:sz w:val="24"/>
            <w:szCs w:val="24"/>
          </w:rPr>
          <w:delText xml:space="preserve"> </w:delText>
        </w:r>
        <w:r w:rsidR="00C63308" w:rsidRPr="008D35DA" w:rsidDel="00AE21A9">
          <w:rPr>
            <w:rFonts w:ascii="Times New Roman" w:hAnsi="Times New Roman" w:cs="Times New Roman"/>
            <w:sz w:val="24"/>
            <w:szCs w:val="24"/>
          </w:rPr>
          <w:delText xml:space="preserve">physical and biological environments </w:delText>
        </w:r>
        <w:r w:rsidR="007F5BBC" w:rsidRPr="008D35DA" w:rsidDel="00AE21A9">
          <w:rPr>
            <w:rFonts w:ascii="Times New Roman" w:hAnsi="Times New Roman" w:cs="Times New Roman"/>
            <w:sz w:val="24"/>
            <w:szCs w:val="24"/>
          </w:rPr>
          <w:delText xml:space="preserve">through </w:delText>
        </w:r>
      </w:del>
      <w:r w:rsidR="00B2664C" w:rsidRPr="008D35DA">
        <w:rPr>
          <w:rFonts w:ascii="Times New Roman" w:hAnsi="Times New Roman" w:cs="Times New Roman"/>
          <w:sz w:val="24"/>
          <w:szCs w:val="24"/>
        </w:rPr>
        <w:t xml:space="preserve">climate </w:t>
      </w:r>
      <w:r w:rsidR="00294383" w:rsidRPr="008D35DA">
        <w:rPr>
          <w:rFonts w:ascii="Times New Roman" w:hAnsi="Times New Roman" w:cs="Times New Roman"/>
          <w:sz w:val="24"/>
          <w:szCs w:val="24"/>
        </w:rPr>
        <w:t>change</w:t>
      </w:r>
      <w:r w:rsidR="00C63308" w:rsidRPr="008D35DA">
        <w:rPr>
          <w:rFonts w:ascii="Times New Roman" w:hAnsi="Times New Roman" w:cs="Times New Roman"/>
          <w:sz w:val="24"/>
          <w:szCs w:val="24"/>
        </w:rPr>
        <w:t>,</w:t>
      </w:r>
      <w:r w:rsidR="00B2664C" w:rsidRPr="008D35DA">
        <w:rPr>
          <w:rFonts w:ascii="Times New Roman" w:hAnsi="Times New Roman" w:cs="Times New Roman"/>
          <w:sz w:val="24"/>
          <w:szCs w:val="24"/>
        </w:rPr>
        <w:t xml:space="preserve"> ecosystem phase transitions</w:t>
      </w:r>
      <w:r w:rsidR="00C63308" w:rsidRPr="008D35DA">
        <w:rPr>
          <w:rFonts w:ascii="Times New Roman" w:hAnsi="Times New Roman" w:cs="Times New Roman"/>
          <w:sz w:val="24"/>
          <w:szCs w:val="24"/>
        </w:rPr>
        <w:t xml:space="preserve">, and competition </w:t>
      </w:r>
      <w:ins w:id="652" w:author="Holmes, John" w:date="2023-04-02T16:56:00Z">
        <w:r w:rsidR="00AE21A9">
          <w:rPr>
            <w:rFonts w:ascii="Times New Roman" w:hAnsi="Times New Roman" w:cs="Times New Roman"/>
            <w:sz w:val="24"/>
            <w:szCs w:val="24"/>
          </w:rPr>
          <w:t xml:space="preserve">for </w:t>
        </w:r>
      </w:ins>
      <w:del w:id="653" w:author="Holmes, John" w:date="2023-04-02T16:56:00Z">
        <w:r w:rsidR="00C63308" w:rsidRPr="008D35DA" w:rsidDel="00AE21A9">
          <w:rPr>
            <w:rFonts w:ascii="Times New Roman" w:hAnsi="Times New Roman" w:cs="Times New Roman"/>
            <w:sz w:val="24"/>
            <w:szCs w:val="24"/>
          </w:rPr>
          <w:delText xml:space="preserve">of </w:delText>
        </w:r>
      </w:del>
      <w:r w:rsidR="00C63308" w:rsidRPr="008D35DA">
        <w:rPr>
          <w:rFonts w:ascii="Times New Roman" w:hAnsi="Times New Roman" w:cs="Times New Roman"/>
          <w:sz w:val="24"/>
          <w:szCs w:val="24"/>
        </w:rPr>
        <w:t>food and other resources</w:t>
      </w:r>
      <w:r w:rsidR="00B2664C" w:rsidRPr="008D35DA">
        <w:rPr>
          <w:rFonts w:ascii="Times New Roman" w:hAnsi="Times New Roman" w:cs="Times New Roman"/>
          <w:sz w:val="24"/>
          <w:szCs w:val="24"/>
        </w:rPr>
        <w:t xml:space="preserve"> (</w:t>
      </w:r>
      <w:r w:rsidR="0083050D" w:rsidRPr="008D35DA">
        <w:rPr>
          <w:rFonts w:ascii="Times New Roman" w:hAnsi="Times New Roman" w:cs="Times New Roman"/>
          <w:sz w:val="24"/>
          <w:szCs w:val="24"/>
        </w:rPr>
        <w:t xml:space="preserve">e.g., Patterson et al. 2016; Satterthwaite et al. 2020; Connors et al. 2020; </w:t>
      </w:r>
      <w:r w:rsidR="00B2664C" w:rsidRPr="008D35DA">
        <w:rPr>
          <w:rFonts w:ascii="Times New Roman" w:hAnsi="Times New Roman" w:cs="Times New Roman"/>
          <w:sz w:val="24"/>
          <w:szCs w:val="24"/>
        </w:rPr>
        <w:t>Wainwright 2021</w:t>
      </w:r>
      <w:r w:rsidR="007F5BBC" w:rsidRPr="008D35DA">
        <w:rPr>
          <w:rFonts w:ascii="Times New Roman" w:hAnsi="Times New Roman" w:cs="Times New Roman"/>
          <w:sz w:val="24"/>
          <w:szCs w:val="24"/>
        </w:rPr>
        <w:t xml:space="preserve">; </w:t>
      </w:r>
      <w:proofErr w:type="spellStart"/>
      <w:r w:rsidR="007F5BBC" w:rsidRPr="008D35DA">
        <w:rPr>
          <w:rFonts w:ascii="Times New Roman" w:hAnsi="Times New Roman" w:cs="Times New Roman"/>
          <w:sz w:val="24"/>
          <w:szCs w:val="24"/>
        </w:rPr>
        <w:t>Ohlberger</w:t>
      </w:r>
      <w:proofErr w:type="spellEnd"/>
      <w:r w:rsidR="007F5BBC" w:rsidRPr="008D35DA">
        <w:rPr>
          <w:rFonts w:ascii="Times New Roman" w:hAnsi="Times New Roman" w:cs="Times New Roman"/>
          <w:sz w:val="24"/>
          <w:szCs w:val="24"/>
        </w:rPr>
        <w:t xml:space="preserve"> et al. 2022</w:t>
      </w:r>
      <w:r w:rsidR="00F775BE" w:rsidRPr="008D35DA">
        <w:rPr>
          <w:rFonts w:ascii="Times New Roman" w:hAnsi="Times New Roman" w:cs="Times New Roman"/>
          <w:sz w:val="24"/>
          <w:szCs w:val="24"/>
        </w:rPr>
        <w:t xml:space="preserve">; </w:t>
      </w:r>
      <w:proofErr w:type="spellStart"/>
      <w:r w:rsidR="00F775BE" w:rsidRPr="008D35DA">
        <w:rPr>
          <w:rFonts w:ascii="Times New Roman" w:hAnsi="Times New Roman" w:cs="Times New Roman"/>
          <w:sz w:val="24"/>
          <w:szCs w:val="24"/>
        </w:rPr>
        <w:t>Kaeriyama</w:t>
      </w:r>
      <w:proofErr w:type="spellEnd"/>
      <w:r w:rsidR="00F775BE" w:rsidRPr="008D35DA">
        <w:rPr>
          <w:rFonts w:ascii="Times New Roman" w:hAnsi="Times New Roman" w:cs="Times New Roman"/>
          <w:sz w:val="24"/>
          <w:szCs w:val="24"/>
        </w:rPr>
        <w:t xml:space="preserve"> 2022</w:t>
      </w:r>
      <w:r w:rsidR="00B2664C" w:rsidRPr="008D35DA">
        <w:rPr>
          <w:rFonts w:ascii="Times New Roman" w:hAnsi="Times New Roman" w:cs="Times New Roman"/>
          <w:sz w:val="24"/>
          <w:szCs w:val="24"/>
        </w:rPr>
        <w:t xml:space="preserve">). </w:t>
      </w:r>
      <w:del w:id="654" w:author="Holmes, John" w:date="2023-04-02T17:00:00Z">
        <w:r w:rsidR="002C3F46" w:rsidRPr="008D35DA" w:rsidDel="003C6898">
          <w:rPr>
            <w:rFonts w:ascii="Times New Roman" w:hAnsi="Times New Roman" w:cs="Times New Roman"/>
            <w:sz w:val="24"/>
            <w:szCs w:val="24"/>
          </w:rPr>
          <w:delText>Therefore, it is imperative to m</w:delText>
        </w:r>
      </w:del>
      <w:ins w:id="655" w:author="Holmes, John" w:date="2023-04-02T17:00:00Z">
        <w:r w:rsidR="003C6898">
          <w:rPr>
            <w:rFonts w:ascii="Times New Roman" w:hAnsi="Times New Roman" w:cs="Times New Roman"/>
            <w:sz w:val="24"/>
            <w:szCs w:val="24"/>
          </w:rPr>
          <w:t>M</w:t>
        </w:r>
      </w:ins>
      <w:r w:rsidR="002C3F46" w:rsidRPr="008D35DA">
        <w:rPr>
          <w:rFonts w:ascii="Times New Roman" w:hAnsi="Times New Roman" w:cs="Times New Roman"/>
          <w:sz w:val="24"/>
          <w:szCs w:val="24"/>
        </w:rPr>
        <w:t>ov</w:t>
      </w:r>
      <w:ins w:id="656" w:author="Holmes, John" w:date="2023-04-02T17:00:00Z">
        <w:r w:rsidR="003C6898">
          <w:rPr>
            <w:rFonts w:ascii="Times New Roman" w:hAnsi="Times New Roman" w:cs="Times New Roman"/>
            <w:sz w:val="24"/>
            <w:szCs w:val="24"/>
          </w:rPr>
          <w:t>ing</w:t>
        </w:r>
      </w:ins>
      <w:del w:id="657" w:author="Holmes, John" w:date="2023-04-02T17:00:00Z">
        <w:r w:rsidR="002C3F46" w:rsidRPr="008D35DA" w:rsidDel="003C6898">
          <w:rPr>
            <w:rFonts w:ascii="Times New Roman" w:hAnsi="Times New Roman" w:cs="Times New Roman"/>
            <w:sz w:val="24"/>
            <w:szCs w:val="24"/>
          </w:rPr>
          <w:delText>e</w:delText>
        </w:r>
      </w:del>
      <w:r w:rsidR="002C3F46" w:rsidRPr="008D35DA">
        <w:rPr>
          <w:rFonts w:ascii="Times New Roman" w:hAnsi="Times New Roman" w:cs="Times New Roman"/>
          <w:sz w:val="24"/>
          <w:szCs w:val="24"/>
        </w:rPr>
        <w:t xml:space="preserve"> pre-season </w:t>
      </w:r>
      <w:r>
        <w:rPr>
          <w:rFonts w:ascii="Times New Roman" w:hAnsi="Times New Roman" w:cs="Times New Roman"/>
          <w:sz w:val="24"/>
          <w:szCs w:val="24"/>
        </w:rPr>
        <w:t>Sockeye</w:t>
      </w:r>
      <w:r w:rsidR="002C3F46" w:rsidRPr="008D35DA">
        <w:rPr>
          <w:rFonts w:ascii="Times New Roman" w:hAnsi="Times New Roman" w:cs="Times New Roman"/>
          <w:sz w:val="24"/>
          <w:szCs w:val="24"/>
        </w:rPr>
        <w:t xml:space="preserve"> forecast and management towards ecosystem-</w:t>
      </w:r>
      <w:r w:rsidR="00884305" w:rsidRPr="008D35DA">
        <w:rPr>
          <w:rFonts w:ascii="Times New Roman" w:hAnsi="Times New Roman" w:cs="Times New Roman"/>
          <w:sz w:val="24"/>
          <w:szCs w:val="24"/>
        </w:rPr>
        <w:t>based</w:t>
      </w:r>
      <w:r w:rsidR="002C3F46" w:rsidRPr="008D35DA">
        <w:rPr>
          <w:rFonts w:ascii="Times New Roman" w:hAnsi="Times New Roman" w:cs="Times New Roman"/>
          <w:sz w:val="24"/>
          <w:szCs w:val="24"/>
        </w:rPr>
        <w:t xml:space="preserve"> approaches</w:t>
      </w:r>
      <w:r w:rsidR="00884305" w:rsidRPr="008D35DA">
        <w:rPr>
          <w:rFonts w:ascii="Times New Roman" w:hAnsi="Times New Roman" w:cs="Times New Roman"/>
          <w:sz w:val="24"/>
          <w:szCs w:val="24"/>
        </w:rPr>
        <w:t xml:space="preserve"> </w:t>
      </w:r>
      <w:r w:rsidR="002C3F46"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00D340ED" w:rsidRPr="008D35DA">
        <w:rPr>
          <w:rFonts w:ascii="Times New Roman" w:hAnsi="Times New Roman" w:cs="Times New Roman"/>
          <w:sz w:val="24"/>
          <w:szCs w:val="24"/>
        </w:rPr>
        <w:t>account for ecosystem processes, including fishing and/or climate variability in conjunction with species interactions (</w:t>
      </w:r>
      <w:proofErr w:type="spellStart"/>
      <w:r w:rsidR="00D340ED" w:rsidRPr="008D35DA">
        <w:rPr>
          <w:rFonts w:ascii="Times New Roman" w:hAnsi="Times New Roman" w:cs="Times New Roman"/>
          <w:sz w:val="24"/>
          <w:szCs w:val="24"/>
        </w:rPr>
        <w:t>Sissenwine</w:t>
      </w:r>
      <w:proofErr w:type="spellEnd"/>
      <w:r w:rsidR="00D340ED" w:rsidRPr="008D35DA">
        <w:rPr>
          <w:rFonts w:ascii="Times New Roman" w:hAnsi="Times New Roman" w:cs="Times New Roman"/>
          <w:sz w:val="24"/>
          <w:szCs w:val="24"/>
        </w:rPr>
        <w:t xml:space="preserve"> and </w:t>
      </w:r>
      <w:proofErr w:type="spellStart"/>
      <w:r w:rsidR="00D340ED" w:rsidRPr="008D35DA">
        <w:rPr>
          <w:rFonts w:ascii="Times New Roman" w:hAnsi="Times New Roman" w:cs="Times New Roman"/>
          <w:sz w:val="24"/>
          <w:szCs w:val="24"/>
        </w:rPr>
        <w:t>Murawski</w:t>
      </w:r>
      <w:proofErr w:type="spellEnd"/>
      <w:r w:rsidR="00D340ED" w:rsidRPr="008D35DA">
        <w:rPr>
          <w:rFonts w:ascii="Times New Roman" w:hAnsi="Times New Roman" w:cs="Times New Roman"/>
          <w:sz w:val="24"/>
          <w:szCs w:val="24"/>
        </w:rPr>
        <w:t xml:space="preserve"> 2004; </w:t>
      </w:r>
      <w:r w:rsidR="002C3F46" w:rsidRPr="008D35DA">
        <w:rPr>
          <w:rFonts w:ascii="Times New Roman" w:hAnsi="Times New Roman" w:cs="Times New Roman"/>
          <w:sz w:val="24"/>
          <w:szCs w:val="24"/>
        </w:rPr>
        <w:t>Link 2011)</w:t>
      </w:r>
      <w:ins w:id="658" w:author="Holmes, John" w:date="2023-04-02T17:00:00Z">
        <w:r w:rsidR="003C6898">
          <w:rPr>
            <w:rFonts w:ascii="Times New Roman" w:hAnsi="Times New Roman" w:cs="Times New Roman"/>
            <w:sz w:val="24"/>
            <w:szCs w:val="24"/>
          </w:rPr>
          <w:t xml:space="preserve"> will improve the performance of forecast model</w:t>
        </w:r>
      </w:ins>
      <w:ins w:id="659" w:author="Holmes, John" w:date="2023-04-02T17:01:00Z">
        <w:r w:rsidR="003C6898">
          <w:rPr>
            <w:rFonts w:ascii="Times New Roman" w:hAnsi="Times New Roman" w:cs="Times New Roman"/>
            <w:sz w:val="24"/>
            <w:szCs w:val="24"/>
          </w:rPr>
          <w:t>s</w:t>
        </w:r>
      </w:ins>
      <w:ins w:id="660" w:author="Holmes, John" w:date="2023-04-02T17:00:00Z">
        <w:r w:rsidR="003C6898">
          <w:rPr>
            <w:rFonts w:ascii="Times New Roman" w:hAnsi="Times New Roman" w:cs="Times New Roman"/>
            <w:sz w:val="24"/>
            <w:szCs w:val="24"/>
          </w:rPr>
          <w:t xml:space="preserve"> an</w:t>
        </w:r>
      </w:ins>
      <w:ins w:id="661" w:author="Holmes, John" w:date="2023-04-02T17:01:00Z">
        <w:r w:rsidR="003C6898">
          <w:rPr>
            <w:rFonts w:ascii="Times New Roman" w:hAnsi="Times New Roman" w:cs="Times New Roman"/>
            <w:sz w:val="24"/>
            <w:szCs w:val="24"/>
          </w:rPr>
          <w:t>d by extension, the management systems they serve</w:t>
        </w:r>
      </w:ins>
      <w:r w:rsidR="002C3F46" w:rsidRPr="008D35DA">
        <w:rPr>
          <w:rFonts w:ascii="Times New Roman" w:hAnsi="Times New Roman" w:cs="Times New Roman"/>
          <w:sz w:val="24"/>
          <w:szCs w:val="24"/>
        </w:rPr>
        <w:t xml:space="preserve">. </w:t>
      </w:r>
      <w:r w:rsidR="00CB6B8D" w:rsidRPr="008D35DA">
        <w:rPr>
          <w:rFonts w:ascii="Times New Roman" w:hAnsi="Times New Roman" w:cs="Times New Roman"/>
          <w:sz w:val="24"/>
          <w:szCs w:val="24"/>
        </w:rPr>
        <w:t xml:space="preserve">Multiple studies have found that </w:t>
      </w:r>
      <w:r>
        <w:rPr>
          <w:rFonts w:ascii="Times New Roman" w:hAnsi="Times New Roman" w:cs="Times New Roman"/>
          <w:sz w:val="24"/>
          <w:szCs w:val="24"/>
        </w:rPr>
        <w:t>Sockeye</w:t>
      </w:r>
      <w:r w:rsidR="00CB6B8D" w:rsidRPr="008D35DA">
        <w:rPr>
          <w:rFonts w:ascii="Times New Roman" w:hAnsi="Times New Roman" w:cs="Times New Roman"/>
          <w:sz w:val="24"/>
          <w:szCs w:val="24"/>
        </w:rPr>
        <w:t xml:space="preserve"> salmon in BC have been negatively affected by the significant increase of Pink salmon abundance in the north Pacific </w:t>
      </w:r>
      <w:ins w:id="662" w:author="Holmes, John" w:date="2023-04-02T17:01:00Z">
        <w:r w:rsidR="003C6898">
          <w:rPr>
            <w:rFonts w:ascii="Times New Roman" w:hAnsi="Times New Roman" w:cs="Times New Roman"/>
            <w:sz w:val="24"/>
            <w:szCs w:val="24"/>
          </w:rPr>
          <w:t xml:space="preserve">Ocean </w:t>
        </w:r>
      </w:ins>
      <w:r w:rsidR="00CB6B8D" w:rsidRPr="008D35DA">
        <w:rPr>
          <w:rFonts w:ascii="Times New Roman" w:hAnsi="Times New Roman" w:cs="Times New Roman"/>
          <w:sz w:val="24"/>
          <w:szCs w:val="24"/>
        </w:rPr>
        <w:t>in recent decades through competition for limited resources on both broad and localized scale</w:t>
      </w:r>
      <w:r w:rsidR="008E01A5" w:rsidRPr="008D35DA">
        <w:rPr>
          <w:rFonts w:ascii="Times New Roman" w:hAnsi="Times New Roman" w:cs="Times New Roman"/>
          <w:sz w:val="24"/>
          <w:szCs w:val="24"/>
        </w:rPr>
        <w:t>s</w:t>
      </w:r>
      <w:r w:rsidR="00CB6B8D" w:rsidRPr="008D35DA">
        <w:rPr>
          <w:rFonts w:ascii="Times New Roman" w:hAnsi="Times New Roman" w:cs="Times New Roman"/>
          <w:sz w:val="24"/>
          <w:szCs w:val="24"/>
        </w:rPr>
        <w:t xml:space="preserve"> (</w:t>
      </w:r>
      <w:r w:rsidR="008E270E" w:rsidRPr="008D35DA">
        <w:rPr>
          <w:rFonts w:ascii="Times New Roman" w:hAnsi="Times New Roman" w:cs="Times New Roman"/>
          <w:sz w:val="24"/>
          <w:szCs w:val="24"/>
        </w:rPr>
        <w:t xml:space="preserve">Ruggerone and Connors 2015; </w:t>
      </w:r>
      <w:r w:rsidR="00CB6B8D" w:rsidRPr="008D35DA">
        <w:rPr>
          <w:rFonts w:ascii="Times New Roman" w:hAnsi="Times New Roman" w:cs="Times New Roman"/>
          <w:sz w:val="24"/>
          <w:szCs w:val="24"/>
        </w:rPr>
        <w:t>Connors et al. 2020; Ruggerone et al. 2021; Litz et al. 2021</w:t>
      </w:r>
      <w:r w:rsidR="008E270E" w:rsidRPr="008D35DA">
        <w:rPr>
          <w:rFonts w:ascii="Times New Roman" w:hAnsi="Times New Roman" w:cs="Times New Roman"/>
          <w:sz w:val="24"/>
          <w:szCs w:val="24"/>
        </w:rPr>
        <w:t>).</w:t>
      </w:r>
      <w:r w:rsidR="00CB6B8D"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Even though </w:t>
      </w:r>
      <w:del w:id="663" w:author="Holmes, John" w:date="2023-04-02T17:06:00Z">
        <w:r w:rsidR="008E01A5" w:rsidRPr="008D35DA" w:rsidDel="003C6898">
          <w:rPr>
            <w:rFonts w:ascii="Times New Roman" w:hAnsi="Times New Roman" w:cs="Times New Roman"/>
            <w:sz w:val="24"/>
            <w:szCs w:val="24"/>
          </w:rPr>
          <w:delText xml:space="preserve">the </w:delText>
        </w:r>
      </w:del>
      <w:r w:rsidR="008E01A5" w:rsidRPr="008D35DA">
        <w:rPr>
          <w:rFonts w:ascii="Times New Roman" w:hAnsi="Times New Roman" w:cs="Times New Roman"/>
          <w:sz w:val="24"/>
          <w:szCs w:val="24"/>
        </w:rPr>
        <w:t xml:space="preserve">existing </w:t>
      </w:r>
      <w:r w:rsidR="00884305" w:rsidRPr="008D35DA">
        <w:rPr>
          <w:rFonts w:ascii="Times New Roman" w:hAnsi="Times New Roman" w:cs="Times New Roman"/>
          <w:sz w:val="24"/>
          <w:szCs w:val="24"/>
        </w:rPr>
        <w:t xml:space="preserve">Fraser </w:t>
      </w:r>
      <w:r>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stock assessment and fisheries management </w:t>
      </w:r>
      <w:r w:rsidR="00BE776C" w:rsidRPr="008D35DA">
        <w:rPr>
          <w:rFonts w:ascii="Times New Roman" w:hAnsi="Times New Roman" w:cs="Times New Roman"/>
          <w:sz w:val="24"/>
          <w:szCs w:val="24"/>
        </w:rPr>
        <w:t xml:space="preserve">are </w:t>
      </w:r>
      <w:r w:rsidR="00884305" w:rsidRPr="008D35DA">
        <w:rPr>
          <w:rFonts w:ascii="Times New Roman" w:hAnsi="Times New Roman" w:cs="Times New Roman"/>
          <w:sz w:val="24"/>
          <w:szCs w:val="24"/>
        </w:rPr>
        <w:t xml:space="preserve">still heavily single-species based, </w:t>
      </w:r>
      <w:del w:id="664" w:author="Holmes, John" w:date="2023-04-02T17:02:00Z">
        <w:r w:rsidR="00884305" w:rsidRPr="008D35DA" w:rsidDel="003C6898">
          <w:rPr>
            <w:rFonts w:ascii="Times New Roman" w:hAnsi="Times New Roman" w:cs="Times New Roman"/>
            <w:sz w:val="24"/>
            <w:szCs w:val="24"/>
          </w:rPr>
          <w:delText xml:space="preserve">this </w:delText>
        </w:r>
      </w:del>
      <w:ins w:id="665" w:author="Holmes, John" w:date="2023-04-02T17:02:00Z">
        <w:r w:rsidR="003C6898">
          <w:rPr>
            <w:rFonts w:ascii="Times New Roman" w:hAnsi="Times New Roman" w:cs="Times New Roman"/>
            <w:sz w:val="24"/>
            <w:szCs w:val="24"/>
          </w:rPr>
          <w:t>our</w:t>
        </w:r>
        <w:r w:rsidR="003C6898" w:rsidRPr="008D35DA">
          <w:rPr>
            <w:rFonts w:ascii="Times New Roman" w:hAnsi="Times New Roman" w:cs="Times New Roman"/>
            <w:sz w:val="24"/>
            <w:szCs w:val="24"/>
          </w:rPr>
          <w:t xml:space="preserve"> </w:t>
        </w:r>
      </w:ins>
      <w:r w:rsidR="00884305" w:rsidRPr="008D35DA">
        <w:rPr>
          <w:rFonts w:ascii="Times New Roman" w:hAnsi="Times New Roman" w:cs="Times New Roman"/>
          <w:sz w:val="24"/>
          <w:szCs w:val="24"/>
        </w:rPr>
        <w:t xml:space="preserve">study </w:t>
      </w:r>
      <w:del w:id="666" w:author="Holmes, John" w:date="2023-04-02T17:06:00Z">
        <w:r w:rsidR="00BE776C" w:rsidRPr="008D35DA" w:rsidDel="003C6898">
          <w:rPr>
            <w:rFonts w:ascii="Times New Roman" w:hAnsi="Times New Roman" w:cs="Times New Roman"/>
            <w:sz w:val="24"/>
            <w:szCs w:val="24"/>
          </w:rPr>
          <w:delText xml:space="preserve">helps </w:delText>
        </w:r>
        <w:r w:rsidR="00884305" w:rsidRPr="008D35DA" w:rsidDel="003C6898">
          <w:rPr>
            <w:rFonts w:ascii="Times New Roman" w:hAnsi="Times New Roman" w:cs="Times New Roman"/>
            <w:sz w:val="24"/>
            <w:szCs w:val="24"/>
          </w:rPr>
          <w:delText xml:space="preserve">move </w:delText>
        </w:r>
      </w:del>
      <w:ins w:id="667" w:author="Holmes, John" w:date="2023-04-02T17:06:00Z">
        <w:r w:rsidR="003C6898">
          <w:rPr>
            <w:rFonts w:ascii="Times New Roman" w:hAnsi="Times New Roman" w:cs="Times New Roman"/>
            <w:sz w:val="24"/>
            <w:szCs w:val="24"/>
          </w:rPr>
          <w:t xml:space="preserve">is </w:t>
        </w:r>
      </w:ins>
      <w:r w:rsidR="00884305" w:rsidRPr="008D35DA">
        <w:rPr>
          <w:rFonts w:ascii="Times New Roman" w:hAnsi="Times New Roman" w:cs="Times New Roman"/>
          <w:sz w:val="24"/>
          <w:szCs w:val="24"/>
        </w:rPr>
        <w:t xml:space="preserve">a step </w:t>
      </w:r>
      <w:r w:rsidR="00BE776C" w:rsidRPr="008D35DA">
        <w:rPr>
          <w:rFonts w:ascii="Times New Roman" w:hAnsi="Times New Roman" w:cs="Times New Roman"/>
          <w:sz w:val="24"/>
          <w:szCs w:val="24"/>
        </w:rPr>
        <w:t xml:space="preserve">forward </w:t>
      </w:r>
      <w:r w:rsidR="00884305" w:rsidRPr="008D35DA">
        <w:rPr>
          <w:rFonts w:ascii="Times New Roman" w:hAnsi="Times New Roman" w:cs="Times New Roman"/>
          <w:sz w:val="24"/>
          <w:szCs w:val="24"/>
        </w:rPr>
        <w:t>toward</w:t>
      </w:r>
      <w:r w:rsidR="00BE776C"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F61BB9" w:rsidRPr="008D35DA">
        <w:rPr>
          <w:rFonts w:ascii="Times New Roman" w:hAnsi="Times New Roman" w:cs="Times New Roman"/>
          <w:sz w:val="24"/>
          <w:szCs w:val="24"/>
        </w:rPr>
        <w:t>ecosystem-based fisheries management</w:t>
      </w:r>
      <w:r w:rsidR="00884305" w:rsidRPr="008D35DA">
        <w:rPr>
          <w:rFonts w:ascii="Times New Roman" w:hAnsi="Times New Roman" w:cs="Times New Roman"/>
          <w:sz w:val="24"/>
          <w:szCs w:val="24"/>
        </w:rPr>
        <w:t xml:space="preserve"> by </w:t>
      </w:r>
      <w:ins w:id="668" w:author="Holmes, John" w:date="2023-04-02T17:07:00Z">
        <w:r w:rsidR="003C6898">
          <w:rPr>
            <w:rFonts w:ascii="Times New Roman" w:hAnsi="Times New Roman" w:cs="Times New Roman"/>
            <w:sz w:val="24"/>
            <w:szCs w:val="24"/>
          </w:rPr>
          <w:t xml:space="preserve">showing that </w:t>
        </w:r>
      </w:ins>
      <w:r w:rsidR="00407936" w:rsidRPr="008D35DA">
        <w:rPr>
          <w:rFonts w:ascii="Times New Roman" w:hAnsi="Times New Roman" w:cs="Times New Roman"/>
          <w:sz w:val="24"/>
          <w:szCs w:val="24"/>
        </w:rPr>
        <w:t xml:space="preserve">incorporating the covariates of </w:t>
      </w:r>
      <w:r w:rsidR="00BF39FD">
        <w:rPr>
          <w:rFonts w:ascii="Times New Roman" w:hAnsi="Times New Roman" w:cs="Times New Roman"/>
          <w:sz w:val="24"/>
          <w:szCs w:val="24"/>
        </w:rPr>
        <w:t>P</w:t>
      </w:r>
      <w:r w:rsidR="00407936" w:rsidRPr="008D35DA">
        <w:rPr>
          <w:rFonts w:ascii="Times New Roman" w:hAnsi="Times New Roman" w:cs="Times New Roman"/>
          <w:sz w:val="24"/>
          <w:szCs w:val="24"/>
        </w:rPr>
        <w:t xml:space="preserve">ink, </w:t>
      </w:r>
      <w:r w:rsidR="00BF39FD">
        <w:rPr>
          <w:rFonts w:ascii="Times New Roman" w:hAnsi="Times New Roman" w:cs="Times New Roman"/>
          <w:sz w:val="24"/>
          <w:szCs w:val="24"/>
        </w:rPr>
        <w:t>C</w:t>
      </w:r>
      <w:r w:rsidR="00407936" w:rsidRPr="008D35DA">
        <w:rPr>
          <w:rFonts w:ascii="Times New Roman" w:hAnsi="Times New Roman" w:cs="Times New Roman"/>
          <w:sz w:val="24"/>
          <w:szCs w:val="24"/>
        </w:rPr>
        <w:t xml:space="preserve">hum, other </w:t>
      </w:r>
      <w:r>
        <w:rPr>
          <w:rFonts w:ascii="Times New Roman" w:hAnsi="Times New Roman" w:cs="Times New Roman"/>
          <w:sz w:val="24"/>
          <w:szCs w:val="24"/>
        </w:rPr>
        <w:t>Sockeye</w:t>
      </w:r>
      <w:r w:rsidR="00407936" w:rsidRPr="008D35DA">
        <w:rPr>
          <w:rFonts w:ascii="Times New Roman" w:hAnsi="Times New Roman" w:cs="Times New Roman"/>
          <w:sz w:val="24"/>
          <w:szCs w:val="24"/>
        </w:rPr>
        <w:t xml:space="preserve"> abundance, and the</w:t>
      </w:r>
      <w:r w:rsidR="008E01A5" w:rsidRPr="008D35DA">
        <w:rPr>
          <w:rFonts w:ascii="Times New Roman" w:hAnsi="Times New Roman" w:cs="Times New Roman"/>
          <w:sz w:val="24"/>
          <w:szCs w:val="24"/>
        </w:rPr>
        <w:t>ir</w:t>
      </w:r>
      <w:r w:rsidR="00407936" w:rsidRPr="008D35DA">
        <w:rPr>
          <w:rFonts w:ascii="Times New Roman" w:hAnsi="Times New Roman" w:cs="Times New Roman"/>
          <w:sz w:val="24"/>
          <w:szCs w:val="24"/>
        </w:rPr>
        <w:t xml:space="preserve"> combined abundance, implicitly accounting for inter-specific </w:t>
      </w:r>
      <w:del w:id="669" w:author="Holmes, John" w:date="2023-04-02T17:07:00Z">
        <w:r w:rsidR="00407936" w:rsidRPr="008D35DA" w:rsidDel="003C6898">
          <w:rPr>
            <w:rFonts w:ascii="Times New Roman" w:hAnsi="Times New Roman" w:cs="Times New Roman"/>
            <w:sz w:val="24"/>
            <w:szCs w:val="24"/>
          </w:rPr>
          <w:delText xml:space="preserve">(other salmon species) </w:delText>
        </w:r>
      </w:del>
      <w:r w:rsidR="00407936" w:rsidRPr="008D35DA">
        <w:rPr>
          <w:rFonts w:ascii="Times New Roman" w:hAnsi="Times New Roman" w:cs="Times New Roman"/>
          <w:sz w:val="24"/>
          <w:szCs w:val="24"/>
        </w:rPr>
        <w:t xml:space="preserve">and </w:t>
      </w:r>
      <w:r w:rsidR="00884305" w:rsidRPr="008D35DA">
        <w:rPr>
          <w:rFonts w:ascii="Times New Roman" w:hAnsi="Times New Roman" w:cs="Times New Roman"/>
          <w:sz w:val="24"/>
          <w:szCs w:val="24"/>
        </w:rPr>
        <w:t xml:space="preserve">intra-specific </w:t>
      </w:r>
      <w:del w:id="670" w:author="Holmes, John" w:date="2023-04-02T17:07:00Z">
        <w:r w:rsidR="00884305" w:rsidRPr="008D35DA" w:rsidDel="003C6898">
          <w:rPr>
            <w:rFonts w:ascii="Times New Roman" w:hAnsi="Times New Roman" w:cs="Times New Roman"/>
            <w:sz w:val="24"/>
            <w:szCs w:val="24"/>
          </w:rPr>
          <w:delText xml:space="preserve">(other </w:delText>
        </w:r>
        <w:r w:rsidDel="003C6898">
          <w:rPr>
            <w:rFonts w:ascii="Times New Roman" w:hAnsi="Times New Roman" w:cs="Times New Roman"/>
            <w:sz w:val="24"/>
            <w:szCs w:val="24"/>
          </w:rPr>
          <w:delText>Sockeye</w:delText>
        </w:r>
        <w:r w:rsidR="00884305" w:rsidRPr="008D35DA" w:rsidDel="003C6898">
          <w:rPr>
            <w:rFonts w:ascii="Times New Roman" w:hAnsi="Times New Roman" w:cs="Times New Roman"/>
            <w:sz w:val="24"/>
            <w:szCs w:val="24"/>
          </w:rPr>
          <w:delText xml:space="preserve"> salmon) </w:delText>
        </w:r>
        <w:r w:rsidR="00407936" w:rsidRPr="008D35DA" w:rsidDel="003C6898">
          <w:rPr>
            <w:rFonts w:ascii="Times New Roman" w:hAnsi="Times New Roman" w:cs="Times New Roman"/>
            <w:sz w:val="24"/>
            <w:szCs w:val="24"/>
          </w:rPr>
          <w:delText>interactions</w:delText>
        </w:r>
        <w:r w:rsidR="00BF5D8A" w:rsidRPr="008D35DA" w:rsidDel="003C6898">
          <w:rPr>
            <w:rFonts w:ascii="Times New Roman" w:hAnsi="Times New Roman" w:cs="Times New Roman"/>
            <w:sz w:val="24"/>
            <w:szCs w:val="24"/>
          </w:rPr>
          <w:delText xml:space="preserve"> of </w:delText>
        </w:r>
      </w:del>
      <w:r w:rsidR="00BF5D8A" w:rsidRPr="008D35DA">
        <w:rPr>
          <w:rFonts w:ascii="Times New Roman" w:hAnsi="Times New Roman" w:cs="Times New Roman"/>
          <w:sz w:val="24"/>
          <w:szCs w:val="24"/>
        </w:rPr>
        <w:t>competition</w:t>
      </w:r>
      <w:ins w:id="671" w:author="Holmes, John" w:date="2023-04-02T17:07:00Z">
        <w:r w:rsidR="003C6898">
          <w:rPr>
            <w:rFonts w:ascii="Times New Roman" w:hAnsi="Times New Roman" w:cs="Times New Roman"/>
            <w:sz w:val="24"/>
            <w:szCs w:val="24"/>
          </w:rPr>
          <w:t xml:space="preserve">, </w:t>
        </w:r>
        <w:r w:rsidR="00724203">
          <w:rPr>
            <w:rFonts w:ascii="Times New Roman" w:hAnsi="Times New Roman" w:cs="Times New Roman"/>
            <w:sz w:val="24"/>
            <w:szCs w:val="24"/>
          </w:rPr>
          <w:t>will improve forecast pe</w:t>
        </w:r>
      </w:ins>
      <w:ins w:id="672" w:author="Holmes, John" w:date="2023-04-02T17:08:00Z">
        <w:r w:rsidR="00724203">
          <w:rPr>
            <w:rFonts w:ascii="Times New Roman" w:hAnsi="Times New Roman" w:cs="Times New Roman"/>
            <w:sz w:val="24"/>
            <w:szCs w:val="24"/>
          </w:rPr>
          <w:t>rformance</w:t>
        </w:r>
      </w:ins>
      <w:r w:rsidR="00884305" w:rsidRPr="008D35DA">
        <w:rPr>
          <w:rFonts w:ascii="Times New Roman" w:hAnsi="Times New Roman" w:cs="Times New Roman"/>
          <w:sz w:val="24"/>
          <w:szCs w:val="24"/>
        </w:rPr>
        <w:t xml:space="preserve">. </w:t>
      </w:r>
      <w:del w:id="673" w:author="Xu, Yi [2]" w:date="2023-04-10T14:13:00Z">
        <w:r w:rsidR="000D5770" w:rsidRPr="008D35DA" w:rsidDel="002C2698">
          <w:rPr>
            <w:rFonts w:ascii="Times New Roman" w:hAnsi="Times New Roman" w:cs="Times New Roman"/>
            <w:sz w:val="24"/>
            <w:szCs w:val="24"/>
          </w:rPr>
          <w:delText xml:space="preserve">Indeed, </w:delText>
        </w:r>
      </w:del>
      <w:del w:id="674" w:author="Holmes, John" w:date="2023-04-02T17:11:00Z">
        <w:r w:rsidR="000D5770" w:rsidRPr="008D35DA" w:rsidDel="00724203">
          <w:rPr>
            <w:rFonts w:ascii="Times New Roman" w:hAnsi="Times New Roman" w:cs="Times New Roman"/>
            <w:sz w:val="24"/>
            <w:szCs w:val="24"/>
          </w:rPr>
          <w:delText xml:space="preserve">our </w:delText>
        </w:r>
      </w:del>
    </w:p>
    <w:p w14:paraId="0583C390" w14:textId="617BC51D" w:rsidR="00CB6B8D" w:rsidDel="002C2698" w:rsidRDefault="00724203" w:rsidP="002C2698">
      <w:pPr>
        <w:spacing w:line="480" w:lineRule="auto"/>
        <w:ind w:firstLine="360"/>
        <w:rPr>
          <w:del w:id="675" w:author="Xu, Yi [2]" w:date="2023-04-10T14:17:00Z"/>
          <w:rFonts w:ascii="Times New Roman" w:hAnsi="Times New Roman" w:cs="Times New Roman"/>
          <w:sz w:val="24"/>
          <w:szCs w:val="24"/>
        </w:rPr>
      </w:pPr>
      <w:ins w:id="676" w:author="Holmes, John" w:date="2023-04-02T17:11:00Z">
        <w:r>
          <w:rPr>
            <w:rFonts w:ascii="Times New Roman" w:hAnsi="Times New Roman" w:cs="Times New Roman"/>
            <w:sz w:val="24"/>
            <w:szCs w:val="24"/>
          </w:rPr>
          <w:lastRenderedPageBreak/>
          <w:t>O</w:t>
        </w:r>
        <w:r w:rsidRPr="008D35DA">
          <w:rPr>
            <w:rFonts w:ascii="Times New Roman" w:hAnsi="Times New Roman" w:cs="Times New Roman"/>
            <w:sz w:val="24"/>
            <w:szCs w:val="24"/>
          </w:rPr>
          <w:t xml:space="preserve">ur </w:t>
        </w:r>
      </w:ins>
      <w:r w:rsidR="000D5770" w:rsidRPr="008D35DA">
        <w:rPr>
          <w:rFonts w:ascii="Times New Roman" w:hAnsi="Times New Roman" w:cs="Times New Roman"/>
          <w:sz w:val="24"/>
          <w:szCs w:val="24"/>
        </w:rPr>
        <w:t xml:space="preserve">forecast framework revealed that models combined with the salmon covariates were generally highly ranked retrospectively from 2009-2020, highlighting that Fraser </w:t>
      </w:r>
      <w:r w:rsidR="004263EC">
        <w:rPr>
          <w:rFonts w:ascii="Times New Roman" w:hAnsi="Times New Roman" w:cs="Times New Roman"/>
          <w:sz w:val="24"/>
          <w:szCs w:val="24"/>
        </w:rPr>
        <w:t>Sockeye</w:t>
      </w:r>
      <w:r w:rsidR="000D5770" w:rsidRPr="008D35DA">
        <w:rPr>
          <w:rFonts w:ascii="Times New Roman" w:hAnsi="Times New Roman" w:cs="Times New Roman"/>
          <w:sz w:val="24"/>
          <w:szCs w:val="24"/>
        </w:rPr>
        <w:t xml:space="preserve"> dynamics were closely related to the abundances of other Pacific salmon stocks</w:t>
      </w:r>
      <w:ins w:id="677" w:author="Holmes, John" w:date="2023-04-02T17:08:00Z">
        <w:r>
          <w:rPr>
            <w:rFonts w:ascii="Times New Roman" w:hAnsi="Times New Roman" w:cs="Times New Roman"/>
            <w:sz w:val="24"/>
            <w:szCs w:val="24"/>
          </w:rPr>
          <w:t xml:space="preserve"> in the north Pacific Ocean</w:t>
        </w:r>
      </w:ins>
      <w:r w:rsidR="000D5770" w:rsidRPr="008D35DA">
        <w:rPr>
          <w:rFonts w:ascii="Times New Roman" w:hAnsi="Times New Roman" w:cs="Times New Roman"/>
          <w:sz w:val="24"/>
          <w:szCs w:val="24"/>
        </w:rPr>
        <w:t>.</w:t>
      </w:r>
      <w:ins w:id="678" w:author="Holmes, John" w:date="2023-04-02T17:11:00Z">
        <w:r>
          <w:rPr>
            <w:rFonts w:ascii="Times New Roman" w:hAnsi="Times New Roman" w:cs="Times New Roman"/>
            <w:sz w:val="24"/>
            <w:szCs w:val="24"/>
          </w:rPr>
          <w:t xml:space="preserve"> </w:t>
        </w:r>
      </w:ins>
    </w:p>
    <w:p w14:paraId="0FFBCA18" w14:textId="77777777" w:rsidR="00724203" w:rsidRDefault="00BF5D8A" w:rsidP="002C2698">
      <w:pPr>
        <w:spacing w:line="480" w:lineRule="auto"/>
        <w:ind w:firstLine="360"/>
        <w:rPr>
          <w:ins w:id="679" w:author="Holmes, John" w:date="2023-04-02T17:12:00Z"/>
          <w:rFonts w:ascii="Times New Roman" w:hAnsi="Times New Roman" w:cs="Times New Roman"/>
          <w:sz w:val="24"/>
          <w:szCs w:val="24"/>
        </w:rPr>
      </w:pPr>
      <w:r w:rsidRPr="008D35DA">
        <w:rPr>
          <w:rFonts w:ascii="Times New Roman" w:hAnsi="Times New Roman" w:cs="Times New Roman"/>
          <w:sz w:val="24"/>
          <w:szCs w:val="24"/>
        </w:rPr>
        <w:t xml:space="preserve">In addition, </w:t>
      </w:r>
      <w:r w:rsidR="00773467" w:rsidRPr="008D35DA">
        <w:rPr>
          <w:rFonts w:ascii="Times New Roman" w:hAnsi="Times New Roman" w:cs="Times New Roman"/>
          <w:sz w:val="24"/>
          <w:szCs w:val="24"/>
        </w:rPr>
        <w:t>tagg</w:t>
      </w:r>
      <w:r w:rsidR="005B6339" w:rsidRPr="008D35DA">
        <w:rPr>
          <w:rFonts w:ascii="Times New Roman" w:hAnsi="Times New Roman" w:cs="Times New Roman"/>
          <w:sz w:val="24"/>
          <w:szCs w:val="24"/>
        </w:rPr>
        <w:t>ing</w:t>
      </w:r>
      <w:r w:rsidR="00773467"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stud</w:t>
      </w:r>
      <w:r w:rsidR="00FE1E97">
        <w:rPr>
          <w:rFonts w:ascii="Times New Roman" w:hAnsi="Times New Roman" w:cs="Times New Roman"/>
          <w:sz w:val="24"/>
          <w:szCs w:val="24"/>
        </w:rPr>
        <w:t>ies</w:t>
      </w:r>
      <w:r w:rsidR="00FE1E97" w:rsidRPr="008D35DA">
        <w:rPr>
          <w:rFonts w:ascii="Times New Roman" w:hAnsi="Times New Roman" w:cs="Times New Roman"/>
          <w:sz w:val="24"/>
          <w:szCs w:val="24"/>
        </w:rPr>
        <w:t xml:space="preserve"> </w:t>
      </w:r>
      <w:r w:rsidR="00FE1E97">
        <w:rPr>
          <w:rFonts w:ascii="Times New Roman" w:hAnsi="Times New Roman" w:cs="Times New Roman"/>
          <w:sz w:val="24"/>
          <w:szCs w:val="24"/>
        </w:rPr>
        <w:t>on</w:t>
      </w:r>
      <w:r w:rsidR="00FE1E97" w:rsidRPr="008D35DA">
        <w:rPr>
          <w:rFonts w:ascii="Times New Roman" w:hAnsi="Times New Roman" w:cs="Times New Roman"/>
          <w:sz w:val="24"/>
          <w:szCs w:val="24"/>
        </w:rPr>
        <w:t xml:space="preserve"> </w:t>
      </w:r>
      <w:r w:rsidR="004263EC">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salmon (Myers et al. 1996</w:t>
      </w:r>
      <w:r w:rsidR="005B6339" w:rsidRPr="008D35DA">
        <w:rPr>
          <w:rFonts w:ascii="Times New Roman" w:hAnsi="Times New Roman" w:cs="Times New Roman"/>
          <w:sz w:val="24"/>
          <w:szCs w:val="24"/>
        </w:rPr>
        <w:t xml:space="preserve">; </w:t>
      </w:r>
      <w:r w:rsidR="008E01A5" w:rsidRPr="008D35DA">
        <w:rPr>
          <w:rFonts w:ascii="Times New Roman" w:hAnsi="Times New Roman" w:cs="Times New Roman"/>
          <w:sz w:val="24"/>
          <w:szCs w:val="24"/>
        </w:rPr>
        <w:t>Ishii et al. 2005;</w:t>
      </w:r>
      <w:r w:rsidR="00BF39FD">
        <w:rPr>
          <w:rFonts w:ascii="Times New Roman" w:hAnsi="Times New Roman" w:cs="Times New Roman"/>
          <w:sz w:val="24"/>
          <w:szCs w:val="24"/>
        </w:rPr>
        <w:t xml:space="preserve"> Supplementary</w:t>
      </w:r>
      <w:r w:rsidR="008E01A5" w:rsidRPr="008D35DA">
        <w:rPr>
          <w:rFonts w:ascii="Times New Roman" w:hAnsi="Times New Roman" w:cs="Times New Roman"/>
          <w:sz w:val="24"/>
          <w:szCs w:val="24"/>
        </w:rPr>
        <w:t xml:space="preserve"> </w:t>
      </w:r>
      <w:r w:rsidR="005B6339" w:rsidRPr="008D35DA">
        <w:rPr>
          <w:rFonts w:ascii="Times New Roman" w:hAnsi="Times New Roman" w:cs="Times New Roman"/>
          <w:sz w:val="24"/>
          <w:szCs w:val="24"/>
        </w:rPr>
        <w:t>Figure S</w:t>
      </w:r>
      <w:r w:rsidR="008E01A5" w:rsidRPr="008D35DA">
        <w:rPr>
          <w:rFonts w:ascii="Times New Roman" w:hAnsi="Times New Roman" w:cs="Times New Roman"/>
          <w:sz w:val="24"/>
          <w:szCs w:val="24"/>
        </w:rPr>
        <w:t>1</w:t>
      </w:r>
      <w:r w:rsidR="00773467" w:rsidRPr="008D35DA">
        <w:rPr>
          <w:rFonts w:ascii="Times New Roman" w:hAnsi="Times New Roman" w:cs="Times New Roman"/>
          <w:sz w:val="24"/>
          <w:szCs w:val="24"/>
        </w:rPr>
        <w:t xml:space="preserve">) </w:t>
      </w:r>
      <w:del w:id="680" w:author="Holmes, John" w:date="2023-04-02T17:09:00Z">
        <w:r w:rsidR="00773467" w:rsidRPr="008D35DA" w:rsidDel="00724203">
          <w:rPr>
            <w:rFonts w:ascii="Times New Roman" w:hAnsi="Times New Roman" w:cs="Times New Roman"/>
            <w:sz w:val="24"/>
            <w:szCs w:val="24"/>
          </w:rPr>
          <w:delText xml:space="preserve">indicated </w:delText>
        </w:r>
      </w:del>
      <w:ins w:id="681" w:author="Holmes, John" w:date="2023-04-02T17:09:00Z">
        <w:r w:rsidR="00724203">
          <w:rPr>
            <w:rFonts w:ascii="Times New Roman" w:hAnsi="Times New Roman" w:cs="Times New Roman"/>
            <w:sz w:val="24"/>
            <w:szCs w:val="24"/>
          </w:rPr>
          <w:t>showed</w:t>
        </w:r>
        <w:r w:rsidR="00724203" w:rsidRPr="008D35DA">
          <w:rPr>
            <w:rFonts w:ascii="Times New Roman" w:hAnsi="Times New Roman" w:cs="Times New Roman"/>
            <w:sz w:val="24"/>
            <w:szCs w:val="24"/>
          </w:rPr>
          <w:t xml:space="preserve"> </w:t>
        </w:r>
      </w:ins>
      <w:r w:rsidR="00773467" w:rsidRPr="008D35DA">
        <w:rPr>
          <w:rFonts w:ascii="Times New Roman" w:hAnsi="Times New Roman" w:cs="Times New Roman"/>
          <w:sz w:val="24"/>
          <w:szCs w:val="24"/>
        </w:rPr>
        <w:t xml:space="preserve">that Fraser </w:t>
      </w:r>
      <w:r w:rsidR="004263EC">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w:t>
      </w:r>
      <w:ins w:id="682" w:author="Holmes, John" w:date="2023-04-02T17:09:00Z">
        <w:r w:rsidR="00724203">
          <w:rPr>
            <w:rFonts w:ascii="Times New Roman" w:hAnsi="Times New Roman" w:cs="Times New Roman"/>
            <w:sz w:val="24"/>
            <w:szCs w:val="24"/>
          </w:rPr>
          <w:t xml:space="preserve">are </w:t>
        </w:r>
        <w:r w:rsidR="00724203" w:rsidRPr="008D35DA">
          <w:rPr>
            <w:rFonts w:ascii="Times New Roman" w:hAnsi="Times New Roman" w:cs="Times New Roman"/>
            <w:sz w:val="24"/>
            <w:szCs w:val="24"/>
          </w:rPr>
          <w:t xml:space="preserve">widely </w:t>
        </w:r>
      </w:ins>
      <w:r w:rsidR="00773467" w:rsidRPr="008D35DA">
        <w:rPr>
          <w:rFonts w:ascii="Times New Roman" w:hAnsi="Times New Roman" w:cs="Times New Roman"/>
          <w:sz w:val="24"/>
          <w:szCs w:val="24"/>
        </w:rPr>
        <w:t xml:space="preserve">distributed </w:t>
      </w:r>
      <w:del w:id="683" w:author="Holmes, John" w:date="2023-04-02T17:09:00Z">
        <w:r w:rsidR="00773467" w:rsidRPr="008D35DA" w:rsidDel="00724203">
          <w:rPr>
            <w:rFonts w:ascii="Times New Roman" w:hAnsi="Times New Roman" w:cs="Times New Roman"/>
            <w:sz w:val="24"/>
            <w:szCs w:val="24"/>
          </w:rPr>
          <w:delText xml:space="preserve">widely </w:delText>
        </w:r>
      </w:del>
      <w:r w:rsidR="00773467" w:rsidRPr="008D35DA">
        <w:rPr>
          <w:rFonts w:ascii="Times New Roman" w:hAnsi="Times New Roman" w:cs="Times New Roman"/>
          <w:sz w:val="24"/>
          <w:szCs w:val="24"/>
        </w:rPr>
        <w:t xml:space="preserve">in </w:t>
      </w:r>
      <w:ins w:id="684" w:author="Holmes, John" w:date="2023-04-02T17:09:00Z">
        <w:r w:rsidR="00724203">
          <w:rPr>
            <w:rFonts w:ascii="Times New Roman" w:hAnsi="Times New Roman" w:cs="Times New Roman"/>
            <w:sz w:val="24"/>
            <w:szCs w:val="24"/>
          </w:rPr>
          <w:t xml:space="preserve">the </w:t>
        </w:r>
      </w:ins>
      <w:r w:rsidR="00773467" w:rsidRPr="008D35DA">
        <w:rPr>
          <w:rFonts w:ascii="Times New Roman" w:hAnsi="Times New Roman" w:cs="Times New Roman"/>
          <w:sz w:val="24"/>
          <w:szCs w:val="24"/>
        </w:rPr>
        <w:t>North Pacific</w:t>
      </w:r>
      <w:ins w:id="685" w:author="Holmes, John" w:date="2023-04-02T17:09:00Z">
        <w:r w:rsidR="00724203">
          <w:rPr>
            <w:rFonts w:ascii="Times New Roman" w:hAnsi="Times New Roman" w:cs="Times New Roman"/>
            <w:sz w:val="24"/>
            <w:szCs w:val="24"/>
          </w:rPr>
          <w:t xml:space="preserve"> Ocean</w:t>
        </w:r>
      </w:ins>
      <w:r w:rsidR="00773467" w:rsidRPr="008D35DA">
        <w:rPr>
          <w:rFonts w:ascii="Times New Roman" w:hAnsi="Times New Roman" w:cs="Times New Roman"/>
          <w:sz w:val="24"/>
          <w:szCs w:val="24"/>
        </w:rPr>
        <w:t xml:space="preserve">, with one </w:t>
      </w:r>
      <w:r w:rsidR="004263EC">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caught in the eastern hemisphere (176.2</w:t>
      </w:r>
      <w:r w:rsidR="00C86CC8" w:rsidRPr="008D35DA">
        <w:rPr>
          <w:rFonts w:ascii="Times New Roman" w:hAnsi="Times New Roman" w:cs="Times New Roman"/>
          <w:sz w:val="24"/>
          <w:szCs w:val="24"/>
        </w:rPr>
        <w:t>˚</w:t>
      </w:r>
      <w:r w:rsidR="00773467" w:rsidRPr="008D35DA">
        <w:rPr>
          <w:rFonts w:ascii="Times New Roman" w:hAnsi="Times New Roman" w:cs="Times New Roman"/>
          <w:sz w:val="24"/>
          <w:szCs w:val="24"/>
        </w:rPr>
        <w:t>E).</w:t>
      </w:r>
      <w:r w:rsidR="00150BD6" w:rsidRPr="008D35DA">
        <w:rPr>
          <w:rFonts w:ascii="Times New Roman" w:hAnsi="Times New Roman" w:cs="Times New Roman"/>
          <w:sz w:val="24"/>
          <w:szCs w:val="24"/>
        </w:rPr>
        <w:t xml:space="preserve"> Recent </w:t>
      </w:r>
      <w:r w:rsidR="00884305" w:rsidRPr="008D35DA">
        <w:rPr>
          <w:rFonts w:ascii="Times New Roman" w:hAnsi="Times New Roman" w:cs="Times New Roman"/>
          <w:sz w:val="24"/>
          <w:szCs w:val="24"/>
        </w:rPr>
        <w:t>high seas survey</w:t>
      </w:r>
      <w:ins w:id="686" w:author="Holmes, John" w:date="2023-04-02T17:09:00Z">
        <w:r w:rsidR="00724203">
          <w:rPr>
            <w:rFonts w:ascii="Times New Roman" w:hAnsi="Times New Roman" w:cs="Times New Roman"/>
            <w:sz w:val="24"/>
            <w:szCs w:val="24"/>
          </w:rPr>
          <w:t>s</w:t>
        </w:r>
      </w:ins>
      <w:r w:rsidR="00884305" w:rsidRPr="008D35DA">
        <w:rPr>
          <w:rFonts w:ascii="Times New Roman" w:hAnsi="Times New Roman" w:cs="Times New Roman"/>
          <w:sz w:val="24"/>
          <w:szCs w:val="24"/>
        </w:rPr>
        <w:t xml:space="preserve"> (2019-2020, 2022) in </w:t>
      </w:r>
      <w:r w:rsidR="00C97B02"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Gulf of Alaska </w:t>
      </w:r>
      <w:del w:id="687" w:author="Holmes, John" w:date="2023-04-02T17:09:00Z">
        <w:r w:rsidR="00884305" w:rsidRPr="008D35DA" w:rsidDel="00724203">
          <w:rPr>
            <w:rFonts w:ascii="Times New Roman" w:hAnsi="Times New Roman" w:cs="Times New Roman"/>
            <w:sz w:val="24"/>
            <w:szCs w:val="24"/>
          </w:rPr>
          <w:delText xml:space="preserve">showed </w:delText>
        </w:r>
      </w:del>
      <w:ins w:id="688" w:author="Holmes, John" w:date="2023-04-02T17:09:00Z">
        <w:r w:rsidR="00724203">
          <w:rPr>
            <w:rFonts w:ascii="Times New Roman" w:hAnsi="Times New Roman" w:cs="Times New Roman"/>
            <w:sz w:val="24"/>
            <w:szCs w:val="24"/>
          </w:rPr>
          <w:t>found</w:t>
        </w:r>
        <w:r w:rsidR="00724203" w:rsidRPr="008D35DA">
          <w:rPr>
            <w:rFonts w:ascii="Times New Roman" w:hAnsi="Times New Roman" w:cs="Times New Roman"/>
            <w:sz w:val="24"/>
            <w:szCs w:val="24"/>
          </w:rPr>
          <w:t xml:space="preserve"> </w:t>
        </w:r>
      </w:ins>
      <w:r w:rsidR="00884305" w:rsidRPr="008D35DA">
        <w:rPr>
          <w:rFonts w:ascii="Times New Roman" w:hAnsi="Times New Roman" w:cs="Times New Roman"/>
          <w:sz w:val="24"/>
          <w:szCs w:val="24"/>
        </w:rPr>
        <w:t xml:space="preserve">that Fraser </w:t>
      </w:r>
      <w:r w:rsidR="004263EC">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shared marine habitat with </w:t>
      </w:r>
      <w:r w:rsidR="004263EC">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w:t>
      </w:r>
      <w:ins w:id="689" w:author="Holmes, John" w:date="2023-04-02T17:09:00Z">
        <w:r w:rsidR="00724203">
          <w:rPr>
            <w:rFonts w:ascii="Times New Roman" w:hAnsi="Times New Roman" w:cs="Times New Roman"/>
            <w:sz w:val="24"/>
            <w:szCs w:val="24"/>
          </w:rPr>
          <w:t xml:space="preserve">salmon </w:t>
        </w:r>
      </w:ins>
      <w:r w:rsidR="00884305" w:rsidRPr="008D35DA">
        <w:rPr>
          <w:rFonts w:ascii="Times New Roman" w:hAnsi="Times New Roman" w:cs="Times New Roman"/>
          <w:sz w:val="24"/>
          <w:szCs w:val="24"/>
        </w:rPr>
        <w:t xml:space="preserve">from other river systems in cooler waters </w:t>
      </w:r>
      <w:r w:rsidR="00150BD6" w:rsidRPr="008D35DA">
        <w:rPr>
          <w:rFonts w:ascii="Times New Roman" w:hAnsi="Times New Roman" w:cs="Times New Roman"/>
          <w:sz w:val="24"/>
          <w:szCs w:val="24"/>
        </w:rPr>
        <w:t xml:space="preserve">as well as </w:t>
      </w:r>
      <w:r w:rsidR="00BF39FD">
        <w:rPr>
          <w:rFonts w:ascii="Times New Roman" w:hAnsi="Times New Roman" w:cs="Times New Roman"/>
          <w:sz w:val="24"/>
          <w:szCs w:val="24"/>
        </w:rPr>
        <w:t>P</w:t>
      </w:r>
      <w:r w:rsidR="00150BD6" w:rsidRPr="008D35DA">
        <w:rPr>
          <w:rFonts w:ascii="Times New Roman" w:hAnsi="Times New Roman" w:cs="Times New Roman"/>
          <w:sz w:val="24"/>
          <w:szCs w:val="24"/>
        </w:rPr>
        <w:t xml:space="preserve">ink and </w:t>
      </w:r>
      <w:r w:rsidR="00BF39FD">
        <w:rPr>
          <w:rFonts w:ascii="Times New Roman" w:hAnsi="Times New Roman" w:cs="Times New Roman"/>
          <w:sz w:val="24"/>
          <w:szCs w:val="24"/>
        </w:rPr>
        <w:t>C</w:t>
      </w:r>
      <w:r w:rsidR="00884305" w:rsidRPr="008D35DA">
        <w:rPr>
          <w:rFonts w:ascii="Times New Roman" w:hAnsi="Times New Roman" w:cs="Times New Roman"/>
          <w:sz w:val="24"/>
          <w:szCs w:val="24"/>
        </w:rPr>
        <w:t>hum salmon</w:t>
      </w:r>
      <w:r w:rsidR="00150BD6" w:rsidRPr="008D35DA">
        <w:rPr>
          <w:rFonts w:ascii="Times New Roman" w:hAnsi="Times New Roman" w:cs="Times New Roman"/>
          <w:sz w:val="24"/>
          <w:szCs w:val="24"/>
        </w:rPr>
        <w:t xml:space="preserve">, </w:t>
      </w:r>
      <w:r w:rsidR="00A278FD" w:rsidRPr="008D35DA">
        <w:rPr>
          <w:rFonts w:ascii="Times New Roman" w:hAnsi="Times New Roman" w:cs="Times New Roman"/>
          <w:sz w:val="24"/>
          <w:szCs w:val="24"/>
        </w:rPr>
        <w:t xml:space="preserve">although the spatial overlap with the latter two </w:t>
      </w:r>
      <w:ins w:id="690" w:author="Holmes, John" w:date="2023-04-02T17:10:00Z">
        <w:r w:rsidR="00724203">
          <w:rPr>
            <w:rFonts w:ascii="Times New Roman" w:hAnsi="Times New Roman" w:cs="Times New Roman"/>
            <w:sz w:val="24"/>
            <w:szCs w:val="24"/>
          </w:rPr>
          <w:t xml:space="preserve">species </w:t>
        </w:r>
      </w:ins>
      <w:r w:rsidR="00A278FD" w:rsidRPr="008D35DA">
        <w:rPr>
          <w:rFonts w:ascii="Times New Roman" w:hAnsi="Times New Roman" w:cs="Times New Roman"/>
          <w:sz w:val="24"/>
          <w:szCs w:val="24"/>
        </w:rPr>
        <w:t>were less intensive</w:t>
      </w:r>
      <w:r w:rsidR="00884305" w:rsidRPr="008D35DA">
        <w:rPr>
          <w:rFonts w:ascii="Times New Roman" w:hAnsi="Times New Roman" w:cs="Times New Roman"/>
          <w:sz w:val="24"/>
          <w:szCs w:val="24"/>
        </w:rPr>
        <w:t xml:space="preserve"> (</w:t>
      </w:r>
      <w:r w:rsidR="003A7092" w:rsidRPr="003A7092">
        <w:rPr>
          <w:rFonts w:ascii="Times New Roman" w:hAnsi="Times New Roman" w:cs="Times New Roman"/>
          <w:sz w:val="24"/>
          <w:szCs w:val="24"/>
        </w:rPr>
        <w:t>https://www.youtube.com/watch?v=thCmnoPEw6s</w:t>
      </w:r>
      <w:r w:rsidR="00884305" w:rsidRPr="008D35DA">
        <w:rPr>
          <w:rFonts w:ascii="Times New Roman" w:hAnsi="Times New Roman" w:cs="Times New Roman"/>
          <w:sz w:val="24"/>
          <w:szCs w:val="24"/>
        </w:rPr>
        <w:t xml:space="preserve">). </w:t>
      </w:r>
      <w:del w:id="691" w:author="Holmes, John" w:date="2023-04-02T17:10:00Z">
        <w:r w:rsidR="00A278FD" w:rsidRPr="008D35DA" w:rsidDel="00724203">
          <w:rPr>
            <w:rFonts w:ascii="Times New Roman" w:hAnsi="Times New Roman" w:cs="Times New Roman"/>
            <w:sz w:val="24"/>
            <w:szCs w:val="24"/>
          </w:rPr>
          <w:delText xml:space="preserve">Salmon’s </w:delText>
        </w:r>
      </w:del>
      <w:ins w:id="692" w:author="Holmes, John" w:date="2023-04-02T17:10:00Z">
        <w:r w:rsidR="00724203">
          <w:rPr>
            <w:rFonts w:ascii="Times New Roman" w:hAnsi="Times New Roman" w:cs="Times New Roman"/>
            <w:sz w:val="24"/>
            <w:szCs w:val="24"/>
          </w:rPr>
          <w:t xml:space="preserve">The </w:t>
        </w:r>
      </w:ins>
      <w:r w:rsidR="00A278FD" w:rsidRPr="008D35DA">
        <w:rPr>
          <w:rFonts w:ascii="Times New Roman" w:hAnsi="Times New Roman" w:cs="Times New Roman"/>
          <w:sz w:val="24"/>
          <w:szCs w:val="24"/>
        </w:rPr>
        <w:t>extended period of residence in the GOA</w:t>
      </w:r>
      <w:ins w:id="693" w:author="Holmes, John" w:date="2023-04-02T17:10:00Z">
        <w:r w:rsidR="00724203">
          <w:rPr>
            <w:rFonts w:ascii="Times New Roman" w:hAnsi="Times New Roman" w:cs="Times New Roman"/>
            <w:sz w:val="24"/>
            <w:szCs w:val="24"/>
          </w:rPr>
          <w:t xml:space="preserve"> by Pacific salmon</w:t>
        </w:r>
      </w:ins>
      <w:r w:rsidR="00A278FD" w:rsidRPr="008D35DA">
        <w:rPr>
          <w:rFonts w:ascii="Times New Roman" w:hAnsi="Times New Roman" w:cs="Times New Roman"/>
          <w:sz w:val="24"/>
          <w:szCs w:val="24"/>
        </w:rPr>
        <w:t>, their high degree of spatial overlap</w:t>
      </w:r>
      <w:r w:rsidR="00C97B02" w:rsidRPr="008D35DA">
        <w:rPr>
          <w:rFonts w:ascii="Times New Roman" w:hAnsi="Times New Roman" w:cs="Times New Roman"/>
          <w:sz w:val="24"/>
          <w:szCs w:val="24"/>
        </w:rPr>
        <w:t xml:space="preserve"> in this region</w:t>
      </w:r>
      <w:r w:rsidR="00A278FD" w:rsidRPr="008D35DA">
        <w:rPr>
          <w:rFonts w:ascii="Times New Roman" w:hAnsi="Times New Roman" w:cs="Times New Roman"/>
          <w:sz w:val="24"/>
          <w:szCs w:val="24"/>
        </w:rPr>
        <w:t xml:space="preserve">, and evident </w:t>
      </w:r>
      <w:r w:rsidR="00C97B02" w:rsidRPr="008D35DA">
        <w:rPr>
          <w:rFonts w:ascii="Times New Roman" w:hAnsi="Times New Roman" w:cs="Times New Roman"/>
          <w:sz w:val="24"/>
          <w:szCs w:val="24"/>
        </w:rPr>
        <w:t xml:space="preserve">co-variability among salmon species </w:t>
      </w:r>
      <w:del w:id="694" w:author="Holmes, John" w:date="2023-04-02T17:11:00Z">
        <w:r w:rsidR="00C97B02" w:rsidRPr="008D35DA" w:rsidDel="00724203">
          <w:rPr>
            <w:rFonts w:ascii="Times New Roman" w:hAnsi="Times New Roman" w:cs="Times New Roman"/>
            <w:sz w:val="24"/>
            <w:szCs w:val="24"/>
          </w:rPr>
          <w:delText xml:space="preserve">made </w:delText>
        </w:r>
      </w:del>
      <w:ins w:id="695" w:author="Holmes, John" w:date="2023-04-02T17:11:00Z">
        <w:r w:rsidR="00724203">
          <w:rPr>
            <w:rFonts w:ascii="Times New Roman" w:hAnsi="Times New Roman" w:cs="Times New Roman"/>
            <w:sz w:val="24"/>
            <w:szCs w:val="24"/>
          </w:rPr>
          <w:t>mean that</w:t>
        </w:r>
        <w:r w:rsidR="00724203" w:rsidRPr="008D35DA">
          <w:rPr>
            <w:rFonts w:ascii="Times New Roman" w:hAnsi="Times New Roman" w:cs="Times New Roman"/>
            <w:sz w:val="24"/>
            <w:szCs w:val="24"/>
          </w:rPr>
          <w:t xml:space="preserve"> </w:t>
        </w:r>
      </w:ins>
      <w:r w:rsidR="00C97B02" w:rsidRPr="008D35DA">
        <w:rPr>
          <w:rFonts w:ascii="Times New Roman" w:hAnsi="Times New Roman" w:cs="Times New Roman"/>
          <w:sz w:val="24"/>
          <w:szCs w:val="24"/>
        </w:rPr>
        <w:t xml:space="preserve">the GOA </w:t>
      </w:r>
      <w:ins w:id="696" w:author="Holmes, John" w:date="2023-04-02T17:11:00Z">
        <w:r w:rsidR="00724203">
          <w:rPr>
            <w:rFonts w:ascii="Times New Roman" w:hAnsi="Times New Roman" w:cs="Times New Roman"/>
            <w:sz w:val="24"/>
            <w:szCs w:val="24"/>
          </w:rPr>
          <w:t xml:space="preserve">is </w:t>
        </w:r>
      </w:ins>
      <w:r w:rsidR="00C97B02" w:rsidRPr="008D35DA">
        <w:rPr>
          <w:rFonts w:ascii="Times New Roman" w:hAnsi="Times New Roman" w:cs="Times New Roman"/>
          <w:sz w:val="24"/>
          <w:szCs w:val="24"/>
        </w:rPr>
        <w:t xml:space="preserve">an area of significance for salmon abundance. </w:t>
      </w:r>
    </w:p>
    <w:p w14:paraId="360D4520" w14:textId="27EDCAC0" w:rsidR="00884305" w:rsidRPr="008D35DA" w:rsidRDefault="00150BD6"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The GOA is influenced</w:t>
      </w:r>
      <w:r w:rsidR="00F2712A" w:rsidRPr="008D35DA">
        <w:rPr>
          <w:rFonts w:ascii="Times New Roman" w:hAnsi="Times New Roman" w:cs="Times New Roman"/>
          <w:sz w:val="24"/>
          <w:szCs w:val="24"/>
        </w:rPr>
        <w:t xml:space="preserve"> by</w:t>
      </w:r>
      <w:r w:rsidRPr="008D35DA">
        <w:rPr>
          <w:rFonts w:ascii="Times New Roman" w:hAnsi="Times New Roman" w:cs="Times New Roman"/>
          <w:sz w:val="24"/>
          <w:szCs w:val="24"/>
        </w:rPr>
        <w:t xml:space="preserve"> decadal thermal variability and has experienced three marine heatwave events since 2013, resulting in unprecedented reductions in fishery recruitment and shifts in the biological community of this region (Blaisdell et al. 2021). </w:t>
      </w:r>
      <w:r w:rsidR="004656AB" w:rsidRPr="008D35DA">
        <w:rPr>
          <w:rFonts w:ascii="Times New Roman" w:hAnsi="Times New Roman" w:cs="Times New Roman"/>
          <w:sz w:val="24"/>
          <w:szCs w:val="24"/>
        </w:rPr>
        <w:t>The inclusion of GOA.SST into the</w:t>
      </w:r>
      <w:r w:rsidR="00F2712A" w:rsidRPr="008D35DA">
        <w:rPr>
          <w:rFonts w:ascii="Times New Roman" w:hAnsi="Times New Roman" w:cs="Times New Roman"/>
          <w:sz w:val="24"/>
          <w:szCs w:val="24"/>
        </w:rPr>
        <w:t xml:space="preserve"> pre-season </w:t>
      </w:r>
      <w:r w:rsidR="004263EC">
        <w:rPr>
          <w:rFonts w:ascii="Times New Roman" w:hAnsi="Times New Roman" w:cs="Times New Roman"/>
          <w:sz w:val="24"/>
          <w:szCs w:val="24"/>
        </w:rPr>
        <w:t>Sockeye</w:t>
      </w:r>
      <w:r w:rsidR="004656AB" w:rsidRPr="008D35DA">
        <w:rPr>
          <w:rFonts w:ascii="Times New Roman" w:hAnsi="Times New Roman" w:cs="Times New Roman"/>
          <w:sz w:val="24"/>
          <w:szCs w:val="24"/>
        </w:rPr>
        <w:t xml:space="preserve"> forecast </w:t>
      </w:r>
      <w:r w:rsidR="00F2712A" w:rsidRPr="008D35DA">
        <w:rPr>
          <w:rFonts w:ascii="Times New Roman" w:hAnsi="Times New Roman" w:cs="Times New Roman"/>
          <w:sz w:val="24"/>
          <w:szCs w:val="24"/>
        </w:rPr>
        <w:t xml:space="preserve">was another step of moving forward towards ecosystem-based fisheries management. </w:t>
      </w:r>
      <w:r w:rsidR="00C97B02" w:rsidRPr="008D35DA">
        <w:rPr>
          <w:rFonts w:ascii="Times New Roman" w:hAnsi="Times New Roman" w:cs="Times New Roman"/>
          <w:sz w:val="24"/>
          <w:szCs w:val="24"/>
        </w:rPr>
        <w:t xml:space="preserve">The </w:t>
      </w:r>
      <w:del w:id="697" w:author="Holmes, John" w:date="2023-04-02T17:13:00Z">
        <w:r w:rsidR="00C97B02" w:rsidRPr="008D35DA" w:rsidDel="00724203">
          <w:rPr>
            <w:rFonts w:ascii="Times New Roman" w:hAnsi="Times New Roman" w:cs="Times New Roman"/>
            <w:sz w:val="24"/>
            <w:szCs w:val="24"/>
          </w:rPr>
          <w:delText xml:space="preserve">forecast model </w:delText>
        </w:r>
      </w:del>
      <w:proofErr w:type="spellStart"/>
      <w:r w:rsidR="00C97B02" w:rsidRPr="008D35DA">
        <w:rPr>
          <w:rFonts w:ascii="Times New Roman" w:hAnsi="Times New Roman" w:cs="Times New Roman"/>
          <w:sz w:val="24"/>
          <w:szCs w:val="24"/>
        </w:rPr>
        <w:t>RickerGOA.SST</w:t>
      </w:r>
      <w:proofErr w:type="spellEnd"/>
      <w:r w:rsidR="00C97B02" w:rsidRPr="008D35DA">
        <w:rPr>
          <w:rFonts w:ascii="Times New Roman" w:hAnsi="Times New Roman" w:cs="Times New Roman"/>
          <w:sz w:val="24"/>
          <w:szCs w:val="24"/>
        </w:rPr>
        <w:t xml:space="preserve"> </w:t>
      </w:r>
      <w:ins w:id="698" w:author="Holmes, John" w:date="2023-04-02T17:13:00Z">
        <w:r w:rsidR="00724203" w:rsidRPr="008D35DA">
          <w:rPr>
            <w:rFonts w:ascii="Times New Roman" w:hAnsi="Times New Roman" w:cs="Times New Roman"/>
            <w:sz w:val="24"/>
            <w:szCs w:val="24"/>
          </w:rPr>
          <w:t xml:space="preserve">model </w:t>
        </w:r>
      </w:ins>
      <w:r w:rsidR="00C97B02" w:rsidRPr="008D35DA">
        <w:rPr>
          <w:rFonts w:ascii="Times New Roman" w:hAnsi="Times New Roman" w:cs="Times New Roman"/>
          <w:sz w:val="24"/>
          <w:szCs w:val="24"/>
        </w:rPr>
        <w:t xml:space="preserve">(Ricker coupled with GOA.SST) </w:t>
      </w:r>
      <w:r w:rsidR="004656AB" w:rsidRPr="008D35DA">
        <w:rPr>
          <w:rFonts w:ascii="Times New Roman" w:hAnsi="Times New Roman" w:cs="Times New Roman"/>
          <w:sz w:val="24"/>
          <w:szCs w:val="24"/>
        </w:rPr>
        <w:t xml:space="preserve">performed extremely well for the Late Shuswap stock </w:t>
      </w:r>
      <w:r w:rsidR="00DA08A3" w:rsidRPr="008D35DA">
        <w:rPr>
          <w:rFonts w:ascii="Times New Roman" w:hAnsi="Times New Roman" w:cs="Times New Roman"/>
          <w:sz w:val="24"/>
          <w:szCs w:val="24"/>
        </w:rPr>
        <w:t xml:space="preserve">(one of the three </w:t>
      </w:r>
      <w:r w:rsidR="00BF39FD">
        <w:rPr>
          <w:rFonts w:ascii="Times New Roman" w:hAnsi="Times New Roman" w:cs="Times New Roman"/>
          <w:sz w:val="24"/>
          <w:szCs w:val="24"/>
        </w:rPr>
        <w:t>major</w:t>
      </w:r>
      <w:ins w:id="699" w:author="Holmes, John" w:date="2023-04-02T17:13:00Z">
        <w:r w:rsidR="00724203">
          <w:rPr>
            <w:rFonts w:ascii="Times New Roman" w:hAnsi="Times New Roman" w:cs="Times New Roman"/>
            <w:sz w:val="24"/>
            <w:szCs w:val="24"/>
          </w:rPr>
          <w:t xml:space="preserve"> Fraser Sockeye</w:t>
        </w:r>
      </w:ins>
      <w:r w:rsidR="00DA08A3" w:rsidRPr="008D35DA">
        <w:rPr>
          <w:rFonts w:ascii="Times New Roman" w:hAnsi="Times New Roman" w:cs="Times New Roman"/>
          <w:sz w:val="24"/>
          <w:szCs w:val="24"/>
        </w:rPr>
        <w:t xml:space="preserve"> stocks) </w:t>
      </w:r>
      <w:r w:rsidR="008E01A5" w:rsidRPr="008D35DA">
        <w:rPr>
          <w:rFonts w:ascii="Times New Roman" w:hAnsi="Times New Roman" w:cs="Times New Roman"/>
          <w:sz w:val="24"/>
          <w:szCs w:val="24"/>
        </w:rPr>
        <w:t xml:space="preserve">compared to all other models </w:t>
      </w:r>
      <w:r w:rsidR="004656AB" w:rsidRPr="008D35DA">
        <w:rPr>
          <w:rFonts w:ascii="Times New Roman" w:hAnsi="Times New Roman" w:cs="Times New Roman"/>
          <w:sz w:val="24"/>
          <w:szCs w:val="24"/>
        </w:rPr>
        <w:t xml:space="preserve">with the exception of </w:t>
      </w:r>
      <w:proofErr w:type="spellStart"/>
      <w:r w:rsidR="004656AB" w:rsidRPr="008D35DA">
        <w:rPr>
          <w:rFonts w:ascii="Times New Roman" w:hAnsi="Times New Roman" w:cs="Times New Roman"/>
          <w:sz w:val="24"/>
          <w:szCs w:val="24"/>
        </w:rPr>
        <w:t>RickerPi.SST</w:t>
      </w:r>
      <w:proofErr w:type="spellEnd"/>
      <w:r w:rsidR="004656AB" w:rsidRPr="008D35DA">
        <w:rPr>
          <w:rFonts w:ascii="Times New Roman" w:hAnsi="Times New Roman" w:cs="Times New Roman"/>
          <w:sz w:val="24"/>
          <w:szCs w:val="24"/>
        </w:rPr>
        <w:t xml:space="preserve"> (Figure 3). </w:t>
      </w:r>
      <w:r w:rsidR="00C75EC6" w:rsidRPr="008D35DA">
        <w:rPr>
          <w:rFonts w:ascii="Times New Roman" w:hAnsi="Times New Roman" w:cs="Times New Roman"/>
          <w:sz w:val="24"/>
          <w:szCs w:val="24"/>
        </w:rPr>
        <w:t xml:space="preserve">Had the </w:t>
      </w:r>
      <w:proofErr w:type="spellStart"/>
      <w:r w:rsidR="00C75EC6" w:rsidRPr="008D35DA">
        <w:rPr>
          <w:rFonts w:ascii="Times New Roman" w:hAnsi="Times New Roman" w:cs="Times New Roman"/>
          <w:sz w:val="24"/>
          <w:szCs w:val="24"/>
        </w:rPr>
        <w:t>RickerGOA.SST</w:t>
      </w:r>
      <w:proofErr w:type="spellEnd"/>
      <w:r w:rsidR="00C75EC6" w:rsidRPr="008D35DA">
        <w:rPr>
          <w:rFonts w:ascii="Times New Roman" w:hAnsi="Times New Roman" w:cs="Times New Roman"/>
          <w:sz w:val="24"/>
          <w:szCs w:val="24"/>
        </w:rPr>
        <w:t xml:space="preserve"> model been adopted in 2022 for the Late Shuswap stock, the median forecast for this stock would have been reduced from 3.42 million to 1.48 million </w:t>
      </w:r>
      <w:r w:rsidR="00C75EC6" w:rsidRPr="008D35DA">
        <w:rPr>
          <w:rFonts w:ascii="Times New Roman" w:hAnsi="Times New Roman" w:cs="Times New Roman"/>
          <w:sz w:val="24"/>
          <w:szCs w:val="24"/>
        </w:rPr>
        <w:lastRenderedPageBreak/>
        <w:t>(equal to the observation), and the error for Fraser</w:t>
      </w:r>
      <w:r w:rsidR="00BF39FD">
        <w:rPr>
          <w:rFonts w:ascii="Times New Roman" w:hAnsi="Times New Roman" w:cs="Times New Roman"/>
          <w:sz w:val="24"/>
          <w:szCs w:val="24"/>
        </w:rPr>
        <w:t xml:space="preserve"> River</w:t>
      </w:r>
      <w:r w:rsidR="00C75EC6" w:rsidRPr="008D35DA">
        <w:rPr>
          <w:rFonts w:ascii="Times New Roman" w:hAnsi="Times New Roman" w:cs="Times New Roman"/>
          <w:sz w:val="24"/>
          <w:szCs w:val="24"/>
        </w:rPr>
        <w:t xml:space="preserve"> </w:t>
      </w:r>
      <w:r w:rsidR="004263EC">
        <w:rPr>
          <w:rFonts w:ascii="Times New Roman" w:hAnsi="Times New Roman" w:cs="Times New Roman"/>
          <w:sz w:val="24"/>
          <w:szCs w:val="24"/>
        </w:rPr>
        <w:t>Sockeye</w:t>
      </w:r>
      <w:r w:rsidR="00C75EC6" w:rsidRPr="008D35DA">
        <w:rPr>
          <w:rFonts w:ascii="Times New Roman" w:hAnsi="Times New Roman" w:cs="Times New Roman"/>
          <w:sz w:val="24"/>
          <w:szCs w:val="24"/>
        </w:rPr>
        <w:t xml:space="preserve"> would have been reduced from -30 to -10% (</w:t>
      </w:r>
      <w:r w:rsidR="00BF39FD">
        <w:rPr>
          <w:rFonts w:ascii="Times New Roman" w:hAnsi="Times New Roman" w:cs="Times New Roman"/>
          <w:sz w:val="24"/>
          <w:szCs w:val="24"/>
        </w:rPr>
        <w:t xml:space="preserve">Supplementary </w:t>
      </w:r>
      <w:r w:rsidR="00C75EC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00C75EC6" w:rsidRPr="008D35DA">
        <w:rPr>
          <w:rFonts w:ascii="Times New Roman" w:hAnsi="Times New Roman" w:cs="Times New Roman"/>
          <w:sz w:val="24"/>
          <w:szCs w:val="24"/>
        </w:rPr>
        <w:t xml:space="preserve">). </w:t>
      </w:r>
      <w:r w:rsidR="00D25AF5" w:rsidRPr="008D35DA">
        <w:rPr>
          <w:rFonts w:ascii="Times New Roman" w:hAnsi="Times New Roman" w:cs="Times New Roman"/>
          <w:sz w:val="24"/>
          <w:szCs w:val="24"/>
        </w:rPr>
        <w:t xml:space="preserve">It is </w:t>
      </w:r>
      <w:r w:rsidR="00BF39FD">
        <w:rPr>
          <w:rFonts w:ascii="Times New Roman" w:hAnsi="Times New Roman" w:cs="Times New Roman"/>
          <w:sz w:val="24"/>
          <w:szCs w:val="24"/>
        </w:rPr>
        <w:t xml:space="preserve">also </w:t>
      </w:r>
      <w:r w:rsidR="00D25AF5" w:rsidRPr="008D35DA">
        <w:rPr>
          <w:rFonts w:ascii="Times New Roman" w:hAnsi="Times New Roman" w:cs="Times New Roman"/>
          <w:sz w:val="24"/>
          <w:szCs w:val="24"/>
        </w:rPr>
        <w:t>worth noting that t</w:t>
      </w:r>
      <w:r w:rsidR="00884305" w:rsidRPr="008D35DA">
        <w:rPr>
          <w:rFonts w:ascii="Times New Roman" w:hAnsi="Times New Roman" w:cs="Times New Roman"/>
          <w:sz w:val="24"/>
          <w:szCs w:val="24"/>
        </w:rPr>
        <w:t xml:space="preserve">he current GOA.SST </w:t>
      </w:r>
      <w:r w:rsidR="00D25AF5" w:rsidRPr="008D35DA">
        <w:rPr>
          <w:rFonts w:ascii="Times New Roman" w:hAnsi="Times New Roman" w:cs="Times New Roman"/>
          <w:sz w:val="24"/>
          <w:szCs w:val="24"/>
        </w:rPr>
        <w:t xml:space="preserve">map </w:t>
      </w:r>
      <w:r w:rsidR="00884305" w:rsidRPr="008D35DA">
        <w:rPr>
          <w:rFonts w:ascii="Times New Roman" w:hAnsi="Times New Roman" w:cs="Times New Roman"/>
          <w:sz w:val="24"/>
          <w:szCs w:val="24"/>
        </w:rPr>
        <w:t xml:space="preserve">only represents part of </w:t>
      </w:r>
      <w:ins w:id="700" w:author="Holmes, John" w:date="2023-04-02T17:14:00Z">
        <w:r w:rsidR="00724203">
          <w:rPr>
            <w:rFonts w:ascii="Times New Roman" w:hAnsi="Times New Roman" w:cs="Times New Roman"/>
            <w:sz w:val="24"/>
            <w:szCs w:val="24"/>
          </w:rPr>
          <w:t xml:space="preserve">the </w:t>
        </w:r>
      </w:ins>
      <w:r w:rsidR="00884305" w:rsidRPr="008D35DA">
        <w:rPr>
          <w:rFonts w:ascii="Times New Roman" w:hAnsi="Times New Roman" w:cs="Times New Roman"/>
          <w:sz w:val="24"/>
          <w:szCs w:val="24"/>
        </w:rPr>
        <w:t>northeastern Pacific</w:t>
      </w:r>
      <w:ins w:id="701" w:author="Holmes, John" w:date="2023-04-02T17:14:00Z">
        <w:r w:rsidR="00724203">
          <w:rPr>
            <w:rFonts w:ascii="Times New Roman" w:hAnsi="Times New Roman" w:cs="Times New Roman"/>
            <w:sz w:val="24"/>
            <w:szCs w:val="24"/>
          </w:rPr>
          <w:t xml:space="preserve"> Ocean</w:t>
        </w:r>
      </w:ins>
      <w:r w:rsidR="00884305" w:rsidRPr="008D35DA">
        <w:rPr>
          <w:rFonts w:ascii="Times New Roman" w:hAnsi="Times New Roman" w:cs="Times New Roman"/>
          <w:sz w:val="24"/>
          <w:szCs w:val="24"/>
        </w:rPr>
        <w:t xml:space="preserve"> (</w:t>
      </w:r>
      <w:r w:rsidR="00BF39FD">
        <w:rPr>
          <w:rFonts w:ascii="Times New Roman" w:hAnsi="Times New Roman" w:cs="Times New Roman"/>
          <w:sz w:val="24"/>
          <w:szCs w:val="24"/>
        </w:rPr>
        <w:t xml:space="preserve">Supplementary </w:t>
      </w:r>
      <w:r w:rsidR="00884305" w:rsidRPr="008D35DA">
        <w:rPr>
          <w:rFonts w:ascii="Times New Roman" w:hAnsi="Times New Roman" w:cs="Times New Roman"/>
          <w:sz w:val="24"/>
          <w:szCs w:val="24"/>
        </w:rPr>
        <w:t xml:space="preserve">Figure </w:t>
      </w:r>
      <w:r w:rsidR="00D25AF5" w:rsidRPr="008D35DA">
        <w:rPr>
          <w:rFonts w:ascii="Times New Roman" w:hAnsi="Times New Roman" w:cs="Times New Roman"/>
          <w:sz w:val="24"/>
          <w:szCs w:val="24"/>
        </w:rPr>
        <w:t>S</w:t>
      </w:r>
      <w:r w:rsidR="008E01A5" w:rsidRPr="008D35DA">
        <w:rPr>
          <w:rFonts w:ascii="Times New Roman" w:hAnsi="Times New Roman" w:cs="Times New Roman"/>
          <w:sz w:val="24"/>
          <w:szCs w:val="24"/>
        </w:rPr>
        <w:t>1</w:t>
      </w:r>
      <w:r w:rsidR="00884305" w:rsidRPr="008D35DA">
        <w:rPr>
          <w:rFonts w:ascii="Times New Roman" w:hAnsi="Times New Roman" w:cs="Times New Roman"/>
          <w:sz w:val="24"/>
          <w:szCs w:val="24"/>
        </w:rPr>
        <w:t>)</w:t>
      </w:r>
      <w:r w:rsidR="00D25AF5" w:rsidRPr="008D35DA">
        <w:rPr>
          <w:rFonts w:ascii="Times New Roman" w:hAnsi="Times New Roman" w:cs="Times New Roman"/>
          <w:sz w:val="24"/>
          <w:szCs w:val="24"/>
        </w:rPr>
        <w:t xml:space="preserve">, which can </w:t>
      </w:r>
      <w:r w:rsidR="00884305" w:rsidRPr="008D35DA">
        <w:rPr>
          <w:rFonts w:ascii="Times New Roman" w:hAnsi="Times New Roman" w:cs="Times New Roman"/>
          <w:sz w:val="24"/>
          <w:szCs w:val="24"/>
        </w:rPr>
        <w:t xml:space="preserve">be </w:t>
      </w:r>
      <w:r w:rsidR="00BE776C" w:rsidRPr="008D35DA">
        <w:rPr>
          <w:rFonts w:ascii="Times New Roman" w:hAnsi="Times New Roman" w:cs="Times New Roman"/>
          <w:sz w:val="24"/>
          <w:szCs w:val="24"/>
        </w:rPr>
        <w:t xml:space="preserve">expanded </w:t>
      </w:r>
      <w:r w:rsidR="005E21C9" w:rsidRPr="008D35DA">
        <w:rPr>
          <w:rFonts w:ascii="Times New Roman" w:hAnsi="Times New Roman" w:cs="Times New Roman"/>
          <w:sz w:val="24"/>
          <w:szCs w:val="24"/>
        </w:rPr>
        <w:t>when</w:t>
      </w:r>
      <w:r w:rsidR="00884305" w:rsidRPr="008D35DA">
        <w:rPr>
          <w:rFonts w:ascii="Times New Roman" w:hAnsi="Times New Roman" w:cs="Times New Roman"/>
          <w:sz w:val="24"/>
          <w:szCs w:val="24"/>
        </w:rPr>
        <w:t xml:space="preserve"> </w:t>
      </w:r>
      <w:r w:rsidR="005E21C9" w:rsidRPr="008D35DA">
        <w:rPr>
          <w:rFonts w:ascii="Times New Roman" w:hAnsi="Times New Roman" w:cs="Times New Roman"/>
          <w:sz w:val="24"/>
          <w:szCs w:val="24"/>
        </w:rPr>
        <w:t xml:space="preserve">more SST measurements become available in </w:t>
      </w:r>
      <w:r w:rsidR="00884305" w:rsidRPr="008D35DA">
        <w:rPr>
          <w:rFonts w:ascii="Times New Roman" w:hAnsi="Times New Roman" w:cs="Times New Roman"/>
          <w:sz w:val="24"/>
          <w:szCs w:val="24"/>
        </w:rPr>
        <w:t xml:space="preserve">new </w:t>
      </w:r>
      <w:r w:rsidR="005E21C9" w:rsidRPr="008D35DA">
        <w:rPr>
          <w:rFonts w:ascii="Times New Roman" w:hAnsi="Times New Roman" w:cs="Times New Roman"/>
          <w:sz w:val="24"/>
          <w:szCs w:val="24"/>
        </w:rPr>
        <w:t>locations</w:t>
      </w:r>
      <w:r w:rsidR="00884305" w:rsidRPr="008D35DA">
        <w:rPr>
          <w:rFonts w:ascii="Times New Roman" w:hAnsi="Times New Roman" w:cs="Times New Roman"/>
          <w:sz w:val="24"/>
          <w:szCs w:val="24"/>
        </w:rPr>
        <w:t xml:space="preserve">. </w:t>
      </w:r>
      <w:r w:rsidR="00864AEB" w:rsidRPr="008D35DA">
        <w:rPr>
          <w:rFonts w:ascii="Times New Roman" w:hAnsi="Times New Roman" w:cs="Times New Roman"/>
          <w:sz w:val="24"/>
          <w:szCs w:val="24"/>
        </w:rPr>
        <w:t xml:space="preserve">Nevertheless, </w:t>
      </w:r>
      <w:del w:id="702" w:author="Holmes, John" w:date="2023-04-02T17:14:00Z">
        <w:r w:rsidR="00864AEB" w:rsidRPr="008D35DA" w:rsidDel="00724203">
          <w:rPr>
            <w:rFonts w:ascii="Times New Roman" w:hAnsi="Times New Roman" w:cs="Times New Roman"/>
            <w:sz w:val="24"/>
            <w:szCs w:val="24"/>
          </w:rPr>
          <w:delText xml:space="preserve">this </w:delText>
        </w:r>
      </w:del>
      <w:ins w:id="703" w:author="Holmes, John" w:date="2023-04-02T17:14:00Z">
        <w:r w:rsidR="00724203">
          <w:rPr>
            <w:rFonts w:ascii="Times New Roman" w:hAnsi="Times New Roman" w:cs="Times New Roman"/>
            <w:sz w:val="24"/>
            <w:szCs w:val="24"/>
          </w:rPr>
          <w:t>our</w:t>
        </w:r>
        <w:r w:rsidR="00724203" w:rsidRPr="008D35DA">
          <w:rPr>
            <w:rFonts w:ascii="Times New Roman" w:hAnsi="Times New Roman" w:cs="Times New Roman"/>
            <w:sz w:val="24"/>
            <w:szCs w:val="24"/>
          </w:rPr>
          <w:t xml:space="preserve"> </w:t>
        </w:r>
      </w:ins>
      <w:r w:rsidR="00884305" w:rsidRPr="008D35DA">
        <w:rPr>
          <w:rFonts w:ascii="Times New Roman" w:hAnsi="Times New Roman" w:cs="Times New Roman"/>
          <w:sz w:val="24"/>
          <w:szCs w:val="24"/>
        </w:rPr>
        <w:t>paper shed</w:t>
      </w:r>
      <w:r w:rsidR="005E21C9"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some </w:t>
      </w:r>
      <w:r w:rsidR="005E21C9" w:rsidRPr="008D35DA">
        <w:rPr>
          <w:rFonts w:ascii="Times New Roman" w:hAnsi="Times New Roman" w:cs="Times New Roman"/>
          <w:sz w:val="24"/>
          <w:szCs w:val="24"/>
        </w:rPr>
        <w:t xml:space="preserve">light </w:t>
      </w:r>
      <w:r w:rsidR="00884305" w:rsidRPr="008D35DA">
        <w:rPr>
          <w:rFonts w:ascii="Times New Roman" w:hAnsi="Times New Roman" w:cs="Times New Roman"/>
          <w:sz w:val="24"/>
          <w:szCs w:val="24"/>
        </w:rPr>
        <w:t>on how forecast</w:t>
      </w:r>
      <w:ins w:id="704" w:author="Holmes, John" w:date="2023-04-02T17:14:00Z">
        <w:r w:rsidR="00724203">
          <w:rPr>
            <w:rFonts w:ascii="Times New Roman" w:hAnsi="Times New Roman" w:cs="Times New Roman"/>
            <w:sz w:val="24"/>
            <w:szCs w:val="24"/>
          </w:rPr>
          <w:t>s</w:t>
        </w:r>
      </w:ins>
      <w:r w:rsidR="00884305" w:rsidRPr="008D35DA">
        <w:rPr>
          <w:rFonts w:ascii="Times New Roman" w:hAnsi="Times New Roman" w:cs="Times New Roman"/>
          <w:sz w:val="24"/>
          <w:szCs w:val="24"/>
        </w:rPr>
        <w:t xml:space="preserve"> can be improved by incorporating biotic and abiotic metrics from ecosystem perspective</w:t>
      </w:r>
      <w:r w:rsidR="00864AEB" w:rsidRPr="008D35DA">
        <w:rPr>
          <w:rFonts w:ascii="Times New Roman" w:hAnsi="Times New Roman" w:cs="Times New Roman"/>
          <w:sz w:val="24"/>
          <w:szCs w:val="24"/>
        </w:rPr>
        <w:t>s</w:t>
      </w:r>
      <w:r w:rsidR="00884305" w:rsidRPr="008D35DA">
        <w:rPr>
          <w:rFonts w:ascii="Times New Roman" w:hAnsi="Times New Roman" w:cs="Times New Roman"/>
          <w:sz w:val="24"/>
          <w:szCs w:val="24"/>
        </w:rPr>
        <w:t>.</w:t>
      </w:r>
      <w:r w:rsidR="0064617F" w:rsidRPr="008D35DA">
        <w:rPr>
          <w:rFonts w:ascii="Times New Roman" w:hAnsi="Times New Roman" w:cs="Times New Roman"/>
          <w:sz w:val="24"/>
          <w:szCs w:val="24"/>
        </w:rPr>
        <w:t xml:space="preserve"> Overall, </w:t>
      </w:r>
      <w:del w:id="705" w:author="Holmes, John" w:date="2023-04-02T17:14:00Z">
        <w:r w:rsidR="0064617F" w:rsidRPr="008D35DA" w:rsidDel="00724203">
          <w:rPr>
            <w:rFonts w:ascii="Times New Roman" w:hAnsi="Times New Roman" w:cs="Times New Roman"/>
            <w:sz w:val="24"/>
            <w:szCs w:val="24"/>
          </w:rPr>
          <w:delText>this paper</w:delText>
        </w:r>
      </w:del>
      <w:ins w:id="706" w:author="Holmes, John" w:date="2023-04-02T17:14:00Z">
        <w:r w:rsidR="00724203">
          <w:rPr>
            <w:rFonts w:ascii="Times New Roman" w:hAnsi="Times New Roman" w:cs="Times New Roman"/>
            <w:sz w:val="24"/>
            <w:szCs w:val="24"/>
          </w:rPr>
          <w:t>we</w:t>
        </w:r>
      </w:ins>
      <w:r w:rsidR="0064617F" w:rsidRPr="008D35DA">
        <w:rPr>
          <w:rFonts w:ascii="Times New Roman" w:hAnsi="Times New Roman" w:cs="Times New Roman"/>
          <w:sz w:val="24"/>
          <w:szCs w:val="24"/>
        </w:rPr>
        <w:t xml:space="preserve"> show</w:t>
      </w:r>
      <w:r w:rsidR="008E01A5" w:rsidRPr="008D35DA">
        <w:rPr>
          <w:rFonts w:ascii="Times New Roman" w:hAnsi="Times New Roman" w:cs="Times New Roman"/>
          <w:sz w:val="24"/>
          <w:szCs w:val="24"/>
        </w:rPr>
        <w:t>ed</w:t>
      </w:r>
      <w:r w:rsidR="0064617F" w:rsidRPr="008D35DA">
        <w:rPr>
          <w:rFonts w:ascii="Times New Roman" w:hAnsi="Times New Roman" w:cs="Times New Roman"/>
          <w:sz w:val="24"/>
          <w:szCs w:val="24"/>
        </w:rPr>
        <w:t xml:space="preserve"> that the </w:t>
      </w:r>
      <w:ins w:id="707" w:author="Holmes, John" w:date="2023-04-02T17:14:00Z">
        <w:r w:rsidR="00724203">
          <w:rPr>
            <w:rFonts w:ascii="Times New Roman" w:hAnsi="Times New Roman" w:cs="Times New Roman"/>
            <w:sz w:val="24"/>
            <w:szCs w:val="24"/>
          </w:rPr>
          <w:t xml:space="preserve">forecast </w:t>
        </w:r>
      </w:ins>
      <w:r w:rsidR="0064617F" w:rsidRPr="008D35DA">
        <w:rPr>
          <w:rFonts w:ascii="Times New Roman" w:hAnsi="Times New Roman" w:cs="Times New Roman"/>
          <w:sz w:val="24"/>
          <w:szCs w:val="24"/>
        </w:rPr>
        <w:t xml:space="preserve">models coupled with newly added covariates </w:t>
      </w:r>
      <w:r w:rsidR="0062434B" w:rsidRPr="008D35DA">
        <w:rPr>
          <w:rFonts w:ascii="Times New Roman" w:hAnsi="Times New Roman" w:cs="Times New Roman"/>
          <w:sz w:val="24"/>
          <w:szCs w:val="24"/>
        </w:rPr>
        <w:t xml:space="preserve">not only </w:t>
      </w:r>
      <w:del w:id="708" w:author="Xu, Yi [2]" w:date="2023-04-10T14:22:00Z">
        <w:r w:rsidR="0064617F" w:rsidRPr="008D35DA" w:rsidDel="0004294D">
          <w:rPr>
            <w:rFonts w:ascii="Times New Roman" w:hAnsi="Times New Roman" w:cs="Times New Roman"/>
            <w:sz w:val="24"/>
            <w:szCs w:val="24"/>
          </w:rPr>
          <w:delText xml:space="preserve">produced </w:delText>
        </w:r>
        <w:commentRangeStart w:id="709"/>
        <w:commentRangeStart w:id="710"/>
        <w:r w:rsidR="0064617F" w:rsidRPr="008D35DA" w:rsidDel="0004294D">
          <w:rPr>
            <w:rFonts w:ascii="Times New Roman" w:hAnsi="Times New Roman" w:cs="Times New Roman"/>
            <w:sz w:val="24"/>
            <w:szCs w:val="24"/>
          </w:rPr>
          <w:delText>more accurate forecasts</w:delText>
        </w:r>
      </w:del>
      <w:ins w:id="711" w:author="Xu, Yi [2]" w:date="2023-04-10T14:22:00Z">
        <w:r w:rsidR="0004294D">
          <w:rPr>
            <w:rFonts w:ascii="Times New Roman" w:hAnsi="Times New Roman" w:cs="Times New Roman"/>
            <w:sz w:val="24"/>
            <w:szCs w:val="24"/>
          </w:rPr>
          <w:t>reduced the difference</w:t>
        </w:r>
      </w:ins>
      <w:ins w:id="712" w:author="Xu, Yi [2]" w:date="2023-04-10T14:23:00Z">
        <w:r w:rsidR="0004294D">
          <w:rPr>
            <w:rFonts w:ascii="Times New Roman" w:hAnsi="Times New Roman" w:cs="Times New Roman"/>
            <w:sz w:val="24"/>
            <w:szCs w:val="24"/>
          </w:rPr>
          <w:t>s</w:t>
        </w:r>
      </w:ins>
      <w:ins w:id="713" w:author="Xu, Yi [2]" w:date="2023-04-10T14:22:00Z">
        <w:r w:rsidR="0004294D">
          <w:rPr>
            <w:rFonts w:ascii="Times New Roman" w:hAnsi="Times New Roman" w:cs="Times New Roman"/>
            <w:sz w:val="24"/>
            <w:szCs w:val="24"/>
          </w:rPr>
          <w:t xml:space="preserve"> between </w:t>
        </w:r>
      </w:ins>
      <w:ins w:id="714" w:author="Xu, Yi [2]" w:date="2023-04-10T14:23:00Z">
        <w:r w:rsidR="0004294D">
          <w:rPr>
            <w:rFonts w:ascii="Times New Roman" w:hAnsi="Times New Roman" w:cs="Times New Roman"/>
            <w:sz w:val="24"/>
            <w:szCs w:val="24"/>
          </w:rPr>
          <w:t>forecast and observation</w:t>
        </w:r>
      </w:ins>
      <w:r w:rsidR="0064617F" w:rsidRPr="008D35DA">
        <w:rPr>
          <w:rFonts w:ascii="Times New Roman" w:hAnsi="Times New Roman" w:cs="Times New Roman"/>
          <w:sz w:val="24"/>
          <w:szCs w:val="24"/>
        </w:rPr>
        <w:t xml:space="preserve"> </w:t>
      </w:r>
      <w:commentRangeEnd w:id="709"/>
      <w:r w:rsidR="00724203">
        <w:rPr>
          <w:rStyle w:val="CommentReference"/>
        </w:rPr>
        <w:commentReference w:id="709"/>
      </w:r>
      <w:commentRangeEnd w:id="710"/>
      <w:r w:rsidR="0004294D">
        <w:rPr>
          <w:rStyle w:val="CommentReference"/>
        </w:rPr>
        <w:commentReference w:id="710"/>
      </w:r>
      <w:r w:rsidR="0064617F" w:rsidRPr="008D35DA">
        <w:rPr>
          <w:rFonts w:ascii="Times New Roman" w:hAnsi="Times New Roman" w:cs="Times New Roman"/>
          <w:sz w:val="24"/>
          <w:szCs w:val="24"/>
        </w:rPr>
        <w:t>but also reduced uncertainties</w:t>
      </w:r>
      <w:r w:rsidR="0023002F" w:rsidRPr="008D35DA">
        <w:rPr>
          <w:rFonts w:ascii="Times New Roman" w:hAnsi="Times New Roman" w:cs="Times New Roman"/>
          <w:sz w:val="24"/>
          <w:szCs w:val="24"/>
        </w:rPr>
        <w:t>, which would be a great help to fisheries managers who tend t</w:t>
      </w:r>
      <w:r w:rsidR="008E01A5" w:rsidRPr="008D35DA">
        <w:rPr>
          <w:rFonts w:ascii="Times New Roman" w:hAnsi="Times New Roman" w:cs="Times New Roman"/>
          <w:sz w:val="24"/>
          <w:szCs w:val="24"/>
        </w:rPr>
        <w:t>o</w:t>
      </w:r>
      <w:r w:rsidR="008E2E0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face high pressure from political parties when forecast is inaccurate or has high uncertainty. </w:t>
      </w:r>
    </w:p>
    <w:p w14:paraId="3621B651" w14:textId="300D513A"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4.2 </w:t>
      </w:r>
      <w:r w:rsidR="00884305" w:rsidRPr="002B6095">
        <w:rPr>
          <w:rFonts w:ascii="Times New Roman" w:hAnsi="Times New Roman" w:cs="Times New Roman"/>
          <w:b/>
          <w:bCs/>
          <w:sz w:val="24"/>
          <w:szCs w:val="24"/>
        </w:rPr>
        <w:t>Taylor diagram</w:t>
      </w:r>
      <w:r w:rsidR="00906711" w:rsidRPr="002B6095">
        <w:rPr>
          <w:rFonts w:ascii="Times New Roman" w:hAnsi="Times New Roman" w:cs="Times New Roman"/>
          <w:b/>
          <w:bCs/>
          <w:sz w:val="24"/>
          <w:szCs w:val="24"/>
        </w:rPr>
        <w:t xml:space="preserve"> and future implications</w:t>
      </w:r>
    </w:p>
    <w:p w14:paraId="1EB4802D" w14:textId="67148B87" w:rsidR="004B4347" w:rsidRPr="008D35DA" w:rsidRDefault="00453BA5" w:rsidP="008D35DA">
      <w:pPr>
        <w:spacing w:line="480" w:lineRule="auto"/>
        <w:ind w:firstLine="360"/>
        <w:rPr>
          <w:rFonts w:ascii="Times New Roman" w:hAnsi="Times New Roman" w:cs="Times New Roman"/>
          <w:sz w:val="24"/>
          <w:szCs w:val="24"/>
        </w:rPr>
      </w:pPr>
      <w:ins w:id="715" w:author="Holmes, John" w:date="2023-04-02T17:19:00Z">
        <w:r>
          <w:rPr>
            <w:rFonts w:ascii="Times New Roman" w:hAnsi="Times New Roman" w:cs="Times New Roman"/>
            <w:sz w:val="24"/>
            <w:szCs w:val="24"/>
          </w:rPr>
          <w:t xml:space="preserve">The </w:t>
        </w:r>
      </w:ins>
      <w:r w:rsidR="00884305" w:rsidRPr="008D35DA">
        <w:rPr>
          <w:rFonts w:ascii="Times New Roman" w:hAnsi="Times New Roman" w:cs="Times New Roman"/>
          <w:sz w:val="24"/>
          <w:szCs w:val="24"/>
        </w:rPr>
        <w:t xml:space="preserve">Taylor diagram </w:t>
      </w:r>
      <w:del w:id="716" w:author="Holmes, John" w:date="2023-04-02T17:20:00Z">
        <w:r w:rsidR="000D5770" w:rsidRPr="008D35DA" w:rsidDel="00453BA5">
          <w:rPr>
            <w:rFonts w:ascii="Times New Roman" w:hAnsi="Times New Roman" w:cs="Times New Roman"/>
            <w:sz w:val="24"/>
            <w:szCs w:val="24"/>
          </w:rPr>
          <w:delText xml:space="preserve">has </w:delText>
        </w:r>
      </w:del>
      <w:r w:rsidR="000D5770" w:rsidRPr="008D35DA">
        <w:rPr>
          <w:rFonts w:ascii="Times New Roman" w:hAnsi="Times New Roman" w:cs="Times New Roman"/>
          <w:sz w:val="24"/>
          <w:szCs w:val="24"/>
        </w:rPr>
        <w:t xml:space="preserve">allowed us </w:t>
      </w:r>
      <w:r w:rsidR="00884305" w:rsidRPr="008D35DA">
        <w:rPr>
          <w:rFonts w:ascii="Times New Roman" w:hAnsi="Times New Roman" w:cs="Times New Roman"/>
          <w:sz w:val="24"/>
          <w:szCs w:val="24"/>
        </w:rPr>
        <w:t xml:space="preserve">to </w:t>
      </w:r>
      <w:r w:rsidR="000D5770" w:rsidRPr="008D35DA">
        <w:rPr>
          <w:rFonts w:ascii="Times New Roman" w:hAnsi="Times New Roman" w:cs="Times New Roman"/>
          <w:sz w:val="24"/>
          <w:szCs w:val="24"/>
        </w:rPr>
        <w:t xml:space="preserve">visually compare time series of </w:t>
      </w:r>
      <w:r w:rsidR="00884305" w:rsidRPr="008D35DA">
        <w:rPr>
          <w:rFonts w:ascii="Times New Roman" w:hAnsi="Times New Roman" w:cs="Times New Roman"/>
          <w:sz w:val="24"/>
          <w:szCs w:val="24"/>
        </w:rPr>
        <w:t>forecast</w:t>
      </w:r>
      <w:r w:rsidR="000D5770"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D5770" w:rsidRPr="008D35DA">
        <w:rPr>
          <w:rFonts w:ascii="Times New Roman" w:hAnsi="Times New Roman" w:cs="Times New Roman"/>
          <w:sz w:val="24"/>
          <w:szCs w:val="24"/>
        </w:rPr>
        <w:t>from 37 forecast</w:t>
      </w:r>
      <w:r w:rsidR="00884305" w:rsidRPr="008D35DA">
        <w:rPr>
          <w:rFonts w:ascii="Times New Roman" w:hAnsi="Times New Roman" w:cs="Times New Roman"/>
          <w:sz w:val="24"/>
          <w:szCs w:val="24"/>
        </w:rPr>
        <w:t xml:space="preserve"> models</w:t>
      </w:r>
      <w:r w:rsidR="000D5770" w:rsidRPr="008D35DA">
        <w:rPr>
          <w:rFonts w:ascii="Times New Roman" w:hAnsi="Times New Roman" w:cs="Times New Roman"/>
          <w:sz w:val="24"/>
          <w:szCs w:val="24"/>
        </w:rPr>
        <w:t xml:space="preserve"> along with the </w:t>
      </w:r>
      <w:r w:rsidR="00FE49D9" w:rsidRPr="008D35DA">
        <w:rPr>
          <w:rFonts w:ascii="Times New Roman" w:hAnsi="Times New Roman" w:cs="Times New Roman"/>
          <w:sz w:val="24"/>
          <w:szCs w:val="24"/>
        </w:rPr>
        <w:t>historical forecast</w:t>
      </w:r>
      <w:r w:rsidR="00384A3A" w:rsidRPr="008D35DA">
        <w:rPr>
          <w:rFonts w:ascii="Times New Roman" w:hAnsi="Times New Roman" w:cs="Times New Roman"/>
          <w:sz w:val="24"/>
          <w:szCs w:val="24"/>
        </w:rPr>
        <w:t>s</w:t>
      </w:r>
      <w:r w:rsidR="00FE49D9" w:rsidRPr="008D35DA">
        <w:rPr>
          <w:rFonts w:ascii="Times New Roman" w:hAnsi="Times New Roman" w:cs="Times New Roman"/>
          <w:sz w:val="24"/>
          <w:szCs w:val="24"/>
        </w:rPr>
        <w:t xml:space="preserve"> against the observations</w:t>
      </w:r>
      <w:r w:rsidR="00884305" w:rsidRPr="008D35DA">
        <w:rPr>
          <w:rFonts w:ascii="Times New Roman" w:hAnsi="Times New Roman" w:cs="Times New Roman"/>
          <w:sz w:val="24"/>
          <w:szCs w:val="24"/>
        </w:rPr>
        <w:t xml:space="preserve"> in one </w:t>
      </w:r>
      <w:del w:id="717" w:author="Holmes, John" w:date="2023-04-02T17:20:00Z">
        <w:r w:rsidR="00884305" w:rsidRPr="008D35DA" w:rsidDel="00453BA5">
          <w:rPr>
            <w:rFonts w:ascii="Times New Roman" w:hAnsi="Times New Roman" w:cs="Times New Roman"/>
            <w:sz w:val="24"/>
            <w:szCs w:val="24"/>
          </w:rPr>
          <w:delText>graph</w:delText>
        </w:r>
        <w:r w:rsidR="00FE49D9" w:rsidRPr="008D35DA" w:rsidDel="00453BA5">
          <w:rPr>
            <w:rFonts w:ascii="Times New Roman" w:hAnsi="Times New Roman" w:cs="Times New Roman"/>
            <w:sz w:val="24"/>
            <w:szCs w:val="24"/>
          </w:rPr>
          <w:delText xml:space="preserve"> </w:delText>
        </w:r>
      </w:del>
      <w:ins w:id="718" w:author="Holmes, John" w:date="2023-04-02T17:20:00Z">
        <w:r>
          <w:rPr>
            <w:rFonts w:ascii="Times New Roman" w:hAnsi="Times New Roman" w:cs="Times New Roman"/>
            <w:sz w:val="24"/>
            <w:szCs w:val="24"/>
          </w:rPr>
          <w:t>figure</w:t>
        </w:r>
        <w:r w:rsidRPr="008D35DA">
          <w:rPr>
            <w:rFonts w:ascii="Times New Roman" w:hAnsi="Times New Roman" w:cs="Times New Roman"/>
            <w:sz w:val="24"/>
            <w:szCs w:val="24"/>
          </w:rPr>
          <w:t xml:space="preserve"> </w:t>
        </w:r>
      </w:ins>
      <w:r w:rsidR="00FE49D9" w:rsidRPr="008D35DA">
        <w:rPr>
          <w:rFonts w:ascii="Times New Roman" w:hAnsi="Times New Roman" w:cs="Times New Roman"/>
          <w:sz w:val="24"/>
          <w:szCs w:val="24"/>
        </w:rPr>
        <w:t>both in terms of</w:t>
      </w:r>
      <w:r w:rsidR="00884305" w:rsidRPr="008D35DA">
        <w:rPr>
          <w:rFonts w:ascii="Times New Roman" w:hAnsi="Times New Roman" w:cs="Times New Roman"/>
          <w:sz w:val="24"/>
          <w:szCs w:val="24"/>
        </w:rPr>
        <w:t xml:space="preserve"> forecast accuracy </w:t>
      </w:r>
      <w:r w:rsidR="00FE49D9" w:rsidRPr="008D35DA">
        <w:rPr>
          <w:rFonts w:ascii="Times New Roman" w:hAnsi="Times New Roman" w:cs="Times New Roman"/>
          <w:sz w:val="24"/>
          <w:szCs w:val="24"/>
        </w:rPr>
        <w:t>and</w:t>
      </w:r>
      <w:r w:rsidR="00884305" w:rsidRPr="008D35DA">
        <w:rPr>
          <w:rFonts w:ascii="Times New Roman" w:hAnsi="Times New Roman" w:cs="Times New Roman"/>
          <w:sz w:val="24"/>
          <w:szCs w:val="24"/>
        </w:rPr>
        <w:t xml:space="preserve"> uncertainty. </w:t>
      </w:r>
      <w:del w:id="719" w:author="Holmes, John" w:date="2023-04-02T17:20:00Z">
        <w:r w:rsidR="00FE49D9" w:rsidRPr="008D35DA" w:rsidDel="00453BA5">
          <w:rPr>
            <w:rFonts w:ascii="Times New Roman" w:hAnsi="Times New Roman" w:cs="Times New Roman"/>
            <w:sz w:val="24"/>
            <w:szCs w:val="24"/>
          </w:rPr>
          <w:delText xml:space="preserve">Therefore, </w:delText>
        </w:r>
        <w:r w:rsidR="00C86CC8" w:rsidRPr="008D35DA" w:rsidDel="00453BA5">
          <w:rPr>
            <w:rFonts w:ascii="Times New Roman" w:hAnsi="Times New Roman" w:cs="Times New Roman"/>
            <w:sz w:val="24"/>
            <w:szCs w:val="24"/>
          </w:rPr>
          <w:delText>it</w:delText>
        </w:r>
      </w:del>
      <w:ins w:id="720" w:author="Holmes, John" w:date="2023-04-02T17:20:00Z">
        <w:r>
          <w:rPr>
            <w:rFonts w:ascii="Times New Roman" w:hAnsi="Times New Roman" w:cs="Times New Roman"/>
            <w:sz w:val="24"/>
            <w:szCs w:val="24"/>
          </w:rPr>
          <w:t>This approach</w:t>
        </w:r>
      </w:ins>
      <w:r w:rsidR="000D5770"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 xml:space="preserve">can help simplify </w:t>
      </w:r>
      <w:r w:rsidR="000D5770" w:rsidRPr="008D35DA">
        <w:rPr>
          <w:rFonts w:ascii="Times New Roman" w:hAnsi="Times New Roman" w:cs="Times New Roman"/>
          <w:sz w:val="24"/>
          <w:szCs w:val="24"/>
        </w:rPr>
        <w:t xml:space="preserve">the model selection </w:t>
      </w:r>
      <w:r w:rsidR="00FE49D9" w:rsidRPr="008D35DA">
        <w:rPr>
          <w:rFonts w:ascii="Times New Roman" w:hAnsi="Times New Roman" w:cs="Times New Roman"/>
          <w:sz w:val="24"/>
          <w:szCs w:val="24"/>
        </w:rPr>
        <w:t xml:space="preserve">process </w:t>
      </w:r>
      <w:r w:rsidR="000D5770" w:rsidRPr="008D35DA">
        <w:rPr>
          <w:rFonts w:ascii="Times New Roman" w:hAnsi="Times New Roman" w:cs="Times New Roman"/>
          <w:sz w:val="24"/>
          <w:szCs w:val="24"/>
        </w:rPr>
        <w:t xml:space="preserve">by illustrating </w:t>
      </w:r>
      <w:del w:id="721" w:author="Holmes, John" w:date="2023-04-02T17:20:00Z">
        <w:r w:rsidR="000D5770" w:rsidRPr="008D35DA" w:rsidDel="00453BA5">
          <w:rPr>
            <w:rFonts w:ascii="Times New Roman" w:hAnsi="Times New Roman" w:cs="Times New Roman"/>
            <w:sz w:val="24"/>
            <w:szCs w:val="24"/>
          </w:rPr>
          <w:delText xml:space="preserve">the </w:delText>
        </w:r>
      </w:del>
      <w:r w:rsidR="000D5770" w:rsidRPr="008D35DA">
        <w:rPr>
          <w:rFonts w:ascii="Times New Roman" w:hAnsi="Times New Roman" w:cs="Times New Roman"/>
          <w:sz w:val="24"/>
          <w:szCs w:val="24"/>
        </w:rPr>
        <w:t xml:space="preserve">performance quantitatively among </w:t>
      </w:r>
      <w:r w:rsidR="004B4347" w:rsidRPr="008D35DA">
        <w:rPr>
          <w:rFonts w:ascii="Times New Roman" w:hAnsi="Times New Roman" w:cs="Times New Roman"/>
          <w:sz w:val="24"/>
          <w:szCs w:val="24"/>
        </w:rPr>
        <w:t xml:space="preserve">all forecast </w:t>
      </w:r>
      <w:r w:rsidR="000D5770" w:rsidRPr="008D35DA">
        <w:rPr>
          <w:rFonts w:ascii="Times New Roman" w:hAnsi="Times New Roman" w:cs="Times New Roman"/>
          <w:sz w:val="24"/>
          <w:szCs w:val="24"/>
        </w:rPr>
        <w:t xml:space="preserve">models. </w:t>
      </w:r>
      <w:r w:rsidR="004B4347" w:rsidRPr="008D35DA">
        <w:rPr>
          <w:rFonts w:ascii="Times New Roman" w:hAnsi="Times New Roman" w:cs="Times New Roman"/>
          <w:sz w:val="24"/>
          <w:szCs w:val="24"/>
        </w:rPr>
        <w:t xml:space="preserve">Based on the Taylor diagrams for all 18 Fraser </w:t>
      </w:r>
      <w:r w:rsidR="004263EC">
        <w:rPr>
          <w:rFonts w:ascii="Times New Roman" w:hAnsi="Times New Roman" w:cs="Times New Roman"/>
          <w:sz w:val="24"/>
          <w:szCs w:val="24"/>
        </w:rPr>
        <w:t>Sockeye</w:t>
      </w:r>
      <w:r w:rsidR="004B4347" w:rsidRPr="008D35DA">
        <w:rPr>
          <w:rFonts w:ascii="Times New Roman" w:hAnsi="Times New Roman" w:cs="Times New Roman"/>
          <w:sz w:val="24"/>
          <w:szCs w:val="24"/>
        </w:rPr>
        <w:t xml:space="preserve"> stocks, we concluded that </w:t>
      </w:r>
      <w:r w:rsidR="00384A3A" w:rsidRPr="008D35DA">
        <w:rPr>
          <w:rFonts w:ascii="Times New Roman" w:hAnsi="Times New Roman" w:cs="Times New Roman"/>
          <w:sz w:val="24"/>
          <w:szCs w:val="24"/>
        </w:rPr>
        <w:t>historically selected forecast model</w:t>
      </w:r>
      <w:r w:rsidR="00FE1E97">
        <w:rPr>
          <w:rFonts w:ascii="Times New Roman" w:hAnsi="Times New Roman" w:cs="Times New Roman"/>
          <w:sz w:val="24"/>
          <w:szCs w:val="24"/>
        </w:rPr>
        <w:t>s</w:t>
      </w:r>
      <w:r w:rsidR="00384A3A" w:rsidRPr="008D35DA">
        <w:rPr>
          <w:rFonts w:ascii="Times New Roman" w:hAnsi="Times New Roman" w:cs="Times New Roman"/>
          <w:sz w:val="24"/>
          <w:szCs w:val="24"/>
        </w:rPr>
        <w:t xml:space="preserve"> </w:t>
      </w:r>
      <w:r w:rsidR="00F57062">
        <w:rPr>
          <w:rFonts w:ascii="Times New Roman" w:hAnsi="Times New Roman" w:cs="Times New Roman"/>
          <w:sz w:val="24"/>
          <w:szCs w:val="24"/>
        </w:rPr>
        <w:t>were</w:t>
      </w:r>
      <w:r w:rsidR="004B4347" w:rsidRPr="008D35DA">
        <w:rPr>
          <w:rFonts w:ascii="Times New Roman" w:hAnsi="Times New Roman" w:cs="Times New Roman"/>
          <w:sz w:val="24"/>
          <w:szCs w:val="24"/>
        </w:rPr>
        <w:t xml:space="preserve"> not ideal </w:t>
      </w:r>
      <w:r w:rsidR="00384A3A" w:rsidRPr="008D35DA">
        <w:rPr>
          <w:rFonts w:ascii="Times New Roman" w:hAnsi="Times New Roman" w:cs="Times New Roman"/>
          <w:sz w:val="24"/>
          <w:szCs w:val="24"/>
        </w:rPr>
        <w:t xml:space="preserve">compared to </w:t>
      </w:r>
      <w:r w:rsidR="00CB3EF6" w:rsidRPr="008D35DA">
        <w:rPr>
          <w:rFonts w:ascii="Times New Roman" w:hAnsi="Times New Roman" w:cs="Times New Roman"/>
          <w:sz w:val="24"/>
          <w:szCs w:val="24"/>
        </w:rPr>
        <w:t xml:space="preserve">many </w:t>
      </w:r>
      <w:r w:rsidR="00384A3A" w:rsidRPr="008D35DA">
        <w:rPr>
          <w:rFonts w:ascii="Times New Roman" w:hAnsi="Times New Roman" w:cs="Times New Roman"/>
          <w:sz w:val="24"/>
          <w:szCs w:val="24"/>
        </w:rPr>
        <w:t xml:space="preserve">other </w:t>
      </w:r>
      <w:r w:rsidR="00CB3EF6" w:rsidRPr="008D35DA">
        <w:rPr>
          <w:rFonts w:ascii="Times New Roman" w:hAnsi="Times New Roman" w:cs="Times New Roman"/>
          <w:sz w:val="24"/>
          <w:szCs w:val="24"/>
        </w:rPr>
        <w:t xml:space="preserve">forecast models. </w:t>
      </w:r>
      <w:commentRangeStart w:id="722"/>
      <w:commentRangeStart w:id="723"/>
      <w:r w:rsidR="00CB3EF6" w:rsidRPr="008D35DA">
        <w:rPr>
          <w:rFonts w:ascii="Times New Roman" w:hAnsi="Times New Roman" w:cs="Times New Roman"/>
          <w:sz w:val="24"/>
          <w:szCs w:val="24"/>
        </w:rPr>
        <w:t xml:space="preserve">The framework developed through this study </w:t>
      </w:r>
      <w:commentRangeEnd w:id="722"/>
      <w:r>
        <w:rPr>
          <w:rStyle w:val="CommentReference"/>
        </w:rPr>
        <w:commentReference w:id="722"/>
      </w:r>
      <w:commentRangeEnd w:id="723"/>
      <w:r w:rsidR="0004294D">
        <w:rPr>
          <w:rStyle w:val="CommentReference"/>
        </w:rPr>
        <w:commentReference w:id="723"/>
      </w:r>
      <w:r w:rsidR="00CB3EF6" w:rsidRPr="008D35DA">
        <w:rPr>
          <w:rFonts w:ascii="Times New Roman" w:hAnsi="Times New Roman" w:cs="Times New Roman"/>
          <w:sz w:val="24"/>
          <w:szCs w:val="24"/>
        </w:rPr>
        <w:t>can be adopted for future model selection and forecast</w:t>
      </w:r>
      <w:ins w:id="724" w:author="Holmes, John" w:date="2023-04-02T17:21:00Z">
        <w:r>
          <w:rPr>
            <w:rFonts w:ascii="Times New Roman" w:hAnsi="Times New Roman" w:cs="Times New Roman"/>
            <w:sz w:val="24"/>
            <w:szCs w:val="24"/>
          </w:rPr>
          <w:t xml:space="preserve"> processes</w:t>
        </w:r>
      </w:ins>
      <w:ins w:id="725" w:author="Xu, Yi [2]" w:date="2023-04-10T14:28:00Z">
        <w:r w:rsidR="00E3094F">
          <w:rPr>
            <w:rFonts w:ascii="Times New Roman" w:hAnsi="Times New Roman" w:cs="Times New Roman"/>
            <w:sz w:val="24"/>
            <w:szCs w:val="24"/>
          </w:rPr>
          <w:t xml:space="preserve"> (DFO, in press)</w:t>
        </w:r>
      </w:ins>
      <w:r w:rsidR="00CB3EF6" w:rsidRPr="008D35DA">
        <w:rPr>
          <w:rFonts w:ascii="Times New Roman" w:hAnsi="Times New Roman" w:cs="Times New Roman"/>
          <w:sz w:val="24"/>
          <w:szCs w:val="24"/>
        </w:rPr>
        <w:t xml:space="preserve">. </w:t>
      </w:r>
      <w:r w:rsidR="004B4347" w:rsidRPr="008D35DA">
        <w:rPr>
          <w:rFonts w:ascii="Times New Roman" w:hAnsi="Times New Roman" w:cs="Times New Roman"/>
          <w:sz w:val="24"/>
          <w:szCs w:val="24"/>
        </w:rPr>
        <w:t xml:space="preserve">  </w:t>
      </w:r>
    </w:p>
    <w:p w14:paraId="465C0529" w14:textId="4831D119"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Many 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stocks </w:t>
      </w:r>
      <w:del w:id="726" w:author="Holmes, John" w:date="2023-04-02T17:22:00Z">
        <w:r w:rsidRPr="008D35DA" w:rsidDel="00453BA5">
          <w:rPr>
            <w:rFonts w:ascii="Times New Roman" w:hAnsi="Times New Roman" w:cs="Times New Roman"/>
            <w:sz w:val="24"/>
            <w:szCs w:val="24"/>
          </w:rPr>
          <w:delText xml:space="preserve">showed </w:delText>
        </w:r>
      </w:del>
      <w:ins w:id="727" w:author="Holmes, John" w:date="2023-04-02T17:22:00Z">
        <w:r w:rsidR="00453BA5">
          <w:rPr>
            <w:rFonts w:ascii="Times New Roman" w:hAnsi="Times New Roman" w:cs="Times New Roman"/>
            <w:sz w:val="24"/>
            <w:szCs w:val="24"/>
          </w:rPr>
          <w:t>exhibit</w:t>
        </w:r>
        <w:r w:rsidR="00453BA5" w:rsidRPr="008D35DA">
          <w:rPr>
            <w:rFonts w:ascii="Times New Roman" w:hAnsi="Times New Roman" w:cs="Times New Roman"/>
            <w:sz w:val="24"/>
            <w:szCs w:val="24"/>
          </w:rPr>
          <w:t xml:space="preserve"> </w:t>
        </w:r>
      </w:ins>
      <w:r w:rsidRPr="008D35DA">
        <w:rPr>
          <w:rFonts w:ascii="Times New Roman" w:hAnsi="Times New Roman" w:cs="Times New Roman"/>
          <w:sz w:val="24"/>
          <w:szCs w:val="24"/>
        </w:rPr>
        <w:t xml:space="preserve">strong cyclic patterns with a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 every four years</w:t>
      </w:r>
      <w:r w:rsidR="00CB3EF6" w:rsidRPr="008D35DA">
        <w:rPr>
          <w:rFonts w:ascii="Times New Roman" w:hAnsi="Times New Roman" w:cs="Times New Roman"/>
          <w:sz w:val="24"/>
          <w:szCs w:val="24"/>
        </w:rPr>
        <w:t xml:space="preserve"> (</w:t>
      </w:r>
      <w:r w:rsidR="00F57062">
        <w:rPr>
          <w:rFonts w:ascii="Times New Roman" w:hAnsi="Times New Roman" w:cs="Times New Roman"/>
          <w:sz w:val="24"/>
          <w:szCs w:val="24"/>
        </w:rPr>
        <w:t xml:space="preserve">Supplementary </w:t>
      </w:r>
      <w:r w:rsidR="00CB3EF6" w:rsidRPr="008D35DA">
        <w:rPr>
          <w:rFonts w:ascii="Times New Roman" w:hAnsi="Times New Roman" w:cs="Times New Roman"/>
          <w:sz w:val="24"/>
          <w:szCs w:val="24"/>
        </w:rPr>
        <w:t>Figure S</w:t>
      </w:r>
      <w:r w:rsidR="00384A3A" w:rsidRPr="008D35DA">
        <w:rPr>
          <w:rFonts w:ascii="Times New Roman" w:hAnsi="Times New Roman" w:cs="Times New Roman"/>
          <w:sz w:val="24"/>
          <w:szCs w:val="24"/>
        </w:rPr>
        <w:t>2</w:t>
      </w:r>
      <w:r w:rsidR="00CB3EF6" w:rsidRPr="008D35DA">
        <w:rPr>
          <w:rFonts w:ascii="Times New Roman" w:hAnsi="Times New Roman" w:cs="Times New Roman"/>
          <w:sz w:val="24"/>
          <w:szCs w:val="24"/>
        </w:rPr>
        <w:t>). Forecast</w:t>
      </w:r>
      <w:r w:rsidR="00BC06C3">
        <w:rPr>
          <w:rFonts w:ascii="Times New Roman" w:hAnsi="Times New Roman" w:cs="Times New Roman"/>
          <w:sz w:val="24"/>
          <w:szCs w:val="24"/>
        </w:rPr>
        <w:t>ing</w:t>
      </w:r>
      <w:r w:rsidR="00CB3EF6" w:rsidRPr="008D35DA">
        <w:rPr>
          <w:rFonts w:ascii="Times New Roman" w:hAnsi="Times New Roman" w:cs="Times New Roman"/>
          <w:sz w:val="24"/>
          <w:szCs w:val="24"/>
        </w:rPr>
        <w:t xml:space="preserve"> </w:t>
      </w:r>
      <w:r w:rsidR="006B241F" w:rsidRPr="008D35DA">
        <w:rPr>
          <w:rFonts w:ascii="Times New Roman" w:hAnsi="Times New Roman" w:cs="Times New Roman"/>
          <w:sz w:val="24"/>
          <w:szCs w:val="24"/>
        </w:rPr>
        <w:t>for</w:t>
      </w:r>
      <w:r w:rsidRPr="008D35DA">
        <w:rPr>
          <w:rFonts w:ascii="Times New Roman" w:hAnsi="Times New Roman" w:cs="Times New Roman"/>
          <w:sz w:val="24"/>
          <w:szCs w:val="24"/>
        </w:rPr>
        <w:t xml:space="preserve"> the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w:t>
      </w:r>
      <w:r w:rsidR="00CB3EF6" w:rsidRPr="008D35DA">
        <w:rPr>
          <w:rFonts w:ascii="Times New Roman" w:hAnsi="Times New Roman" w:cs="Times New Roman"/>
          <w:sz w:val="24"/>
          <w:szCs w:val="24"/>
        </w:rPr>
        <w:t>s</w:t>
      </w:r>
      <w:r w:rsidRPr="008D35DA">
        <w:rPr>
          <w:rFonts w:ascii="Times New Roman" w:hAnsi="Times New Roman" w:cs="Times New Roman"/>
          <w:sz w:val="24"/>
          <w:szCs w:val="24"/>
        </w:rPr>
        <w:t xml:space="preserve"> </w:t>
      </w:r>
      <w:r w:rsidR="00CB3EF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more challenging</w:t>
      </w:r>
      <w:r w:rsidR="006B241F" w:rsidRPr="008D35DA">
        <w:rPr>
          <w:rFonts w:ascii="Times New Roman" w:hAnsi="Times New Roman" w:cs="Times New Roman"/>
          <w:sz w:val="24"/>
          <w:szCs w:val="24"/>
        </w:rPr>
        <w:t xml:space="preserve"> </w:t>
      </w:r>
      <w:ins w:id="728" w:author="Holmes, John" w:date="2023-04-02T17:22:00Z">
        <w:r w:rsidR="00453BA5">
          <w:rPr>
            <w:rFonts w:ascii="Times New Roman" w:hAnsi="Times New Roman" w:cs="Times New Roman"/>
            <w:sz w:val="24"/>
            <w:szCs w:val="24"/>
          </w:rPr>
          <w:t xml:space="preserve">and was usually accomplished </w:t>
        </w:r>
      </w:ins>
      <w:r w:rsidR="006B241F" w:rsidRPr="008D35DA">
        <w:rPr>
          <w:rFonts w:ascii="Times New Roman" w:hAnsi="Times New Roman" w:cs="Times New Roman"/>
          <w:sz w:val="24"/>
          <w:szCs w:val="24"/>
        </w:rPr>
        <w:t xml:space="preserve">with </w:t>
      </w:r>
      <w:ins w:id="729" w:author="Holmes, John" w:date="2023-04-02T17:22:00Z">
        <w:r w:rsidR="00453BA5">
          <w:rPr>
            <w:rFonts w:ascii="Times New Roman" w:hAnsi="Times New Roman" w:cs="Times New Roman"/>
            <w:sz w:val="24"/>
            <w:szCs w:val="24"/>
          </w:rPr>
          <w:t xml:space="preserve">lower </w:t>
        </w:r>
      </w:ins>
      <w:del w:id="730" w:author="Holmes, John" w:date="2023-04-02T17:22:00Z">
        <w:r w:rsidR="006B241F" w:rsidRPr="008D35DA" w:rsidDel="00453BA5">
          <w:rPr>
            <w:rFonts w:ascii="Times New Roman" w:hAnsi="Times New Roman" w:cs="Times New Roman"/>
            <w:sz w:val="24"/>
            <w:szCs w:val="24"/>
          </w:rPr>
          <w:delText>usually less</w:delText>
        </w:r>
      </w:del>
      <w:r w:rsidR="006B241F" w:rsidRPr="008D35DA">
        <w:rPr>
          <w:rFonts w:ascii="Times New Roman" w:hAnsi="Times New Roman" w:cs="Times New Roman"/>
          <w:sz w:val="24"/>
          <w:szCs w:val="24"/>
        </w:rPr>
        <w:t xml:space="preserve"> accura</w:t>
      </w:r>
      <w:r w:rsidR="00045360" w:rsidRPr="008D35DA">
        <w:rPr>
          <w:rFonts w:ascii="Times New Roman" w:hAnsi="Times New Roman" w:cs="Times New Roman"/>
          <w:sz w:val="24"/>
          <w:szCs w:val="24"/>
        </w:rPr>
        <w:t>cy</w:t>
      </w:r>
      <w:r w:rsidR="006B241F" w:rsidRPr="008D35DA">
        <w:rPr>
          <w:rFonts w:ascii="Times New Roman" w:hAnsi="Times New Roman" w:cs="Times New Roman"/>
          <w:sz w:val="24"/>
          <w:szCs w:val="24"/>
        </w:rPr>
        <w:t xml:space="preserve"> compared to </w:t>
      </w:r>
      <w:r w:rsidRPr="008D35DA">
        <w:rPr>
          <w:rFonts w:ascii="Times New Roman" w:hAnsi="Times New Roman" w:cs="Times New Roman"/>
          <w:sz w:val="24"/>
          <w:szCs w:val="24"/>
        </w:rPr>
        <w:t xml:space="preserve">other years (DFO, 2021). </w:t>
      </w:r>
      <w:del w:id="731" w:author="Liu, Qi" w:date="2023-04-13T14:55:00Z">
        <w:r w:rsidR="00CB3EF6" w:rsidRPr="008D35DA" w:rsidDel="00772275">
          <w:rPr>
            <w:rFonts w:ascii="Times New Roman" w:hAnsi="Times New Roman" w:cs="Times New Roman"/>
            <w:sz w:val="24"/>
            <w:szCs w:val="24"/>
          </w:rPr>
          <w:delText>Nevertheless, o</w:delText>
        </w:r>
        <w:r w:rsidR="006B241F" w:rsidRPr="008D35DA" w:rsidDel="00772275">
          <w:rPr>
            <w:rFonts w:ascii="Times New Roman" w:hAnsi="Times New Roman" w:cs="Times New Roman"/>
            <w:sz w:val="24"/>
            <w:szCs w:val="24"/>
          </w:rPr>
          <w:delText>ur forecast</w:delText>
        </w:r>
      </w:del>
      <w:ins w:id="732" w:author="Holmes, John" w:date="2023-04-02T17:23:00Z">
        <w:del w:id="733" w:author="Liu, Qi" w:date="2023-04-13T14:55:00Z">
          <w:r w:rsidR="00453BA5" w:rsidDel="00772275">
            <w:rPr>
              <w:rFonts w:ascii="Times New Roman" w:hAnsi="Times New Roman" w:cs="Times New Roman"/>
              <w:sz w:val="24"/>
              <w:szCs w:val="24"/>
            </w:rPr>
            <w:delText>s</w:delText>
          </w:r>
        </w:del>
      </w:ins>
      <w:del w:id="734" w:author="Liu, Qi" w:date="2023-04-13T14:55:00Z">
        <w:r w:rsidR="006B241F" w:rsidRPr="008D35DA" w:rsidDel="00772275">
          <w:rPr>
            <w:rFonts w:ascii="Times New Roman" w:hAnsi="Times New Roman" w:cs="Times New Roman"/>
            <w:sz w:val="24"/>
            <w:szCs w:val="24"/>
          </w:rPr>
          <w:delText xml:space="preserve"> for the dominant year </w:delText>
        </w:r>
        <w:r w:rsidRPr="008D35DA" w:rsidDel="00772275">
          <w:rPr>
            <w:rFonts w:ascii="Times New Roman" w:hAnsi="Times New Roman" w:cs="Times New Roman"/>
            <w:sz w:val="24"/>
            <w:szCs w:val="24"/>
          </w:rPr>
          <w:delText xml:space="preserve">2022 </w:delText>
        </w:r>
      </w:del>
      <w:ins w:id="735" w:author="Holmes, John" w:date="2023-04-02T17:23:00Z">
        <w:del w:id="736" w:author="Liu, Qi" w:date="2023-04-13T14:55:00Z">
          <w:r w:rsidR="00453BA5" w:rsidDel="00772275">
            <w:rPr>
              <w:rFonts w:ascii="Times New Roman" w:hAnsi="Times New Roman" w:cs="Times New Roman"/>
              <w:sz w:val="24"/>
              <w:szCs w:val="24"/>
            </w:rPr>
            <w:delText xml:space="preserve">returns </w:delText>
          </w:r>
        </w:del>
      </w:ins>
      <w:del w:id="737" w:author="Liu, Qi" w:date="2023-04-13T14:55:00Z">
        <w:r w:rsidR="00CB3EF6" w:rsidRPr="008D35DA" w:rsidDel="00772275">
          <w:rPr>
            <w:rFonts w:ascii="Times New Roman" w:hAnsi="Times New Roman" w:cs="Times New Roman"/>
            <w:sz w:val="24"/>
            <w:szCs w:val="24"/>
          </w:rPr>
          <w:delText xml:space="preserve">was </w:delText>
        </w:r>
        <w:commentRangeStart w:id="738"/>
        <w:commentRangeStart w:id="739"/>
        <w:commentRangeStart w:id="740"/>
        <w:r w:rsidRPr="008D35DA" w:rsidDel="00772275">
          <w:rPr>
            <w:rFonts w:ascii="Times New Roman" w:hAnsi="Times New Roman" w:cs="Times New Roman"/>
            <w:sz w:val="24"/>
            <w:szCs w:val="24"/>
          </w:rPr>
          <w:lastRenderedPageBreak/>
          <w:delText>promising</w:delText>
        </w:r>
        <w:commentRangeEnd w:id="738"/>
        <w:r w:rsidR="00453BA5" w:rsidDel="00772275">
          <w:rPr>
            <w:rStyle w:val="CommentReference"/>
          </w:rPr>
          <w:commentReference w:id="738"/>
        </w:r>
        <w:commentRangeEnd w:id="739"/>
        <w:r w:rsidR="00823B4F" w:rsidDel="00772275">
          <w:rPr>
            <w:rStyle w:val="CommentReference"/>
          </w:rPr>
          <w:commentReference w:id="739"/>
        </w:r>
      </w:del>
      <w:commentRangeEnd w:id="740"/>
      <w:r w:rsidR="00772275">
        <w:rPr>
          <w:rStyle w:val="CommentReference"/>
        </w:rPr>
        <w:commentReference w:id="740"/>
      </w:r>
      <w:del w:id="741" w:author="Liu, Qi" w:date="2023-04-13T14:55:00Z">
        <w:r w:rsidRPr="008D35DA" w:rsidDel="00772275">
          <w:rPr>
            <w:rFonts w:ascii="Times New Roman" w:hAnsi="Times New Roman" w:cs="Times New Roman"/>
            <w:sz w:val="24"/>
            <w:szCs w:val="24"/>
          </w:rPr>
          <w:delText xml:space="preserve">. </w:delText>
        </w:r>
      </w:del>
      <w:r w:rsidRPr="008D35DA">
        <w:rPr>
          <w:rFonts w:ascii="Times New Roman" w:hAnsi="Times New Roman" w:cs="Times New Roman"/>
          <w:sz w:val="24"/>
          <w:szCs w:val="24"/>
        </w:rPr>
        <w:t xml:space="preserve">Our retrospective analysis only </w:t>
      </w:r>
      <w:r w:rsidR="00FE1E97">
        <w:rPr>
          <w:rFonts w:ascii="Times New Roman" w:hAnsi="Times New Roman" w:cs="Times New Roman"/>
          <w:sz w:val="24"/>
          <w:szCs w:val="24"/>
        </w:rPr>
        <w:t>covered 12 years</w:t>
      </w:r>
      <w:r w:rsidR="00030B66" w:rsidRPr="008D35DA">
        <w:rPr>
          <w:rFonts w:ascii="Times New Roman" w:hAnsi="Times New Roman" w:cs="Times New Roman"/>
          <w:sz w:val="24"/>
          <w:szCs w:val="24"/>
        </w:rPr>
        <w:t xml:space="preserve">, about </w:t>
      </w:r>
      <w:r w:rsidRPr="008D35DA">
        <w:rPr>
          <w:rFonts w:ascii="Times New Roman" w:hAnsi="Times New Roman" w:cs="Times New Roman"/>
          <w:sz w:val="24"/>
          <w:szCs w:val="24"/>
        </w:rPr>
        <w:t>3 cycles</w:t>
      </w:r>
      <w:r w:rsidR="006B241F"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FE1E97">
        <w:rPr>
          <w:rFonts w:ascii="Times New Roman" w:hAnsi="Times New Roman" w:cs="Times New Roman"/>
          <w:sz w:val="24"/>
          <w:szCs w:val="24"/>
        </w:rPr>
        <w:t xml:space="preserve">however, </w:t>
      </w:r>
      <w:r w:rsidRPr="008D35DA">
        <w:rPr>
          <w:rFonts w:ascii="Times New Roman" w:hAnsi="Times New Roman" w:cs="Times New Roman"/>
          <w:sz w:val="24"/>
          <w:szCs w:val="24"/>
        </w:rPr>
        <w:t xml:space="preserve">as the time series </w:t>
      </w:r>
      <w:r w:rsidR="006B241F" w:rsidRPr="008D35DA">
        <w:rPr>
          <w:rFonts w:ascii="Times New Roman" w:hAnsi="Times New Roman" w:cs="Times New Roman"/>
          <w:sz w:val="24"/>
          <w:szCs w:val="24"/>
        </w:rPr>
        <w:t>extends</w:t>
      </w:r>
      <w:r w:rsidR="00FE1E97">
        <w:rPr>
          <w:rFonts w:ascii="Times New Roman" w:hAnsi="Times New Roman" w:cs="Times New Roman"/>
          <w:sz w:val="24"/>
          <w:szCs w:val="24"/>
        </w:rPr>
        <w:t xml:space="preserve"> in future</w:t>
      </w:r>
      <w:r w:rsidRPr="008D35DA">
        <w:rPr>
          <w:rFonts w:ascii="Times New Roman" w:hAnsi="Times New Roman" w:cs="Times New Roman"/>
          <w:sz w:val="24"/>
          <w:szCs w:val="24"/>
        </w:rPr>
        <w:t xml:space="preserve">, it will be interesting to separate </w:t>
      </w:r>
      <w:r w:rsidR="00BC06C3">
        <w:rPr>
          <w:rFonts w:ascii="Times New Roman" w:hAnsi="Times New Roman" w:cs="Times New Roman"/>
          <w:sz w:val="24"/>
          <w:szCs w:val="24"/>
        </w:rPr>
        <w:t>dominant</w:t>
      </w:r>
      <w:r w:rsidRPr="008D35DA">
        <w:rPr>
          <w:rFonts w:ascii="Times New Roman" w:hAnsi="Times New Roman" w:cs="Times New Roman"/>
          <w:sz w:val="24"/>
          <w:szCs w:val="24"/>
        </w:rPr>
        <w:t xml:space="preserve"> years and plot cycle-specific Taylor diagrams to </w:t>
      </w:r>
      <w:r w:rsidR="00030B66" w:rsidRPr="008D35DA">
        <w:rPr>
          <w:rFonts w:ascii="Times New Roman" w:hAnsi="Times New Roman" w:cs="Times New Roman"/>
          <w:sz w:val="24"/>
          <w:szCs w:val="24"/>
        </w:rPr>
        <w:t xml:space="preserve">identify models specifically tailored to </w:t>
      </w:r>
      <w:r w:rsidR="00BC06C3">
        <w:rPr>
          <w:rFonts w:ascii="Times New Roman" w:hAnsi="Times New Roman" w:cs="Times New Roman"/>
          <w:sz w:val="24"/>
          <w:szCs w:val="24"/>
        </w:rPr>
        <w:t>dominant</w:t>
      </w:r>
      <w:r w:rsidR="00030B66" w:rsidRPr="008D35DA">
        <w:rPr>
          <w:rFonts w:ascii="Times New Roman" w:hAnsi="Times New Roman" w:cs="Times New Roman"/>
          <w:sz w:val="24"/>
          <w:szCs w:val="24"/>
        </w:rPr>
        <w:t xml:space="preserve"> years</w:t>
      </w:r>
      <w:r w:rsidRPr="008D35DA">
        <w:rPr>
          <w:rFonts w:ascii="Times New Roman" w:hAnsi="Times New Roman" w:cs="Times New Roman"/>
          <w:sz w:val="24"/>
          <w:szCs w:val="24"/>
        </w:rPr>
        <w:t>.</w:t>
      </w:r>
      <w:r w:rsidR="00FE1E97">
        <w:rPr>
          <w:rFonts w:ascii="Times New Roman" w:hAnsi="Times New Roman" w:cs="Times New Roman"/>
          <w:sz w:val="24"/>
          <w:szCs w:val="24"/>
        </w:rPr>
        <w:t xml:space="preserve"> I</w:t>
      </w:r>
      <w:r w:rsidR="00FE1E97" w:rsidRPr="008D35DA">
        <w:rPr>
          <w:rFonts w:ascii="Times New Roman" w:hAnsi="Times New Roman" w:cs="Times New Roman"/>
          <w:sz w:val="24"/>
          <w:szCs w:val="24"/>
        </w:rPr>
        <w:t xml:space="preserve">t will </w:t>
      </w:r>
      <w:r w:rsidR="00FE1E97">
        <w:rPr>
          <w:rFonts w:ascii="Times New Roman" w:hAnsi="Times New Roman" w:cs="Times New Roman"/>
          <w:sz w:val="24"/>
          <w:szCs w:val="24"/>
        </w:rPr>
        <w:t xml:space="preserve">also </w:t>
      </w:r>
      <w:r w:rsidR="00FE1E97" w:rsidRPr="008D35DA">
        <w:rPr>
          <w:rFonts w:ascii="Times New Roman" w:hAnsi="Times New Roman" w:cs="Times New Roman"/>
          <w:sz w:val="24"/>
          <w:szCs w:val="24"/>
        </w:rPr>
        <w:t xml:space="preserve">be interesting to examine how the relative positions of these </w:t>
      </w:r>
      <w:r w:rsidR="00FE1E97">
        <w:rPr>
          <w:rFonts w:ascii="Times New Roman" w:hAnsi="Times New Roman" w:cs="Times New Roman"/>
          <w:sz w:val="24"/>
          <w:szCs w:val="24"/>
        </w:rPr>
        <w:t xml:space="preserve">forecast </w:t>
      </w:r>
      <w:r w:rsidR="00FE1E97" w:rsidRPr="008D35DA">
        <w:rPr>
          <w:rFonts w:ascii="Times New Roman" w:hAnsi="Times New Roman" w:cs="Times New Roman"/>
          <w:sz w:val="24"/>
          <w:szCs w:val="24"/>
        </w:rPr>
        <w:t>models evolve over time</w:t>
      </w:r>
      <w:del w:id="742" w:author="Holmes, John" w:date="2023-04-02T17:24:00Z">
        <w:r w:rsidR="00FE1E97" w:rsidDel="00453BA5">
          <w:rPr>
            <w:rFonts w:ascii="Times New Roman" w:hAnsi="Times New Roman" w:cs="Times New Roman"/>
            <w:sz w:val="24"/>
            <w:szCs w:val="24"/>
          </w:rPr>
          <w:delText xml:space="preserve"> as time progresses in future</w:delText>
        </w:r>
      </w:del>
      <w:r w:rsidR="00FE1E97" w:rsidRPr="008D35DA">
        <w:rPr>
          <w:rFonts w:ascii="Times New Roman" w:hAnsi="Times New Roman" w:cs="Times New Roman"/>
          <w:sz w:val="24"/>
          <w:szCs w:val="24"/>
        </w:rPr>
        <w:t xml:space="preserve">. Theoretically, informative models </w:t>
      </w:r>
      <w:commentRangeStart w:id="743"/>
      <w:commentRangeStart w:id="744"/>
      <w:r w:rsidR="00FE1E97" w:rsidRPr="008D35DA">
        <w:rPr>
          <w:rFonts w:ascii="Times New Roman" w:hAnsi="Times New Roman" w:cs="Times New Roman"/>
          <w:sz w:val="24"/>
          <w:szCs w:val="24"/>
        </w:rPr>
        <w:t xml:space="preserve">will move closer to </w:t>
      </w:r>
      <w:r w:rsidR="00FE1E97">
        <w:rPr>
          <w:rFonts w:ascii="Times New Roman" w:hAnsi="Times New Roman" w:cs="Times New Roman"/>
          <w:sz w:val="24"/>
          <w:szCs w:val="24"/>
        </w:rPr>
        <w:t xml:space="preserve">the </w:t>
      </w:r>
      <w:del w:id="745" w:author="Xu, Yi [2]" w:date="2023-04-10T17:40:00Z">
        <w:r w:rsidR="00FE1E97" w:rsidDel="00FA34D9">
          <w:rPr>
            <w:rFonts w:ascii="Times New Roman" w:hAnsi="Times New Roman" w:cs="Times New Roman"/>
            <w:sz w:val="24"/>
            <w:szCs w:val="24"/>
          </w:rPr>
          <w:delText>O</w:delText>
        </w:r>
        <w:r w:rsidR="00FE1E97" w:rsidRPr="008D35DA" w:rsidDel="00FA34D9">
          <w:rPr>
            <w:rFonts w:ascii="Times New Roman" w:hAnsi="Times New Roman" w:cs="Times New Roman"/>
            <w:sz w:val="24"/>
            <w:szCs w:val="24"/>
          </w:rPr>
          <w:delText xml:space="preserve">bservation </w:delText>
        </w:r>
      </w:del>
      <w:commentRangeEnd w:id="743"/>
      <w:ins w:id="746" w:author="Xu, Yi [2]" w:date="2023-04-10T17:40:00Z">
        <w:r w:rsidR="00FA34D9">
          <w:rPr>
            <w:rFonts w:ascii="Times New Roman" w:hAnsi="Times New Roman" w:cs="Times New Roman"/>
            <w:sz w:val="24"/>
            <w:szCs w:val="24"/>
          </w:rPr>
          <w:t>o</w:t>
        </w:r>
        <w:r w:rsidR="00FA34D9" w:rsidRPr="008D35DA">
          <w:rPr>
            <w:rFonts w:ascii="Times New Roman" w:hAnsi="Times New Roman" w:cs="Times New Roman"/>
            <w:sz w:val="24"/>
            <w:szCs w:val="24"/>
          </w:rPr>
          <w:t xml:space="preserve">bservation </w:t>
        </w:r>
      </w:ins>
      <w:del w:id="747" w:author="Xu, Yi [2]" w:date="2023-04-10T17:54:00Z">
        <w:r w:rsidR="00453BA5" w:rsidDel="002D53C4">
          <w:rPr>
            <w:rStyle w:val="CommentReference"/>
          </w:rPr>
          <w:commentReference w:id="743"/>
        </w:r>
        <w:commentRangeEnd w:id="744"/>
        <w:r w:rsidR="00FA34D9" w:rsidDel="002D53C4">
          <w:rPr>
            <w:rStyle w:val="CommentReference"/>
          </w:rPr>
          <w:commentReference w:id="744"/>
        </w:r>
      </w:del>
      <w:r w:rsidR="00FE1E97" w:rsidRPr="008D35DA">
        <w:rPr>
          <w:rFonts w:ascii="Times New Roman" w:hAnsi="Times New Roman" w:cs="Times New Roman"/>
          <w:sz w:val="24"/>
          <w:szCs w:val="24"/>
        </w:rPr>
        <w:t xml:space="preserve">as more years of data </w:t>
      </w:r>
      <w:del w:id="748" w:author="Holmes, John" w:date="2023-04-02T17:24:00Z">
        <w:r w:rsidR="00FE1E97" w:rsidRPr="008D35DA" w:rsidDel="00453BA5">
          <w:rPr>
            <w:rFonts w:ascii="Times New Roman" w:hAnsi="Times New Roman" w:cs="Times New Roman"/>
            <w:sz w:val="24"/>
            <w:szCs w:val="24"/>
          </w:rPr>
          <w:delText xml:space="preserve">becoming </w:delText>
        </w:r>
      </w:del>
      <w:ins w:id="749" w:author="Holmes, John" w:date="2023-04-02T17:24:00Z">
        <w:r w:rsidR="00453BA5" w:rsidRPr="008D35DA">
          <w:rPr>
            <w:rFonts w:ascii="Times New Roman" w:hAnsi="Times New Roman" w:cs="Times New Roman"/>
            <w:sz w:val="24"/>
            <w:szCs w:val="24"/>
          </w:rPr>
          <w:t>becom</w:t>
        </w:r>
        <w:r w:rsidR="00453BA5">
          <w:rPr>
            <w:rFonts w:ascii="Times New Roman" w:hAnsi="Times New Roman" w:cs="Times New Roman"/>
            <w:sz w:val="24"/>
            <w:szCs w:val="24"/>
          </w:rPr>
          <w:t>e</w:t>
        </w:r>
        <w:r w:rsidR="00453BA5" w:rsidRPr="008D35DA">
          <w:rPr>
            <w:rFonts w:ascii="Times New Roman" w:hAnsi="Times New Roman" w:cs="Times New Roman"/>
            <w:sz w:val="24"/>
            <w:szCs w:val="24"/>
          </w:rPr>
          <w:t xml:space="preserve"> </w:t>
        </w:r>
      </w:ins>
      <w:r w:rsidR="00FE1E97" w:rsidRPr="008D35DA">
        <w:rPr>
          <w:rFonts w:ascii="Times New Roman" w:hAnsi="Times New Roman" w:cs="Times New Roman"/>
          <w:sz w:val="24"/>
          <w:szCs w:val="24"/>
        </w:rPr>
        <w:t>available</w:t>
      </w:r>
      <w:ins w:id="750" w:author="Xu, Yi [2]" w:date="2023-04-10T17:54:00Z">
        <w:r w:rsidR="002D53C4">
          <w:rPr>
            <w:rFonts w:ascii="Times New Roman" w:hAnsi="Times New Roman" w:cs="Times New Roman"/>
            <w:sz w:val="24"/>
            <w:szCs w:val="24"/>
          </w:rPr>
          <w:t>, assuming that the observation is a reliable reference</w:t>
        </w:r>
      </w:ins>
      <w:r w:rsidR="00FE1E97" w:rsidRPr="008D35DA">
        <w:rPr>
          <w:rFonts w:ascii="Times New Roman" w:hAnsi="Times New Roman" w:cs="Times New Roman"/>
          <w:sz w:val="24"/>
          <w:szCs w:val="24"/>
        </w:rPr>
        <w:t xml:space="preserve">. Models with false alarms will either wander around or move further away from </w:t>
      </w:r>
      <w:commentRangeStart w:id="751"/>
      <w:commentRangeStart w:id="752"/>
      <w:r w:rsidR="00FE1E97">
        <w:rPr>
          <w:rFonts w:ascii="Times New Roman" w:hAnsi="Times New Roman" w:cs="Times New Roman"/>
          <w:sz w:val="24"/>
          <w:szCs w:val="24"/>
        </w:rPr>
        <w:t xml:space="preserve">the </w:t>
      </w:r>
      <w:ins w:id="753" w:author="Xu, Yi [2]" w:date="2023-04-10T17:40:00Z">
        <w:r w:rsidR="00FA34D9">
          <w:rPr>
            <w:rFonts w:ascii="Times New Roman" w:hAnsi="Times New Roman" w:cs="Times New Roman"/>
            <w:sz w:val="24"/>
            <w:szCs w:val="24"/>
          </w:rPr>
          <w:t>o</w:t>
        </w:r>
      </w:ins>
      <w:del w:id="754" w:author="Xu, Yi [2]" w:date="2023-04-10T17:40:00Z">
        <w:r w:rsidR="00FE1E97" w:rsidDel="00FA34D9">
          <w:rPr>
            <w:rFonts w:ascii="Times New Roman" w:hAnsi="Times New Roman" w:cs="Times New Roman"/>
            <w:sz w:val="24"/>
            <w:szCs w:val="24"/>
          </w:rPr>
          <w:delText>O</w:delText>
        </w:r>
      </w:del>
      <w:r w:rsidR="00FE1E97" w:rsidRPr="008D35DA">
        <w:rPr>
          <w:rFonts w:ascii="Times New Roman" w:hAnsi="Times New Roman" w:cs="Times New Roman"/>
          <w:sz w:val="24"/>
          <w:szCs w:val="24"/>
        </w:rPr>
        <w:t>bservation</w:t>
      </w:r>
      <w:commentRangeEnd w:id="751"/>
      <w:r w:rsidR="00453BA5">
        <w:rPr>
          <w:rStyle w:val="CommentReference"/>
        </w:rPr>
        <w:commentReference w:id="751"/>
      </w:r>
      <w:commentRangeEnd w:id="752"/>
      <w:r w:rsidR="00FA34D9">
        <w:rPr>
          <w:rStyle w:val="CommentReference"/>
        </w:rPr>
        <w:commentReference w:id="752"/>
      </w:r>
      <w:r w:rsidR="00FE1E97" w:rsidRPr="008D35DA">
        <w:rPr>
          <w:rFonts w:ascii="Times New Roman" w:hAnsi="Times New Roman" w:cs="Times New Roman"/>
          <w:sz w:val="24"/>
          <w:szCs w:val="24"/>
        </w:rPr>
        <w:t xml:space="preserve">. Monitoring </w:t>
      </w:r>
      <w:commentRangeStart w:id="755"/>
      <w:commentRangeStart w:id="756"/>
      <w:r w:rsidR="00FE1E97" w:rsidRPr="008D35DA">
        <w:rPr>
          <w:rFonts w:ascii="Times New Roman" w:hAnsi="Times New Roman" w:cs="Times New Roman"/>
          <w:sz w:val="24"/>
          <w:szCs w:val="24"/>
        </w:rPr>
        <w:t xml:space="preserve">the </w:t>
      </w:r>
      <w:ins w:id="757" w:author="Xu, Yi [2]" w:date="2023-04-10T17:56:00Z">
        <w:r w:rsidR="00823B4F">
          <w:rPr>
            <w:rFonts w:ascii="Times New Roman" w:hAnsi="Times New Roman" w:cs="Times New Roman"/>
            <w:sz w:val="24"/>
            <w:szCs w:val="24"/>
          </w:rPr>
          <w:t xml:space="preserve">moving </w:t>
        </w:r>
      </w:ins>
      <w:r w:rsidR="00FE1E97" w:rsidRPr="008D35DA">
        <w:rPr>
          <w:rFonts w:ascii="Times New Roman" w:hAnsi="Times New Roman" w:cs="Times New Roman"/>
          <w:sz w:val="24"/>
          <w:szCs w:val="24"/>
        </w:rPr>
        <w:t>directions of each model</w:t>
      </w:r>
      <w:commentRangeEnd w:id="755"/>
      <w:r w:rsidR="00453BA5">
        <w:rPr>
          <w:rStyle w:val="CommentReference"/>
        </w:rPr>
        <w:commentReference w:id="755"/>
      </w:r>
      <w:commentRangeEnd w:id="756"/>
      <w:r w:rsidR="00823B4F">
        <w:rPr>
          <w:rStyle w:val="CommentReference"/>
        </w:rPr>
        <w:commentReference w:id="756"/>
      </w:r>
      <w:r w:rsidR="00FE1E97" w:rsidRPr="008D35DA">
        <w:rPr>
          <w:rFonts w:ascii="Times New Roman" w:hAnsi="Times New Roman" w:cs="Times New Roman"/>
          <w:sz w:val="24"/>
          <w:szCs w:val="24"/>
        </w:rPr>
        <w:t xml:space="preserve"> for multiple years may </w:t>
      </w:r>
      <w:ins w:id="758" w:author="Xu, Yi [2]" w:date="2023-04-10T17:51:00Z">
        <w:r w:rsidR="004457DA" w:rsidRPr="004457DA">
          <w:rPr>
            <w:rFonts w:ascii="Times New Roman" w:hAnsi="Times New Roman" w:cs="Times New Roman"/>
            <w:sz w:val="24"/>
            <w:szCs w:val="24"/>
          </w:rPr>
          <w:t>provide insights into their relative forecasting skill or potential for improvement, based on smaller differences compared to observed returns.</w:t>
        </w:r>
      </w:ins>
      <w:del w:id="759" w:author="Xu, Yi [2]" w:date="2023-04-10T17:51:00Z">
        <w:r w:rsidR="00FE1E97" w:rsidRPr="008D35DA" w:rsidDel="004457DA">
          <w:rPr>
            <w:rFonts w:ascii="Times New Roman" w:hAnsi="Times New Roman" w:cs="Times New Roman"/>
            <w:sz w:val="24"/>
            <w:szCs w:val="24"/>
          </w:rPr>
          <w:delText xml:space="preserve">give us hints on which models are </w:delText>
        </w:r>
        <w:commentRangeStart w:id="760"/>
        <w:commentRangeStart w:id="761"/>
        <w:r w:rsidR="00FE1E97" w:rsidRPr="008D35DA" w:rsidDel="004457DA">
          <w:rPr>
            <w:rFonts w:ascii="Times New Roman" w:hAnsi="Times New Roman" w:cs="Times New Roman"/>
            <w:sz w:val="24"/>
            <w:szCs w:val="24"/>
          </w:rPr>
          <w:delText xml:space="preserve">better </w:delText>
        </w:r>
        <w:commentRangeEnd w:id="760"/>
        <w:r w:rsidR="00453BA5" w:rsidDel="004457DA">
          <w:rPr>
            <w:rStyle w:val="CommentReference"/>
          </w:rPr>
          <w:commentReference w:id="760"/>
        </w:r>
      </w:del>
      <w:commentRangeEnd w:id="761"/>
      <w:r w:rsidR="004457DA">
        <w:rPr>
          <w:rStyle w:val="CommentReference"/>
        </w:rPr>
        <w:commentReference w:id="761"/>
      </w:r>
      <w:del w:id="762" w:author="Xu, Yi [2]" w:date="2023-04-10T17:51:00Z">
        <w:r w:rsidR="00FE1E97" w:rsidRPr="008D35DA" w:rsidDel="004457DA">
          <w:rPr>
            <w:rFonts w:ascii="Times New Roman" w:hAnsi="Times New Roman" w:cs="Times New Roman"/>
            <w:sz w:val="24"/>
            <w:szCs w:val="24"/>
          </w:rPr>
          <w:delText>or have the tendency to become better</w:delText>
        </w:r>
      </w:del>
      <w:r w:rsidR="00FE1E97" w:rsidRPr="008D35DA">
        <w:rPr>
          <w:rFonts w:ascii="Times New Roman" w:hAnsi="Times New Roman" w:cs="Times New Roman"/>
          <w:sz w:val="24"/>
          <w:szCs w:val="24"/>
        </w:rPr>
        <w:t>.</w:t>
      </w:r>
    </w:p>
    <w:p w14:paraId="2CDF2385" w14:textId="702541D0" w:rsidR="00884305" w:rsidRPr="008D35DA" w:rsidRDefault="006B241F" w:rsidP="0010019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Currently</w:t>
      </w:r>
      <w:r w:rsidR="00884305" w:rsidRPr="008D35DA">
        <w:rPr>
          <w:rFonts w:ascii="Times New Roman" w:hAnsi="Times New Roman" w:cs="Times New Roman"/>
          <w:sz w:val="24"/>
          <w:szCs w:val="24"/>
        </w:rPr>
        <w:t xml:space="preserve">, </w:t>
      </w:r>
      <w:r w:rsidR="00063D28" w:rsidRPr="008D35DA">
        <w:rPr>
          <w:rFonts w:ascii="Times New Roman" w:hAnsi="Times New Roman" w:cs="Times New Roman"/>
          <w:sz w:val="24"/>
          <w:szCs w:val="24"/>
        </w:rPr>
        <w:t>our framework allows</w:t>
      </w:r>
      <w:r w:rsidR="00E577CC" w:rsidRPr="008D35DA">
        <w:rPr>
          <w:rFonts w:ascii="Times New Roman" w:hAnsi="Times New Roman" w:cs="Times New Roman"/>
          <w:sz w:val="24"/>
          <w:szCs w:val="24"/>
        </w:rPr>
        <w:t xml:space="preserve"> us</w:t>
      </w:r>
      <w:r w:rsidR="00063D28"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3B512A" w:rsidRPr="008D35DA">
        <w:rPr>
          <w:rFonts w:ascii="Times New Roman" w:hAnsi="Times New Roman" w:cs="Times New Roman"/>
          <w:sz w:val="24"/>
          <w:szCs w:val="24"/>
        </w:rPr>
        <w:t>select</w:t>
      </w:r>
      <w:r w:rsidR="00E577CC" w:rsidRPr="008D35DA">
        <w:rPr>
          <w:rFonts w:ascii="Times New Roman" w:hAnsi="Times New Roman" w:cs="Times New Roman"/>
          <w:sz w:val="24"/>
          <w:szCs w:val="24"/>
        </w:rPr>
        <w:t xml:space="preserve"> a model</w:t>
      </w:r>
      <w:r w:rsidR="003B512A" w:rsidRPr="008D35DA">
        <w:rPr>
          <w:rFonts w:ascii="Times New Roman" w:hAnsi="Times New Roman" w:cs="Times New Roman"/>
          <w:sz w:val="24"/>
          <w:szCs w:val="24"/>
        </w:rPr>
        <w:t xml:space="preserve"> by</w:t>
      </w:r>
      <w:r w:rsidR="00884305" w:rsidRPr="008D35DA">
        <w:rPr>
          <w:rFonts w:ascii="Times New Roman" w:hAnsi="Times New Roman" w:cs="Times New Roman"/>
          <w:sz w:val="24"/>
          <w:szCs w:val="24"/>
        </w:rPr>
        <w:t xml:space="preserve"> visually looking at the</w:t>
      </w:r>
      <w:r w:rsidR="003B512A" w:rsidRPr="008D35DA">
        <w:rPr>
          <w:rFonts w:ascii="Times New Roman" w:hAnsi="Times New Roman" w:cs="Times New Roman"/>
          <w:sz w:val="24"/>
          <w:szCs w:val="24"/>
        </w:rPr>
        <w:t xml:space="preserve"> models’</w:t>
      </w:r>
      <w:r w:rsidR="00884305" w:rsidRPr="008D35DA">
        <w:rPr>
          <w:rFonts w:ascii="Times New Roman" w:hAnsi="Times New Roman" w:cs="Times New Roman"/>
          <w:sz w:val="24"/>
          <w:szCs w:val="24"/>
        </w:rPr>
        <w:t xml:space="preserve"> relative positions </w:t>
      </w:r>
      <w:r w:rsidR="003B512A" w:rsidRPr="008D35DA">
        <w:rPr>
          <w:rFonts w:ascii="Times New Roman" w:hAnsi="Times New Roman" w:cs="Times New Roman"/>
          <w:sz w:val="24"/>
          <w:szCs w:val="24"/>
        </w:rPr>
        <w:t>in Taylor diagram</w:t>
      </w:r>
      <w:r w:rsidR="00BC06C3">
        <w:rPr>
          <w:rFonts w:ascii="Times New Roman" w:hAnsi="Times New Roman" w:cs="Times New Roman"/>
          <w:sz w:val="24"/>
          <w:szCs w:val="24"/>
        </w:rPr>
        <w:t>s</w:t>
      </w:r>
      <w:r w:rsidR="003B512A" w:rsidRPr="008D35DA">
        <w:rPr>
          <w:rFonts w:ascii="Times New Roman" w:hAnsi="Times New Roman" w:cs="Times New Roman"/>
          <w:sz w:val="24"/>
          <w:szCs w:val="24"/>
        </w:rPr>
        <w:t xml:space="preserve">, which </w:t>
      </w:r>
      <w:r w:rsidR="00884305" w:rsidRPr="008D35DA">
        <w:rPr>
          <w:rFonts w:ascii="Times New Roman" w:hAnsi="Times New Roman" w:cs="Times New Roman"/>
          <w:sz w:val="24"/>
          <w:szCs w:val="24"/>
        </w:rPr>
        <w:t>could be subjective. For example</w:t>
      </w:r>
      <w:r w:rsidR="003B512A" w:rsidRPr="008D35DA">
        <w:rPr>
          <w:rFonts w:ascii="Times New Roman" w:hAnsi="Times New Roman" w:cs="Times New Roman"/>
          <w:sz w:val="24"/>
          <w:szCs w:val="24"/>
        </w:rPr>
        <w:t>, a</w:t>
      </w:r>
      <w:r w:rsidR="00884305" w:rsidRPr="008D35DA">
        <w:rPr>
          <w:rFonts w:ascii="Times New Roman" w:hAnsi="Times New Roman" w:cs="Times New Roman"/>
          <w:sz w:val="24"/>
          <w:szCs w:val="24"/>
        </w:rPr>
        <w:t xml:space="preserve"> best RMSE model may not have best </w:t>
      </w:r>
      <w:r w:rsidR="002A59E4" w:rsidRPr="008D35DA">
        <w:rPr>
          <w:rFonts w:ascii="Times New Roman" w:hAnsi="Times New Roman" w:cs="Times New Roman"/>
          <w:sz w:val="24"/>
          <w:szCs w:val="24"/>
        </w:rPr>
        <w:t xml:space="preserve">standard deviation </w:t>
      </w:r>
      <w:r w:rsidR="00884305" w:rsidRPr="008D35DA">
        <w:rPr>
          <w:rFonts w:ascii="Times New Roman" w:hAnsi="Times New Roman" w:cs="Times New Roman"/>
          <w:sz w:val="24"/>
          <w:szCs w:val="24"/>
        </w:rPr>
        <w:t xml:space="preserve">or best </w:t>
      </w:r>
      <w:r w:rsidR="002A59E4">
        <w:rPr>
          <w:rFonts w:ascii="Times New Roman" w:hAnsi="Times New Roman" w:cs="Times New Roman"/>
          <w:sz w:val="24"/>
          <w:szCs w:val="24"/>
        </w:rPr>
        <w:t>correlation</w:t>
      </w:r>
      <w:r w:rsidR="00884305" w:rsidRPr="008D35DA">
        <w:rPr>
          <w:rFonts w:ascii="Times New Roman" w:hAnsi="Times New Roman" w:cs="Times New Roman"/>
          <w:sz w:val="24"/>
          <w:szCs w:val="24"/>
        </w:rPr>
        <w:t xml:space="preserve"> or vice versa. </w:t>
      </w:r>
      <w:r w:rsidR="00BC06C3">
        <w:rPr>
          <w:rFonts w:ascii="Times New Roman" w:hAnsi="Times New Roman" w:cs="Times New Roman"/>
          <w:sz w:val="24"/>
          <w:szCs w:val="24"/>
        </w:rPr>
        <w:t xml:space="preserve">To be more objective, </w:t>
      </w:r>
      <w:r w:rsidR="00BC06C3" w:rsidRPr="008D35DA">
        <w:rPr>
          <w:rFonts w:ascii="Times New Roman" w:hAnsi="Times New Roman" w:cs="Times New Roman"/>
          <w:sz w:val="24"/>
          <w:szCs w:val="24"/>
        </w:rPr>
        <w:t xml:space="preserve">a single distance metric, similar to </w:t>
      </w:r>
      <w:proofErr w:type="spellStart"/>
      <w:r w:rsidR="00BC06C3" w:rsidRPr="008D35DA">
        <w:rPr>
          <w:rFonts w:ascii="Times New Roman" w:hAnsi="Times New Roman" w:cs="Times New Roman"/>
          <w:sz w:val="24"/>
          <w:szCs w:val="24"/>
        </w:rPr>
        <w:t>Mohn’s</w:t>
      </w:r>
      <w:proofErr w:type="spellEnd"/>
      <w:r w:rsidR="00BC06C3" w:rsidRPr="008D35DA">
        <w:rPr>
          <w:rFonts w:ascii="Times New Roman" w:hAnsi="Times New Roman" w:cs="Times New Roman"/>
          <w:sz w:val="24"/>
          <w:szCs w:val="24"/>
        </w:rPr>
        <w:t xml:space="preserve"> rho value (</w:t>
      </w:r>
      <w:proofErr w:type="spellStart"/>
      <w:r w:rsidR="00BC06C3" w:rsidRPr="008D35DA">
        <w:rPr>
          <w:rFonts w:ascii="Times New Roman" w:hAnsi="Times New Roman" w:cs="Times New Roman"/>
          <w:sz w:val="24"/>
          <w:szCs w:val="24"/>
        </w:rPr>
        <w:t>Mohn</w:t>
      </w:r>
      <w:proofErr w:type="spellEnd"/>
      <w:r w:rsidR="00BC06C3" w:rsidRPr="008D35DA">
        <w:rPr>
          <w:rFonts w:ascii="Times New Roman" w:hAnsi="Times New Roman" w:cs="Times New Roman"/>
          <w:sz w:val="24"/>
          <w:szCs w:val="24"/>
        </w:rPr>
        <w:t>, 1999)</w:t>
      </w:r>
      <w:r w:rsidR="00BC06C3">
        <w:rPr>
          <w:rFonts w:ascii="Times New Roman" w:hAnsi="Times New Roman" w:cs="Times New Roman"/>
          <w:sz w:val="24"/>
          <w:szCs w:val="24"/>
        </w:rPr>
        <w:t>,</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can be</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 xml:space="preserve">calculated and </w:t>
      </w:r>
      <w:r w:rsidR="00BC06C3" w:rsidRPr="008D35DA">
        <w:rPr>
          <w:rFonts w:ascii="Times New Roman" w:hAnsi="Times New Roman" w:cs="Times New Roman"/>
          <w:sz w:val="24"/>
          <w:szCs w:val="24"/>
        </w:rPr>
        <w:t>integrat</w:t>
      </w:r>
      <w:r w:rsidR="00BC06C3">
        <w:rPr>
          <w:rFonts w:ascii="Times New Roman" w:hAnsi="Times New Roman" w:cs="Times New Roman"/>
          <w:sz w:val="24"/>
          <w:szCs w:val="24"/>
        </w:rPr>
        <w:t>ed</w:t>
      </w:r>
      <w:r w:rsidR="00BC06C3"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884305" w:rsidRPr="008D35DA">
        <w:rPr>
          <w:rFonts w:ascii="Times New Roman" w:hAnsi="Times New Roman" w:cs="Times New Roman"/>
          <w:sz w:val="24"/>
          <w:szCs w:val="24"/>
        </w:rPr>
        <w:t xml:space="preserve">automate </w:t>
      </w:r>
      <w:r w:rsidR="00BC06C3">
        <w:rPr>
          <w:rFonts w:ascii="Times New Roman" w:hAnsi="Times New Roman" w:cs="Times New Roman"/>
          <w:sz w:val="24"/>
          <w:szCs w:val="24"/>
        </w:rPr>
        <w:t>the model selection</w:t>
      </w:r>
      <w:r w:rsidR="00884305" w:rsidRPr="008D35DA">
        <w:rPr>
          <w:rFonts w:ascii="Times New Roman" w:hAnsi="Times New Roman" w:cs="Times New Roman"/>
          <w:sz w:val="24"/>
          <w:szCs w:val="24"/>
        </w:rPr>
        <w:t xml:space="preserve"> process </w:t>
      </w:r>
      <w:r w:rsidR="00BC06C3">
        <w:rPr>
          <w:rFonts w:ascii="Times New Roman" w:hAnsi="Times New Roman" w:cs="Times New Roman"/>
          <w:sz w:val="24"/>
          <w:szCs w:val="24"/>
        </w:rPr>
        <w:t>to</w:t>
      </w:r>
      <w:r w:rsidR="002A2AB1" w:rsidRPr="008D35DA">
        <w:rPr>
          <w:rFonts w:ascii="Times New Roman" w:hAnsi="Times New Roman" w:cs="Times New Roman"/>
          <w:sz w:val="24"/>
          <w:szCs w:val="24"/>
        </w:rPr>
        <w:t xml:space="preserve"> com</w:t>
      </w:r>
      <w:r w:rsidR="00BC06C3">
        <w:rPr>
          <w:rFonts w:ascii="Times New Roman" w:hAnsi="Times New Roman" w:cs="Times New Roman"/>
          <w:sz w:val="24"/>
          <w:szCs w:val="24"/>
        </w:rPr>
        <w:t xml:space="preserve">e </w:t>
      </w:r>
      <w:r w:rsidR="00884305" w:rsidRPr="008D35DA">
        <w:rPr>
          <w:rFonts w:ascii="Times New Roman" w:hAnsi="Times New Roman" w:cs="Times New Roman"/>
          <w:sz w:val="24"/>
          <w:szCs w:val="24"/>
        </w:rPr>
        <w:t xml:space="preserve">up with best </w:t>
      </w:r>
      <w:r w:rsidR="009F0DEC" w:rsidRPr="008D35DA">
        <w:rPr>
          <w:rFonts w:ascii="Times New Roman" w:hAnsi="Times New Roman" w:cs="Times New Roman"/>
          <w:sz w:val="24"/>
          <w:szCs w:val="24"/>
        </w:rPr>
        <w:t>machine-</w:t>
      </w:r>
      <w:r w:rsidR="00884305" w:rsidRPr="008D35DA">
        <w:rPr>
          <w:rFonts w:ascii="Times New Roman" w:hAnsi="Times New Roman" w:cs="Times New Roman"/>
          <w:sz w:val="24"/>
          <w:szCs w:val="24"/>
        </w:rPr>
        <w:t>suggested models.</w:t>
      </w:r>
      <w:r w:rsidR="00FE1E97">
        <w:rPr>
          <w:rFonts w:ascii="Times New Roman" w:hAnsi="Times New Roman" w:cs="Times New Roman"/>
          <w:sz w:val="24"/>
          <w:szCs w:val="24"/>
        </w:rPr>
        <w:t xml:space="preserve"> </w:t>
      </w:r>
    </w:p>
    <w:p w14:paraId="67A6BF5C" w14:textId="6FF6B1B5"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4.3 </w:t>
      </w:r>
      <w:r w:rsidR="001107E5" w:rsidRPr="002B6095">
        <w:rPr>
          <w:rFonts w:ascii="Times New Roman" w:hAnsi="Times New Roman" w:cs="Times New Roman"/>
          <w:b/>
          <w:bCs/>
          <w:sz w:val="24"/>
          <w:szCs w:val="24"/>
        </w:rPr>
        <w:t>Forecast models for non-stationary relationships</w:t>
      </w:r>
    </w:p>
    <w:p w14:paraId="62B8EF02" w14:textId="4E17975F" w:rsidR="008F70F1" w:rsidRDefault="008F70F1"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It has been commonly recognized that correlations established based on past observations can be easily broken down due to </w:t>
      </w:r>
      <w:r w:rsidR="003A7092">
        <w:rPr>
          <w:rFonts w:ascii="Times New Roman" w:hAnsi="Times New Roman" w:cs="Times New Roman"/>
          <w:sz w:val="24"/>
          <w:szCs w:val="24"/>
        </w:rPr>
        <w:t xml:space="preserve">the non-stationary nature of </w:t>
      </w:r>
      <w:r>
        <w:rPr>
          <w:rFonts w:ascii="Times New Roman" w:hAnsi="Times New Roman" w:cs="Times New Roman"/>
          <w:sz w:val="24"/>
          <w:szCs w:val="24"/>
        </w:rPr>
        <w:t xml:space="preserve">environmental changes </w:t>
      </w:r>
      <w:r w:rsidRPr="008F70F1">
        <w:rPr>
          <w:rFonts w:ascii="Times New Roman" w:hAnsi="Times New Roman" w:cs="Times New Roman"/>
          <w:sz w:val="24"/>
          <w:szCs w:val="24"/>
        </w:rPr>
        <w:t>(</w:t>
      </w:r>
      <w:r>
        <w:rPr>
          <w:rFonts w:ascii="Times New Roman" w:hAnsi="Times New Roman" w:cs="Times New Roman"/>
          <w:sz w:val="24"/>
          <w:szCs w:val="24"/>
        </w:rPr>
        <w:t xml:space="preserve">e.g., </w:t>
      </w:r>
      <w:r w:rsidRPr="008F70F1">
        <w:rPr>
          <w:rFonts w:ascii="Times New Roman" w:hAnsi="Times New Roman" w:cs="Times New Roman"/>
          <w:sz w:val="24"/>
          <w:szCs w:val="24"/>
        </w:rPr>
        <w:t xml:space="preserve">Peterman &amp; Dorner 2012; </w:t>
      </w:r>
      <w:proofErr w:type="spellStart"/>
      <w:r w:rsidRPr="008F70F1">
        <w:rPr>
          <w:rFonts w:ascii="Times New Roman" w:hAnsi="Times New Roman" w:cs="Times New Roman"/>
          <w:sz w:val="24"/>
          <w:szCs w:val="24"/>
        </w:rPr>
        <w:t>Malick</w:t>
      </w:r>
      <w:proofErr w:type="spellEnd"/>
      <w:r w:rsidRPr="008F70F1">
        <w:rPr>
          <w:rFonts w:ascii="Times New Roman" w:hAnsi="Times New Roman" w:cs="Times New Roman"/>
          <w:sz w:val="24"/>
          <w:szCs w:val="24"/>
        </w:rPr>
        <w:t xml:space="preserve"> 2020</w:t>
      </w:r>
      <w:r>
        <w:rPr>
          <w:rFonts w:ascii="Times New Roman" w:hAnsi="Times New Roman" w:cs="Times New Roman"/>
          <w:sz w:val="24"/>
          <w:szCs w:val="24"/>
        </w:rPr>
        <w:t>; Litzow et al. 2020</w:t>
      </w:r>
      <w:r w:rsidRPr="008F70F1">
        <w:rPr>
          <w:rFonts w:ascii="Times New Roman" w:hAnsi="Times New Roman" w:cs="Times New Roman"/>
          <w:sz w:val="24"/>
          <w:szCs w:val="24"/>
        </w:rPr>
        <w:t>)</w:t>
      </w:r>
      <w:r>
        <w:rPr>
          <w:rFonts w:ascii="Times New Roman" w:hAnsi="Times New Roman" w:cs="Times New Roman"/>
          <w:sz w:val="24"/>
          <w:szCs w:val="24"/>
        </w:rPr>
        <w:t xml:space="preserve">. For the </w:t>
      </w:r>
      <w:proofErr w:type="spellStart"/>
      <w:r>
        <w:rPr>
          <w:rFonts w:ascii="Times New Roman" w:hAnsi="Times New Roman" w:cs="Times New Roman"/>
          <w:sz w:val="24"/>
          <w:szCs w:val="24"/>
        </w:rPr>
        <w:t>Chilko</w:t>
      </w:r>
      <w:proofErr w:type="spellEnd"/>
      <w:r>
        <w:rPr>
          <w:rFonts w:ascii="Times New Roman" w:hAnsi="Times New Roman" w:cs="Times New Roman"/>
          <w:sz w:val="24"/>
          <w:szCs w:val="24"/>
        </w:rPr>
        <w:t xml:space="preserve"> and Quesnel Sockeye stocks, the </w:t>
      </w:r>
      <w:del w:id="763" w:author="Holmes, John" w:date="2023-04-02T17:30:00Z">
        <w:r w:rsidDel="001F7FD1">
          <w:rPr>
            <w:rFonts w:ascii="Times New Roman" w:hAnsi="Times New Roman" w:cs="Times New Roman"/>
            <w:sz w:val="24"/>
            <w:szCs w:val="24"/>
          </w:rPr>
          <w:delText xml:space="preserve">models </w:delText>
        </w:r>
      </w:del>
      <w:proofErr w:type="spellStart"/>
      <w:r w:rsidRPr="008F70F1">
        <w:rPr>
          <w:rFonts w:ascii="Times New Roman" w:hAnsi="Times New Roman" w:cs="Times New Roman"/>
          <w:sz w:val="24"/>
          <w:szCs w:val="24"/>
        </w:rPr>
        <w:t>RickerCyc</w:t>
      </w:r>
      <w:proofErr w:type="spellEnd"/>
      <w:r>
        <w:rPr>
          <w:rFonts w:ascii="Times New Roman" w:hAnsi="Times New Roman" w:cs="Times New Roman"/>
          <w:sz w:val="24"/>
          <w:szCs w:val="24"/>
        </w:rPr>
        <w:t xml:space="preserve"> and Larkin </w:t>
      </w:r>
      <w:ins w:id="764" w:author="Holmes, John" w:date="2023-04-02T17:30:00Z">
        <w:r w:rsidR="001F7FD1">
          <w:rPr>
            <w:rFonts w:ascii="Times New Roman" w:hAnsi="Times New Roman" w:cs="Times New Roman"/>
            <w:sz w:val="24"/>
            <w:szCs w:val="24"/>
          </w:rPr>
          <w:t xml:space="preserve">models </w:t>
        </w:r>
      </w:ins>
      <w:r>
        <w:rPr>
          <w:rFonts w:ascii="Times New Roman" w:hAnsi="Times New Roman" w:cs="Times New Roman"/>
          <w:sz w:val="24"/>
          <w:szCs w:val="24"/>
        </w:rPr>
        <w:t xml:space="preserve">performed poorly although </w:t>
      </w:r>
      <w:del w:id="765" w:author="Holmes, John" w:date="2023-04-02T17:30:00Z">
        <w:r w:rsidDel="001F7FD1">
          <w:rPr>
            <w:rFonts w:ascii="Times New Roman" w:hAnsi="Times New Roman" w:cs="Times New Roman"/>
            <w:sz w:val="24"/>
            <w:szCs w:val="24"/>
          </w:rPr>
          <w:delText>they were respectively</w:delText>
        </w:r>
      </w:del>
      <w:ins w:id="766" w:author="Holmes, John" w:date="2023-04-02T17:30:00Z">
        <w:r w:rsidR="001F7FD1">
          <w:rPr>
            <w:rFonts w:ascii="Times New Roman" w:hAnsi="Times New Roman" w:cs="Times New Roman"/>
            <w:sz w:val="24"/>
            <w:szCs w:val="24"/>
          </w:rPr>
          <w:t>each model was</w:t>
        </w:r>
      </w:ins>
      <w:r>
        <w:rPr>
          <w:rFonts w:ascii="Times New Roman" w:hAnsi="Times New Roman" w:cs="Times New Roman"/>
          <w:sz w:val="24"/>
          <w:szCs w:val="24"/>
        </w:rPr>
        <w:t xml:space="preserve"> ranked first based on correlation. </w:t>
      </w:r>
      <w:ins w:id="767" w:author="Holmes, John" w:date="2023-04-02T17:31:00Z">
        <w:r w:rsidR="001F7FD1">
          <w:rPr>
            <w:rFonts w:ascii="Times New Roman" w:hAnsi="Times New Roman" w:cs="Times New Roman"/>
            <w:sz w:val="24"/>
            <w:szCs w:val="24"/>
          </w:rPr>
          <w:t xml:space="preserve">Based on this result, we infer </w:t>
        </w:r>
      </w:ins>
      <w:del w:id="768" w:author="Holmes, John" w:date="2023-04-02T17:31:00Z">
        <w:r w:rsidDel="001F7FD1">
          <w:rPr>
            <w:rFonts w:ascii="Times New Roman" w:hAnsi="Times New Roman" w:cs="Times New Roman"/>
            <w:sz w:val="24"/>
            <w:szCs w:val="24"/>
          </w:rPr>
          <w:delText xml:space="preserve">This implies </w:delText>
        </w:r>
      </w:del>
      <w:r>
        <w:rPr>
          <w:rFonts w:ascii="Times New Roman" w:hAnsi="Times New Roman" w:cs="Times New Roman"/>
          <w:sz w:val="24"/>
          <w:szCs w:val="24"/>
        </w:rPr>
        <w:t xml:space="preserve">that the </w:t>
      </w:r>
      <w:r>
        <w:rPr>
          <w:rFonts w:ascii="Times New Roman" w:hAnsi="Times New Roman" w:cs="Times New Roman"/>
          <w:sz w:val="24"/>
          <w:szCs w:val="24"/>
        </w:rPr>
        <w:lastRenderedPageBreak/>
        <w:t>correlations established for the period 2009 to 2020 may be deteriorating as environmental conditions have been constantly changing. On the other hand, we found that</w:t>
      </w:r>
      <w:r w:rsidRPr="008F70F1">
        <w:rPr>
          <w:rFonts w:ascii="Times New Roman" w:hAnsi="Times New Roman" w:cs="Times New Roman"/>
          <w:sz w:val="24"/>
          <w:szCs w:val="24"/>
        </w:rPr>
        <w:t xml:space="preserve"> the top-rank models based on standard deviation</w:t>
      </w:r>
      <w:r>
        <w:rPr>
          <w:rFonts w:ascii="Times New Roman" w:hAnsi="Times New Roman" w:cs="Times New Roman"/>
          <w:sz w:val="24"/>
          <w:szCs w:val="24"/>
        </w:rPr>
        <w:t xml:space="preserve">s </w:t>
      </w:r>
      <w:r w:rsidRPr="008F70F1">
        <w:rPr>
          <w:rFonts w:ascii="Times New Roman" w:hAnsi="Times New Roman" w:cs="Times New Roman"/>
          <w:sz w:val="24"/>
          <w:szCs w:val="24"/>
        </w:rPr>
        <w:t xml:space="preserve">performed the best with the highest accuracy and lowest uncertainty </w:t>
      </w:r>
      <w:r>
        <w:rPr>
          <w:rFonts w:ascii="Times New Roman" w:hAnsi="Times New Roman" w:cs="Times New Roman"/>
          <w:sz w:val="24"/>
          <w:szCs w:val="24"/>
        </w:rPr>
        <w:t xml:space="preserve">for the two major stocks </w:t>
      </w:r>
      <w:proofErr w:type="spellStart"/>
      <w:r w:rsidRPr="008F70F1">
        <w:rPr>
          <w:rFonts w:ascii="Times New Roman" w:hAnsi="Times New Roman" w:cs="Times New Roman"/>
          <w:sz w:val="24"/>
          <w:szCs w:val="24"/>
        </w:rPr>
        <w:t>Chilko</w:t>
      </w:r>
      <w:proofErr w:type="spellEnd"/>
      <w:r>
        <w:rPr>
          <w:rFonts w:ascii="Times New Roman" w:hAnsi="Times New Roman" w:cs="Times New Roman"/>
          <w:sz w:val="24"/>
          <w:szCs w:val="24"/>
        </w:rPr>
        <w:t xml:space="preserve"> and Quesnel</w:t>
      </w:r>
      <w:r w:rsidR="003A7092">
        <w:rPr>
          <w:rFonts w:ascii="Times New Roman" w:hAnsi="Times New Roman" w:cs="Times New Roman"/>
          <w:sz w:val="24"/>
          <w:szCs w:val="24"/>
        </w:rPr>
        <w:t xml:space="preserve"> (Figure 6). With the Lake Shuswap Sockeye</w:t>
      </w:r>
      <w:r w:rsidR="003A7092" w:rsidRPr="003A7092">
        <w:rPr>
          <w:rFonts w:ascii="Times New Roman" w:hAnsi="Times New Roman" w:cs="Times New Roman"/>
          <w:sz w:val="24"/>
          <w:szCs w:val="24"/>
        </w:rPr>
        <w:t xml:space="preserve"> </w:t>
      </w:r>
      <w:r w:rsidR="003A7092">
        <w:rPr>
          <w:rFonts w:ascii="Times New Roman" w:hAnsi="Times New Roman" w:cs="Times New Roman"/>
          <w:sz w:val="24"/>
          <w:szCs w:val="24"/>
        </w:rPr>
        <w:t xml:space="preserve">stock, all three models with the first three ranks based on standard deviation </w:t>
      </w:r>
      <w:r w:rsidR="003A7092" w:rsidRPr="008F70F1">
        <w:rPr>
          <w:rFonts w:ascii="Times New Roman" w:hAnsi="Times New Roman" w:cs="Times New Roman"/>
          <w:sz w:val="24"/>
          <w:szCs w:val="24"/>
        </w:rPr>
        <w:t>(</w:t>
      </w:r>
      <w:r w:rsidR="003A7092">
        <w:rPr>
          <w:rFonts w:ascii="Times New Roman" w:hAnsi="Times New Roman" w:cs="Times New Roman"/>
          <w:sz w:val="24"/>
          <w:szCs w:val="24"/>
        </w:rPr>
        <w:t xml:space="preserve">i.e., </w:t>
      </w:r>
      <w:proofErr w:type="spellStart"/>
      <w:r w:rsidR="003A7092" w:rsidRPr="008F70F1">
        <w:rPr>
          <w:rFonts w:ascii="Times New Roman" w:hAnsi="Times New Roman" w:cs="Times New Roman"/>
          <w:sz w:val="24"/>
          <w:szCs w:val="24"/>
        </w:rPr>
        <w:t>RickerPi.SST</w:t>
      </w:r>
      <w:proofErr w:type="spellEnd"/>
      <w:r w:rsidR="003A7092">
        <w:rPr>
          <w:rFonts w:ascii="Times New Roman" w:hAnsi="Times New Roman" w:cs="Times New Roman"/>
          <w:sz w:val="24"/>
          <w:szCs w:val="24"/>
        </w:rPr>
        <w:t xml:space="preserve">, </w:t>
      </w:r>
      <w:proofErr w:type="spellStart"/>
      <w:r w:rsidR="003A7092" w:rsidRPr="008F70F1">
        <w:rPr>
          <w:rFonts w:ascii="Times New Roman" w:hAnsi="Times New Roman" w:cs="Times New Roman"/>
          <w:sz w:val="24"/>
          <w:szCs w:val="24"/>
        </w:rPr>
        <w:t>RickerGOA.SST</w:t>
      </w:r>
      <w:proofErr w:type="spellEnd"/>
      <w:r w:rsidR="003A7092">
        <w:rPr>
          <w:rFonts w:ascii="Times New Roman" w:hAnsi="Times New Roman" w:cs="Times New Roman"/>
          <w:sz w:val="24"/>
          <w:szCs w:val="24"/>
        </w:rPr>
        <w:t>, and</w:t>
      </w:r>
      <w:r w:rsidR="003A7092" w:rsidRPr="008F70F1">
        <w:rPr>
          <w:rFonts w:ascii="Times New Roman" w:hAnsi="Times New Roman" w:cs="Times New Roman"/>
          <w:sz w:val="24"/>
          <w:szCs w:val="24"/>
        </w:rPr>
        <w:t xml:space="preserve"> R1C</w:t>
      </w:r>
      <w:r w:rsidR="003A7092">
        <w:rPr>
          <w:rFonts w:ascii="Times New Roman" w:hAnsi="Times New Roman" w:cs="Times New Roman"/>
          <w:sz w:val="24"/>
          <w:szCs w:val="24"/>
        </w:rPr>
        <w:t>)</w:t>
      </w:r>
      <w:r w:rsidR="003A7092" w:rsidRPr="008F70F1">
        <w:rPr>
          <w:rFonts w:ascii="Times New Roman" w:hAnsi="Times New Roman" w:cs="Times New Roman"/>
          <w:sz w:val="24"/>
          <w:szCs w:val="24"/>
        </w:rPr>
        <w:t xml:space="preserve"> performed better than </w:t>
      </w:r>
      <w:r w:rsidR="003A7092">
        <w:rPr>
          <w:rFonts w:ascii="Times New Roman" w:hAnsi="Times New Roman" w:cs="Times New Roman"/>
          <w:sz w:val="24"/>
          <w:szCs w:val="24"/>
        </w:rPr>
        <w:t>the historical forecast</w:t>
      </w:r>
      <w:r w:rsidR="003A7092" w:rsidRPr="008F70F1">
        <w:rPr>
          <w:rFonts w:ascii="Times New Roman" w:hAnsi="Times New Roman" w:cs="Times New Roman"/>
          <w:sz w:val="24"/>
          <w:szCs w:val="24"/>
        </w:rPr>
        <w:t xml:space="preserve"> (Figure 6).</w:t>
      </w:r>
      <w:r w:rsidRPr="008F70F1">
        <w:rPr>
          <w:rFonts w:ascii="Times New Roman" w:hAnsi="Times New Roman" w:cs="Times New Roman"/>
          <w:sz w:val="24"/>
          <w:szCs w:val="24"/>
        </w:rPr>
        <w:t xml:space="preserve"> </w:t>
      </w:r>
      <w:r w:rsidR="003A7092">
        <w:rPr>
          <w:rFonts w:ascii="Times New Roman" w:hAnsi="Times New Roman" w:cs="Times New Roman"/>
          <w:sz w:val="24"/>
          <w:szCs w:val="24"/>
        </w:rPr>
        <w:t xml:space="preserve">These </w:t>
      </w:r>
      <w:del w:id="769" w:author="Holmes, John" w:date="2023-04-02T17:31:00Z">
        <w:r w:rsidR="003A7092" w:rsidDel="001F7FD1">
          <w:rPr>
            <w:rFonts w:ascii="Times New Roman" w:hAnsi="Times New Roman" w:cs="Times New Roman"/>
            <w:sz w:val="24"/>
            <w:szCs w:val="24"/>
          </w:rPr>
          <w:delText xml:space="preserve">phenomena </w:delText>
        </w:r>
      </w:del>
      <w:ins w:id="770" w:author="Holmes, John" w:date="2023-04-02T17:31:00Z">
        <w:r w:rsidR="001F7FD1">
          <w:rPr>
            <w:rFonts w:ascii="Times New Roman" w:hAnsi="Times New Roman" w:cs="Times New Roman"/>
            <w:sz w:val="24"/>
            <w:szCs w:val="24"/>
          </w:rPr>
          <w:t xml:space="preserve">findings </w:t>
        </w:r>
      </w:ins>
      <w:r w:rsidRPr="008F70F1">
        <w:rPr>
          <w:rFonts w:ascii="Times New Roman" w:hAnsi="Times New Roman" w:cs="Times New Roman"/>
          <w:sz w:val="24"/>
          <w:szCs w:val="24"/>
        </w:rPr>
        <w:t xml:space="preserve">may </w:t>
      </w:r>
      <w:del w:id="771" w:author="Holmes, John" w:date="2023-04-02T17:32:00Z">
        <w:r w:rsidRPr="008F70F1" w:rsidDel="001F7FD1">
          <w:rPr>
            <w:rFonts w:ascii="Times New Roman" w:hAnsi="Times New Roman" w:cs="Times New Roman"/>
            <w:sz w:val="24"/>
            <w:szCs w:val="24"/>
          </w:rPr>
          <w:delText xml:space="preserve">indicate </w:delText>
        </w:r>
      </w:del>
      <w:ins w:id="772" w:author="Holmes, John" w:date="2023-04-02T17:32:00Z">
        <w:r w:rsidR="001F7FD1">
          <w:rPr>
            <w:rFonts w:ascii="Times New Roman" w:hAnsi="Times New Roman" w:cs="Times New Roman"/>
            <w:sz w:val="24"/>
            <w:szCs w:val="24"/>
          </w:rPr>
          <w:t>show</w:t>
        </w:r>
        <w:r w:rsidR="001F7FD1" w:rsidRPr="008F70F1">
          <w:rPr>
            <w:rFonts w:ascii="Times New Roman" w:hAnsi="Times New Roman" w:cs="Times New Roman"/>
            <w:sz w:val="24"/>
            <w:szCs w:val="24"/>
          </w:rPr>
          <w:t xml:space="preserve"> </w:t>
        </w:r>
      </w:ins>
      <w:r w:rsidRPr="008F70F1">
        <w:rPr>
          <w:rFonts w:ascii="Times New Roman" w:hAnsi="Times New Roman" w:cs="Times New Roman"/>
          <w:sz w:val="24"/>
          <w:szCs w:val="24"/>
        </w:rPr>
        <w:t>that standard deviation</w:t>
      </w:r>
      <w:r>
        <w:rPr>
          <w:rFonts w:ascii="Times New Roman" w:hAnsi="Times New Roman" w:cs="Times New Roman"/>
          <w:sz w:val="24"/>
          <w:szCs w:val="24"/>
        </w:rPr>
        <w:t>s</w:t>
      </w:r>
      <w:r w:rsidRPr="008F70F1">
        <w:rPr>
          <w:rFonts w:ascii="Times New Roman" w:hAnsi="Times New Roman" w:cs="Times New Roman"/>
          <w:sz w:val="24"/>
          <w:szCs w:val="24"/>
        </w:rPr>
        <w:t xml:space="preserve"> </w:t>
      </w:r>
      <w:r>
        <w:rPr>
          <w:rFonts w:ascii="Times New Roman" w:hAnsi="Times New Roman" w:cs="Times New Roman"/>
          <w:sz w:val="24"/>
          <w:szCs w:val="24"/>
        </w:rPr>
        <w:t xml:space="preserve">established based on past observations are not as easily broken down as correlations and thus can be considered </w:t>
      </w:r>
      <w:del w:id="773" w:author="Holmes, John" w:date="2023-04-02T17:32:00Z">
        <w:r w:rsidDel="001F7FD1">
          <w:rPr>
            <w:rFonts w:ascii="Times New Roman" w:hAnsi="Times New Roman" w:cs="Times New Roman"/>
            <w:sz w:val="24"/>
            <w:szCs w:val="24"/>
          </w:rPr>
          <w:delText xml:space="preserve">as </w:delText>
        </w:r>
      </w:del>
      <w:r w:rsidRPr="008F70F1">
        <w:rPr>
          <w:rFonts w:ascii="Times New Roman" w:hAnsi="Times New Roman" w:cs="Times New Roman"/>
          <w:sz w:val="24"/>
          <w:szCs w:val="24"/>
        </w:rPr>
        <w:t>a</w:t>
      </w:r>
      <w:r>
        <w:rPr>
          <w:rFonts w:ascii="Times New Roman" w:hAnsi="Times New Roman" w:cs="Times New Roman"/>
          <w:sz w:val="24"/>
          <w:szCs w:val="24"/>
        </w:rPr>
        <w:t>n</w:t>
      </w:r>
      <w:r w:rsidRPr="008F70F1">
        <w:rPr>
          <w:rFonts w:ascii="Times New Roman" w:hAnsi="Times New Roman" w:cs="Times New Roman"/>
          <w:sz w:val="24"/>
          <w:szCs w:val="24"/>
        </w:rPr>
        <w:t xml:space="preserve"> important </w:t>
      </w:r>
      <w:r>
        <w:rPr>
          <w:rFonts w:ascii="Times New Roman" w:hAnsi="Times New Roman" w:cs="Times New Roman"/>
          <w:sz w:val="24"/>
          <w:szCs w:val="24"/>
        </w:rPr>
        <w:t xml:space="preserve">factor </w:t>
      </w:r>
      <w:r w:rsidR="003A7092">
        <w:rPr>
          <w:rFonts w:ascii="Times New Roman" w:hAnsi="Times New Roman" w:cs="Times New Roman"/>
          <w:sz w:val="24"/>
          <w:szCs w:val="24"/>
        </w:rPr>
        <w:t>in the model selection process</w:t>
      </w:r>
      <w:r>
        <w:rPr>
          <w:rFonts w:ascii="Times New Roman" w:hAnsi="Times New Roman" w:cs="Times New Roman"/>
          <w:sz w:val="24"/>
          <w:szCs w:val="24"/>
        </w:rPr>
        <w:t xml:space="preserve">. </w:t>
      </w:r>
    </w:p>
    <w:p w14:paraId="4C83170F" w14:textId="1D2AB200" w:rsidR="00576FD9" w:rsidRPr="008D35DA" w:rsidRDefault="001107E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terms of</w:t>
      </w:r>
      <w:r w:rsidR="00286337" w:rsidRPr="008D35DA">
        <w:rPr>
          <w:rFonts w:ascii="Times New Roman" w:hAnsi="Times New Roman" w:cs="Times New Roman"/>
          <w:sz w:val="24"/>
          <w:szCs w:val="24"/>
        </w:rPr>
        <w:t xml:space="preserve"> stock-recruit</w:t>
      </w:r>
      <w:r w:rsidR="006F72D0">
        <w:rPr>
          <w:rFonts w:ascii="Times New Roman" w:hAnsi="Times New Roman" w:cs="Times New Roman"/>
          <w:sz w:val="24"/>
          <w:szCs w:val="24"/>
        </w:rPr>
        <w:t>ment</w:t>
      </w:r>
      <w:r w:rsidR="00286337" w:rsidRPr="008D35DA">
        <w:rPr>
          <w:rFonts w:ascii="Times New Roman" w:hAnsi="Times New Roman" w:cs="Times New Roman"/>
          <w:sz w:val="24"/>
          <w:szCs w:val="24"/>
        </w:rPr>
        <w:t xml:space="preserve"> relationship</w:t>
      </w:r>
      <w:r w:rsidR="00FE1E97">
        <w:rPr>
          <w:rFonts w:ascii="Times New Roman" w:hAnsi="Times New Roman" w:cs="Times New Roman"/>
          <w:sz w:val="24"/>
          <w:szCs w:val="24"/>
        </w:rPr>
        <w:t>s</w:t>
      </w:r>
      <w:r w:rsidRPr="008D35DA">
        <w:rPr>
          <w:rFonts w:ascii="Times New Roman" w:hAnsi="Times New Roman" w:cs="Times New Roman"/>
          <w:sz w:val="24"/>
          <w:szCs w:val="24"/>
        </w:rPr>
        <w:t xml:space="preserve">, </w:t>
      </w:r>
      <w:r w:rsidR="00286337" w:rsidRPr="008D35DA">
        <w:rPr>
          <w:rFonts w:ascii="Times New Roman" w:hAnsi="Times New Roman" w:cs="Times New Roman"/>
          <w:sz w:val="24"/>
          <w:szCs w:val="24"/>
        </w:rPr>
        <w:t xml:space="preserve">parametric models, such as Ricker, </w:t>
      </w:r>
      <w:r w:rsidRPr="008D35DA">
        <w:rPr>
          <w:rFonts w:ascii="Times New Roman" w:hAnsi="Times New Roman" w:cs="Times New Roman"/>
          <w:sz w:val="24"/>
          <w:szCs w:val="24"/>
        </w:rPr>
        <w:t xml:space="preserve">Power, and </w:t>
      </w:r>
      <w:r w:rsidR="00286337" w:rsidRPr="008D35DA">
        <w:rPr>
          <w:rFonts w:ascii="Times New Roman" w:hAnsi="Times New Roman" w:cs="Times New Roman"/>
          <w:sz w:val="24"/>
          <w:szCs w:val="24"/>
        </w:rPr>
        <w:t xml:space="preserve">Larkin, </w:t>
      </w:r>
      <w:r w:rsidRPr="008D35DA">
        <w:rPr>
          <w:rFonts w:ascii="Times New Roman" w:hAnsi="Times New Roman" w:cs="Times New Roman"/>
          <w:sz w:val="24"/>
          <w:szCs w:val="24"/>
        </w:rPr>
        <w:t>have been primarily employed in the past</w:t>
      </w:r>
      <w:r w:rsidR="00286337" w:rsidRPr="008D35DA">
        <w:rPr>
          <w:rFonts w:ascii="Times New Roman" w:hAnsi="Times New Roman" w:cs="Times New Roman"/>
          <w:sz w:val="24"/>
          <w:szCs w:val="24"/>
        </w:rPr>
        <w:t xml:space="preserve"> (</w:t>
      </w:r>
      <w:r w:rsidR="0064168B" w:rsidRPr="008D35DA">
        <w:rPr>
          <w:rFonts w:ascii="Times New Roman" w:hAnsi="Times New Roman" w:cs="Times New Roman"/>
          <w:sz w:val="24"/>
          <w:szCs w:val="24"/>
        </w:rPr>
        <w:t xml:space="preserve">Ricker 1997; </w:t>
      </w:r>
      <w:r w:rsidR="00C55263" w:rsidRPr="00C55263">
        <w:rPr>
          <w:rFonts w:ascii="Times New Roman" w:hAnsi="Times New Roman" w:cs="Times New Roman"/>
          <w:sz w:val="24"/>
          <w:szCs w:val="24"/>
        </w:rPr>
        <w:t xml:space="preserve">Cass et al. 2006; </w:t>
      </w:r>
      <w:r w:rsidR="00286337" w:rsidRPr="008D35DA">
        <w:rPr>
          <w:rFonts w:ascii="Times New Roman" w:hAnsi="Times New Roman" w:cs="Times New Roman"/>
          <w:sz w:val="24"/>
          <w:szCs w:val="24"/>
        </w:rPr>
        <w:t>Grant et al. 2010</w:t>
      </w:r>
      <w:r w:rsidR="00C55263">
        <w:rPr>
          <w:rFonts w:ascii="Times New Roman" w:hAnsi="Times New Roman" w:cs="Times New Roman"/>
          <w:sz w:val="24"/>
          <w:szCs w:val="24"/>
        </w:rPr>
        <w:t>, 2011</w:t>
      </w:r>
      <w:r w:rsidR="00286337" w:rsidRPr="008D35DA">
        <w:rPr>
          <w:rFonts w:ascii="Times New Roman" w:hAnsi="Times New Roman" w:cs="Times New Roman"/>
          <w:sz w:val="24"/>
          <w:szCs w:val="24"/>
        </w:rPr>
        <w:t>; Akenhead, et al., 2016</w:t>
      </w:r>
      <w:r w:rsidR="00E81B8A" w:rsidRPr="008D35DA">
        <w:rPr>
          <w:rFonts w:ascii="Times New Roman" w:hAnsi="Times New Roman" w:cs="Times New Roman"/>
          <w:sz w:val="24"/>
          <w:szCs w:val="24"/>
        </w:rPr>
        <w:t>a</w:t>
      </w:r>
      <w:r w:rsidR="00C55263">
        <w:rPr>
          <w:rFonts w:ascii="Times New Roman" w:hAnsi="Times New Roman" w:cs="Times New Roman"/>
          <w:sz w:val="24"/>
          <w:szCs w:val="24"/>
        </w:rPr>
        <w:t>;</w:t>
      </w:r>
      <w:r w:rsidR="00C55263" w:rsidRPr="00C55263">
        <w:t xml:space="preserve"> </w:t>
      </w:r>
      <w:r w:rsidR="00C55263" w:rsidRPr="00C55263">
        <w:rPr>
          <w:rFonts w:ascii="Times New Roman" w:hAnsi="Times New Roman" w:cs="Times New Roman"/>
          <w:sz w:val="24"/>
          <w:szCs w:val="24"/>
        </w:rPr>
        <w:t>DFO 2018; Hawkshaw et al. 2020a, b</w:t>
      </w:r>
      <w:r w:rsidR="00286337" w:rsidRPr="008D35DA">
        <w:rPr>
          <w:rFonts w:ascii="Times New Roman" w:hAnsi="Times New Roman" w:cs="Times New Roman"/>
          <w:sz w:val="24"/>
          <w:szCs w:val="24"/>
        </w:rPr>
        <w:t xml:space="preserve">). </w:t>
      </w:r>
      <w:r w:rsidRPr="008D35DA">
        <w:rPr>
          <w:rFonts w:ascii="Times New Roman" w:hAnsi="Times New Roman" w:cs="Times New Roman"/>
          <w:sz w:val="24"/>
          <w:szCs w:val="24"/>
        </w:rPr>
        <w:t>However, these</w:t>
      </w:r>
      <w:r w:rsidR="00F159CA" w:rsidRPr="008D35DA">
        <w:rPr>
          <w:rFonts w:ascii="Times New Roman" w:hAnsi="Times New Roman" w:cs="Times New Roman"/>
          <w:sz w:val="24"/>
          <w:szCs w:val="24"/>
        </w:rPr>
        <w:t xml:space="preserve"> parametric models </w:t>
      </w:r>
      <w:r w:rsidR="00286337" w:rsidRPr="008D35DA">
        <w:rPr>
          <w:rFonts w:ascii="Times New Roman" w:hAnsi="Times New Roman" w:cs="Times New Roman"/>
          <w:sz w:val="24"/>
          <w:szCs w:val="24"/>
        </w:rPr>
        <w:t>hav</w:t>
      </w:r>
      <w:r w:rsidRPr="008D35DA">
        <w:rPr>
          <w:rFonts w:ascii="Times New Roman" w:hAnsi="Times New Roman" w:cs="Times New Roman"/>
          <w:sz w:val="24"/>
          <w:szCs w:val="24"/>
        </w:rPr>
        <w:t xml:space="preserve">e </w:t>
      </w:r>
      <w:r w:rsidR="00286337" w:rsidRPr="008D35DA">
        <w:rPr>
          <w:rFonts w:ascii="Times New Roman" w:hAnsi="Times New Roman" w:cs="Times New Roman"/>
          <w:sz w:val="24"/>
          <w:szCs w:val="24"/>
        </w:rPr>
        <w:t xml:space="preserve">limited forms to encompass the inherently </w:t>
      </w:r>
      <w:del w:id="774" w:author="Holmes, John" w:date="2023-04-02T17:32:00Z">
        <w:r w:rsidR="00286337" w:rsidRPr="008D35DA" w:rsidDel="001F7FD1">
          <w:rPr>
            <w:rFonts w:ascii="Times New Roman" w:hAnsi="Times New Roman" w:cs="Times New Roman"/>
            <w:sz w:val="24"/>
            <w:szCs w:val="24"/>
          </w:rPr>
          <w:delText xml:space="preserve">large </w:delText>
        </w:r>
      </w:del>
      <w:r w:rsidR="00286337" w:rsidRPr="008D35DA">
        <w:rPr>
          <w:rFonts w:ascii="Times New Roman" w:hAnsi="Times New Roman" w:cs="Times New Roman"/>
          <w:sz w:val="24"/>
          <w:szCs w:val="24"/>
        </w:rPr>
        <w:t>uncertainties associated with large annual variability in multiple environmental factors that affect salmon dynamics throughout their complex life history stages (e.g.</w:t>
      </w:r>
      <w:r w:rsidR="008C4814">
        <w:rPr>
          <w:rFonts w:ascii="Times New Roman" w:hAnsi="Times New Roman" w:cs="Times New Roman"/>
          <w:sz w:val="24"/>
          <w:szCs w:val="24"/>
        </w:rPr>
        <w:t>,</w:t>
      </w:r>
      <w:r w:rsidR="00286337" w:rsidRPr="008D35DA">
        <w:rPr>
          <w:rFonts w:ascii="Times New Roman" w:hAnsi="Times New Roman" w:cs="Times New Roman"/>
          <w:sz w:val="24"/>
          <w:szCs w:val="24"/>
        </w:rPr>
        <w:t xml:space="preserve"> Healey, 2011; Martins et al., 2012; Padilla et al., 2015). </w:t>
      </w:r>
      <w:r w:rsidR="00D62707" w:rsidRPr="008D35DA">
        <w:rPr>
          <w:rFonts w:ascii="Times New Roman" w:hAnsi="Times New Roman" w:cs="Times New Roman"/>
          <w:sz w:val="24"/>
          <w:szCs w:val="24"/>
        </w:rPr>
        <w:t>The</w:t>
      </w:r>
      <w:r w:rsidRPr="008D35DA">
        <w:rPr>
          <w:rFonts w:ascii="Times New Roman" w:hAnsi="Times New Roman" w:cs="Times New Roman"/>
          <w:sz w:val="24"/>
          <w:szCs w:val="24"/>
        </w:rPr>
        <w:t>y are thus</w:t>
      </w:r>
      <w:r w:rsidR="00D62707" w:rsidRPr="008D35DA">
        <w:rPr>
          <w:rFonts w:ascii="Times New Roman" w:hAnsi="Times New Roman" w:cs="Times New Roman"/>
          <w:sz w:val="24"/>
          <w:szCs w:val="24"/>
        </w:rPr>
        <w:t xml:space="preserve"> inadequate to incorporate anthropogenic changes (Akenhead et al., 2016b), which can result in unexplained residual patterns in the stock-recruit relationship</w:t>
      </w:r>
      <w:r w:rsidR="00FE1E97">
        <w:rPr>
          <w:rFonts w:ascii="Times New Roman" w:hAnsi="Times New Roman" w:cs="Times New Roman"/>
          <w:sz w:val="24"/>
          <w:szCs w:val="24"/>
        </w:rPr>
        <w:t>s</w:t>
      </w:r>
      <w:r w:rsidR="00D62707" w:rsidRPr="008D35DA">
        <w:rPr>
          <w:rFonts w:ascii="Times New Roman" w:hAnsi="Times New Roman" w:cs="Times New Roman"/>
          <w:sz w:val="24"/>
          <w:szCs w:val="24"/>
        </w:rPr>
        <w:t xml:space="preserve">, resulting in less accurate pre-season forecasts. </w:t>
      </w:r>
      <w:r w:rsidR="00F159CA" w:rsidRPr="008D35DA">
        <w:rPr>
          <w:rFonts w:ascii="Times New Roman" w:hAnsi="Times New Roman" w:cs="Times New Roman"/>
          <w:sz w:val="24"/>
          <w:szCs w:val="24"/>
        </w:rPr>
        <w:t xml:space="preserve">In addition, these parametric models </w:t>
      </w:r>
      <w:r w:rsidR="00663E2A" w:rsidRPr="008D35DA">
        <w:rPr>
          <w:rFonts w:ascii="Times New Roman" w:hAnsi="Times New Roman" w:cs="Times New Roman"/>
          <w:sz w:val="24"/>
          <w:szCs w:val="24"/>
        </w:rPr>
        <w:t xml:space="preserve">are also </w:t>
      </w:r>
      <w:r w:rsidRPr="008D35DA">
        <w:rPr>
          <w:rFonts w:ascii="Times New Roman" w:hAnsi="Times New Roman" w:cs="Times New Roman"/>
          <w:sz w:val="24"/>
          <w:szCs w:val="24"/>
        </w:rPr>
        <w:t>un</w:t>
      </w:r>
      <w:r w:rsidR="00663E2A" w:rsidRPr="008D35DA">
        <w:rPr>
          <w:rFonts w:ascii="Times New Roman" w:hAnsi="Times New Roman" w:cs="Times New Roman"/>
          <w:sz w:val="24"/>
          <w:szCs w:val="24"/>
        </w:rPr>
        <w:t xml:space="preserve">able to deal with non-stationary </w:t>
      </w:r>
      <w:r w:rsidR="004263EC">
        <w:rPr>
          <w:rFonts w:ascii="Times New Roman" w:hAnsi="Times New Roman" w:cs="Times New Roman"/>
          <w:sz w:val="24"/>
          <w:szCs w:val="24"/>
        </w:rPr>
        <w:t>Sockeye</w:t>
      </w:r>
      <w:r w:rsidR="00663E2A" w:rsidRPr="008D35DA">
        <w:rPr>
          <w:rFonts w:ascii="Times New Roman" w:hAnsi="Times New Roman" w:cs="Times New Roman"/>
          <w:sz w:val="24"/>
          <w:szCs w:val="24"/>
        </w:rPr>
        <w:t xml:space="preserve"> dynamics (Peterman &amp; Dorner 2012; </w:t>
      </w:r>
      <w:proofErr w:type="spellStart"/>
      <w:r w:rsidR="00663E2A" w:rsidRPr="008D35DA">
        <w:rPr>
          <w:rFonts w:ascii="Times New Roman" w:hAnsi="Times New Roman" w:cs="Times New Roman"/>
          <w:sz w:val="24"/>
          <w:szCs w:val="24"/>
        </w:rPr>
        <w:t>Malick</w:t>
      </w:r>
      <w:proofErr w:type="spellEnd"/>
      <w:r w:rsidR="00663E2A" w:rsidRPr="008D35DA">
        <w:rPr>
          <w:rFonts w:ascii="Times New Roman" w:hAnsi="Times New Roman" w:cs="Times New Roman"/>
          <w:sz w:val="24"/>
          <w:szCs w:val="24"/>
        </w:rPr>
        <w:t xml:space="preserve"> 2020), which may have caused the </w:t>
      </w:r>
      <w:proofErr w:type="spellStart"/>
      <w:r w:rsidR="00663E2A" w:rsidRPr="008D35DA">
        <w:rPr>
          <w:rFonts w:ascii="Times New Roman" w:hAnsi="Times New Roman" w:cs="Times New Roman"/>
          <w:sz w:val="24"/>
          <w:szCs w:val="24"/>
        </w:rPr>
        <w:t>Chilko</w:t>
      </w:r>
      <w:proofErr w:type="spellEnd"/>
      <w:r w:rsidR="00663E2A" w:rsidRPr="008D35DA">
        <w:rPr>
          <w:rFonts w:ascii="Times New Roman" w:hAnsi="Times New Roman" w:cs="Times New Roman"/>
          <w:sz w:val="24"/>
          <w:szCs w:val="24"/>
        </w:rPr>
        <w:t xml:space="preserve"> </w:t>
      </w:r>
      <w:r w:rsidR="004263EC">
        <w:rPr>
          <w:rFonts w:ascii="Times New Roman" w:hAnsi="Times New Roman" w:cs="Times New Roman"/>
          <w:sz w:val="24"/>
          <w:szCs w:val="24"/>
        </w:rPr>
        <w:t>Sockeye</w:t>
      </w:r>
      <w:r w:rsidR="00663E2A" w:rsidRPr="008D35DA">
        <w:rPr>
          <w:rFonts w:ascii="Times New Roman" w:hAnsi="Times New Roman" w:cs="Times New Roman"/>
          <w:sz w:val="24"/>
          <w:szCs w:val="24"/>
        </w:rPr>
        <w:t xml:space="preserve"> return to have been persistently over-estimated </w:t>
      </w:r>
      <w:r w:rsidRPr="008D35DA">
        <w:rPr>
          <w:rFonts w:ascii="Times New Roman" w:hAnsi="Times New Roman" w:cs="Times New Roman"/>
          <w:sz w:val="24"/>
          <w:szCs w:val="24"/>
        </w:rPr>
        <w:t>i</w:t>
      </w:r>
      <w:r w:rsidR="00663E2A" w:rsidRPr="008D35DA">
        <w:rPr>
          <w:rFonts w:ascii="Times New Roman" w:hAnsi="Times New Roman" w:cs="Times New Roman"/>
          <w:sz w:val="24"/>
          <w:szCs w:val="24"/>
        </w:rPr>
        <w:t>n the last decade (DFO 2021)</w:t>
      </w:r>
      <w:r w:rsidR="00F159CA" w:rsidRPr="008D35DA">
        <w:rPr>
          <w:rFonts w:ascii="Times New Roman" w:hAnsi="Times New Roman" w:cs="Times New Roman"/>
          <w:sz w:val="24"/>
          <w:szCs w:val="24"/>
        </w:rPr>
        <w:t xml:space="preserve">. </w:t>
      </w:r>
      <w:r w:rsidR="00762CC0" w:rsidRPr="008D35DA">
        <w:rPr>
          <w:rFonts w:ascii="Times New Roman" w:hAnsi="Times New Roman" w:cs="Times New Roman"/>
          <w:sz w:val="24"/>
          <w:szCs w:val="24"/>
        </w:rPr>
        <w:t>Climate-induced non-stationarity in relationships between marine environments and fish communities</w:t>
      </w:r>
      <w:r w:rsidR="00762CC0" w:rsidRPr="008D35DA" w:rsidDel="00D62707">
        <w:rPr>
          <w:rFonts w:ascii="Times New Roman" w:hAnsi="Times New Roman" w:cs="Times New Roman"/>
          <w:sz w:val="24"/>
          <w:szCs w:val="24"/>
        </w:rPr>
        <w:t xml:space="preserve"> </w:t>
      </w:r>
      <w:r w:rsidR="00762CC0" w:rsidRPr="008D35DA">
        <w:rPr>
          <w:rFonts w:ascii="Times New Roman" w:hAnsi="Times New Roman" w:cs="Times New Roman"/>
          <w:sz w:val="24"/>
          <w:szCs w:val="24"/>
        </w:rPr>
        <w:t xml:space="preserve">has been increasingly recognized (e.g., </w:t>
      </w:r>
      <w:r w:rsidR="005F5275" w:rsidRPr="008D35DA">
        <w:rPr>
          <w:rFonts w:ascii="Times New Roman" w:hAnsi="Times New Roman" w:cs="Times New Roman"/>
          <w:sz w:val="24"/>
          <w:szCs w:val="24"/>
        </w:rPr>
        <w:t xml:space="preserve">Litzow et al. 2018, 2020; </w:t>
      </w:r>
      <w:proofErr w:type="spellStart"/>
      <w:r w:rsidR="00100CCA" w:rsidRPr="008D35DA">
        <w:rPr>
          <w:rFonts w:ascii="Times New Roman" w:hAnsi="Times New Roman" w:cs="Times New Roman"/>
          <w:sz w:val="24"/>
          <w:szCs w:val="24"/>
        </w:rPr>
        <w:t>Ohlberger</w:t>
      </w:r>
      <w:proofErr w:type="spellEnd"/>
      <w:r w:rsidR="00100CCA" w:rsidRPr="008D35DA">
        <w:rPr>
          <w:rFonts w:ascii="Times New Roman" w:hAnsi="Times New Roman" w:cs="Times New Roman"/>
          <w:sz w:val="24"/>
          <w:szCs w:val="24"/>
        </w:rPr>
        <w:t xml:space="preserve"> et al.</w:t>
      </w:r>
      <w:r w:rsidR="008C4814">
        <w:rPr>
          <w:rFonts w:ascii="Times New Roman" w:hAnsi="Times New Roman" w:cs="Times New Roman"/>
          <w:sz w:val="24"/>
          <w:szCs w:val="24"/>
        </w:rPr>
        <w:t xml:space="preserve"> </w:t>
      </w:r>
      <w:r w:rsidR="00100CCA" w:rsidRPr="008D35DA">
        <w:rPr>
          <w:rFonts w:ascii="Times New Roman" w:hAnsi="Times New Roman" w:cs="Times New Roman"/>
          <w:sz w:val="24"/>
          <w:szCs w:val="24"/>
        </w:rPr>
        <w:t>2022</w:t>
      </w:r>
      <w:r w:rsidR="005F5275" w:rsidRPr="008D35DA">
        <w:rPr>
          <w:rFonts w:ascii="Times New Roman" w:hAnsi="Times New Roman" w:cs="Times New Roman"/>
          <w:sz w:val="24"/>
          <w:szCs w:val="24"/>
        </w:rPr>
        <w:t>)</w:t>
      </w:r>
      <w:ins w:id="775" w:author="Holmes, John" w:date="2023-04-02T17:33:00Z">
        <w:r w:rsidR="001F7FD1">
          <w:rPr>
            <w:rFonts w:ascii="Times New Roman" w:hAnsi="Times New Roman" w:cs="Times New Roman"/>
            <w:sz w:val="24"/>
            <w:szCs w:val="24"/>
          </w:rPr>
          <w:t xml:space="preserve"> and it</w:t>
        </w:r>
      </w:ins>
      <w:del w:id="776" w:author="Holmes, John" w:date="2023-04-02T17:33:00Z">
        <w:r w:rsidR="005F5275" w:rsidRPr="008D35DA" w:rsidDel="001F7FD1">
          <w:rPr>
            <w:rFonts w:ascii="Times New Roman" w:hAnsi="Times New Roman" w:cs="Times New Roman"/>
            <w:sz w:val="24"/>
            <w:szCs w:val="24"/>
          </w:rPr>
          <w:delText>. It</w:delText>
        </w:r>
      </w:del>
      <w:r w:rsidR="005F5275" w:rsidRPr="008D35DA">
        <w:rPr>
          <w:rFonts w:ascii="Times New Roman" w:hAnsi="Times New Roman" w:cs="Times New Roman"/>
          <w:sz w:val="24"/>
          <w:szCs w:val="24"/>
        </w:rPr>
        <w:t xml:space="preserve"> has been advocated that new approaches capable of dealing </w:t>
      </w:r>
      <w:r w:rsidR="005F5275" w:rsidRPr="008D35DA">
        <w:rPr>
          <w:rFonts w:ascii="Times New Roman" w:hAnsi="Times New Roman" w:cs="Times New Roman"/>
          <w:sz w:val="24"/>
          <w:szCs w:val="24"/>
        </w:rPr>
        <w:lastRenderedPageBreak/>
        <w:t xml:space="preserve">with non-stationarity in </w:t>
      </w:r>
      <w:r w:rsidR="004263EC">
        <w:rPr>
          <w:rFonts w:ascii="Times New Roman" w:hAnsi="Times New Roman" w:cs="Times New Roman"/>
          <w:sz w:val="24"/>
          <w:szCs w:val="24"/>
        </w:rPr>
        <w:t>Sockeye</w:t>
      </w:r>
      <w:r w:rsidR="005F5275" w:rsidRPr="008D35DA">
        <w:rPr>
          <w:rFonts w:ascii="Times New Roman" w:hAnsi="Times New Roman" w:cs="Times New Roman"/>
          <w:sz w:val="24"/>
          <w:szCs w:val="24"/>
        </w:rPr>
        <w:t xml:space="preserve"> dynamics should be explored (Peterman &amp; Dorner 2012; </w:t>
      </w:r>
      <w:proofErr w:type="spellStart"/>
      <w:r w:rsidR="005F5275" w:rsidRPr="008D35DA">
        <w:rPr>
          <w:rFonts w:ascii="Times New Roman" w:hAnsi="Times New Roman" w:cs="Times New Roman"/>
          <w:sz w:val="24"/>
          <w:szCs w:val="24"/>
        </w:rPr>
        <w:t>Malick</w:t>
      </w:r>
      <w:proofErr w:type="spellEnd"/>
      <w:r w:rsidR="005F5275" w:rsidRPr="008D35DA">
        <w:rPr>
          <w:rFonts w:ascii="Times New Roman" w:hAnsi="Times New Roman" w:cs="Times New Roman"/>
          <w:sz w:val="24"/>
          <w:szCs w:val="24"/>
        </w:rPr>
        <w:t xml:space="preserve"> 2020)</w:t>
      </w:r>
      <w:r w:rsidR="002616CC" w:rsidRPr="008D35DA">
        <w:rPr>
          <w:rFonts w:ascii="Times New Roman" w:hAnsi="Times New Roman" w:cs="Times New Roman"/>
          <w:sz w:val="24"/>
          <w:szCs w:val="24"/>
        </w:rPr>
        <w:t>.</w:t>
      </w:r>
      <w:r w:rsidR="005F5275" w:rsidRPr="008D35DA">
        <w:rPr>
          <w:rStyle w:val="Hyperlink"/>
          <w:rFonts w:ascii="Times New Roman" w:eastAsiaTheme="minorHAnsi" w:hAnsi="Times New Roman" w:cs="Times New Roman"/>
          <w:sz w:val="24"/>
          <w:szCs w:val="24"/>
          <w:lang w:val="en-CA"/>
        </w:rPr>
        <w:t xml:space="preserve"> </w:t>
      </w:r>
    </w:p>
    <w:p w14:paraId="29F4541D" w14:textId="6DA51949" w:rsidR="00FE1E97" w:rsidRDefault="00E72761" w:rsidP="008C481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M</w:t>
      </w:r>
      <w:r w:rsidR="00576FD9" w:rsidRPr="008D35DA">
        <w:rPr>
          <w:rFonts w:ascii="Times New Roman" w:hAnsi="Times New Roman" w:cs="Times New Roman"/>
          <w:sz w:val="24"/>
          <w:szCs w:val="24"/>
        </w:rPr>
        <w:t xml:space="preserve">achine learning </w:t>
      </w:r>
      <w:r w:rsidR="00643F40"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such as generalized additive models</w:t>
      </w:r>
      <w:r w:rsidR="009D64F2" w:rsidRPr="008D35DA">
        <w:rPr>
          <w:rFonts w:ascii="Times New Roman" w:hAnsi="Times New Roman" w:cs="Times New Roman"/>
          <w:sz w:val="24"/>
          <w:szCs w:val="24"/>
        </w:rPr>
        <w:t xml:space="preserve"> (Wood 2017)</w:t>
      </w:r>
      <w:r w:rsidR="00576FD9" w:rsidRPr="008D35DA">
        <w:rPr>
          <w:rFonts w:ascii="Times New Roman" w:hAnsi="Times New Roman" w:cs="Times New Roman"/>
          <w:sz w:val="24"/>
          <w:szCs w:val="24"/>
        </w:rPr>
        <w:t>, boosted regression trees</w:t>
      </w:r>
      <w:r w:rsidR="005030E0" w:rsidRPr="008D35DA">
        <w:rPr>
          <w:rFonts w:ascii="Times New Roman" w:hAnsi="Times New Roman" w:cs="Times New Roman"/>
          <w:sz w:val="24"/>
          <w:szCs w:val="24"/>
        </w:rPr>
        <w:t xml:space="preserve"> (</w:t>
      </w:r>
      <w:proofErr w:type="spellStart"/>
      <w:r w:rsidR="005030E0" w:rsidRPr="008D35DA">
        <w:rPr>
          <w:rFonts w:ascii="Times New Roman" w:hAnsi="Times New Roman" w:cs="Times New Roman"/>
          <w:sz w:val="24"/>
          <w:szCs w:val="24"/>
        </w:rPr>
        <w:t>Elith</w:t>
      </w:r>
      <w:proofErr w:type="spellEnd"/>
      <w:r w:rsidR="005030E0" w:rsidRPr="008D35DA">
        <w:rPr>
          <w:rFonts w:ascii="Times New Roman" w:hAnsi="Times New Roman" w:cs="Times New Roman"/>
          <w:sz w:val="24"/>
          <w:szCs w:val="24"/>
        </w:rPr>
        <w:t xml:space="preserve"> et al. 2008)</w:t>
      </w:r>
      <w:r w:rsidR="00576FD9" w:rsidRPr="008D35DA">
        <w:rPr>
          <w:rFonts w:ascii="Times New Roman" w:hAnsi="Times New Roman" w:cs="Times New Roman"/>
          <w:sz w:val="24"/>
          <w:szCs w:val="24"/>
        </w:rPr>
        <w:t>, random forest</w:t>
      </w:r>
      <w:r w:rsidR="009D64F2" w:rsidRPr="008D35DA">
        <w:rPr>
          <w:rFonts w:ascii="Times New Roman" w:hAnsi="Times New Roman" w:cs="Times New Roman"/>
          <w:sz w:val="24"/>
          <w:szCs w:val="24"/>
        </w:rPr>
        <w:t xml:space="preserve"> (</w:t>
      </w:r>
      <w:proofErr w:type="spellStart"/>
      <w:r w:rsidR="009D64F2" w:rsidRPr="008D35DA">
        <w:rPr>
          <w:rFonts w:ascii="Times New Roman" w:hAnsi="Times New Roman" w:cs="Times New Roman"/>
          <w:sz w:val="24"/>
          <w:szCs w:val="24"/>
        </w:rPr>
        <w:t>Breiman</w:t>
      </w:r>
      <w:proofErr w:type="spellEnd"/>
      <w:r w:rsidR="009D64F2" w:rsidRPr="008D35DA">
        <w:rPr>
          <w:rFonts w:ascii="Times New Roman" w:hAnsi="Times New Roman" w:cs="Times New Roman"/>
          <w:sz w:val="24"/>
          <w:szCs w:val="24"/>
        </w:rPr>
        <w:t xml:space="preserve"> 2001)</w:t>
      </w:r>
      <w:r w:rsidR="00576FD9" w:rsidRPr="008D35DA">
        <w:rPr>
          <w:rFonts w:ascii="Times New Roman" w:hAnsi="Times New Roman" w:cs="Times New Roman"/>
          <w:sz w:val="24"/>
          <w:szCs w:val="24"/>
        </w:rPr>
        <w:t>, empirical dynamic models</w:t>
      </w:r>
      <w:r w:rsidR="00FE1E97">
        <w:rPr>
          <w:rFonts w:ascii="Times New Roman" w:hAnsi="Times New Roman" w:cs="Times New Roman"/>
          <w:sz w:val="24"/>
          <w:szCs w:val="24"/>
        </w:rPr>
        <w:t xml:space="preserve"> </w:t>
      </w:r>
      <w:r w:rsidR="009D64F2" w:rsidRPr="008D35DA">
        <w:rPr>
          <w:rFonts w:ascii="Times New Roman" w:hAnsi="Times New Roman" w:cs="Times New Roman"/>
          <w:sz w:val="24"/>
          <w:szCs w:val="24"/>
        </w:rPr>
        <w:t>(Ye et al. 2015)</w:t>
      </w:r>
      <w:r w:rsidR="00576FD9" w:rsidRPr="008D35DA">
        <w:rPr>
          <w:rFonts w:ascii="Times New Roman" w:hAnsi="Times New Roman" w:cs="Times New Roman"/>
          <w:sz w:val="24"/>
          <w:szCs w:val="24"/>
        </w:rPr>
        <w:t xml:space="preserve">, </w:t>
      </w:r>
      <w:r w:rsidR="00217FEC" w:rsidRPr="008D35DA">
        <w:rPr>
          <w:rFonts w:ascii="Times New Roman" w:hAnsi="Times New Roman" w:cs="Times New Roman"/>
          <w:sz w:val="24"/>
          <w:szCs w:val="24"/>
        </w:rPr>
        <w:t xml:space="preserve">and artificial </w:t>
      </w:r>
      <w:r w:rsidR="005030E0" w:rsidRPr="008D35DA">
        <w:rPr>
          <w:rFonts w:ascii="Times New Roman" w:hAnsi="Times New Roman" w:cs="Times New Roman"/>
          <w:sz w:val="24"/>
          <w:szCs w:val="24"/>
        </w:rPr>
        <w:t>neural network</w:t>
      </w:r>
      <w:r w:rsidR="00217FEC" w:rsidRPr="008D35DA">
        <w:rPr>
          <w:rFonts w:ascii="Times New Roman" w:hAnsi="Times New Roman" w:cs="Times New Roman"/>
          <w:sz w:val="24"/>
          <w:szCs w:val="24"/>
        </w:rPr>
        <w:t xml:space="preserve"> (Ripley, 1996)</w:t>
      </w:r>
      <w:r w:rsidR="005030E0" w:rsidRPr="008D35DA">
        <w:rPr>
          <w:rFonts w:ascii="Times New Roman" w:hAnsi="Times New Roman" w:cs="Times New Roman"/>
          <w:sz w:val="24"/>
          <w:szCs w:val="24"/>
        </w:rPr>
        <w:t xml:space="preserve">, </w:t>
      </w:r>
      <w:r w:rsidR="00576FD9" w:rsidRPr="008D35DA">
        <w:rPr>
          <w:rFonts w:ascii="Times New Roman" w:hAnsi="Times New Roman" w:cs="Times New Roman"/>
          <w:sz w:val="24"/>
          <w:szCs w:val="24"/>
        </w:rPr>
        <w:t>use algorithms to learn the relationships between responses and predictors</w:t>
      </w:r>
      <w:ins w:id="777" w:author="Holmes, John" w:date="2023-04-02T17:34:00Z">
        <w:r w:rsidR="001F7FD1">
          <w:rPr>
            <w:rFonts w:ascii="Times New Roman" w:hAnsi="Times New Roman" w:cs="Times New Roman"/>
            <w:sz w:val="24"/>
            <w:szCs w:val="24"/>
          </w:rPr>
          <w:t xml:space="preserve"> and are</w:t>
        </w:r>
      </w:ins>
      <w:del w:id="778" w:author="Holmes, John" w:date="2023-04-02T17:34:00Z">
        <w:r w:rsidR="00576FD9" w:rsidRPr="008D35DA" w:rsidDel="001F7FD1">
          <w:rPr>
            <w:rFonts w:ascii="Times New Roman" w:hAnsi="Times New Roman" w:cs="Times New Roman"/>
            <w:sz w:val="24"/>
            <w:szCs w:val="24"/>
          </w:rPr>
          <w:delText>,</w:delText>
        </w:r>
      </w:del>
      <w:r w:rsidR="00576FD9" w:rsidRPr="008D35DA">
        <w:rPr>
          <w:rFonts w:ascii="Times New Roman" w:hAnsi="Times New Roman" w:cs="Times New Roman"/>
          <w:sz w:val="24"/>
          <w:szCs w:val="24"/>
        </w:rPr>
        <w:t xml:space="preserve"> not confined to certain functional </w:t>
      </w:r>
      <w:proofErr w:type="spellStart"/>
      <w:r w:rsidR="00576FD9" w:rsidRPr="008D35DA">
        <w:rPr>
          <w:rFonts w:ascii="Times New Roman" w:hAnsi="Times New Roman" w:cs="Times New Roman"/>
          <w:sz w:val="24"/>
          <w:szCs w:val="24"/>
        </w:rPr>
        <w:t>forms.</w:t>
      </w:r>
      <w:del w:id="779" w:author="Holmes, John" w:date="2023-04-02T17:34:00Z">
        <w:r w:rsidR="00576FD9" w:rsidRPr="008D35DA" w:rsidDel="001F7FD1">
          <w:rPr>
            <w:rFonts w:ascii="Times New Roman" w:hAnsi="Times New Roman" w:cs="Times New Roman"/>
            <w:sz w:val="24"/>
            <w:szCs w:val="24"/>
          </w:rPr>
          <w:delText xml:space="preserve"> Therefore, t</w:delText>
        </w:r>
      </w:del>
      <w:ins w:id="780" w:author="Holmes, John" w:date="2023-04-02T17:34:00Z">
        <w:r w:rsidR="001F7FD1">
          <w:rPr>
            <w:rFonts w:ascii="Times New Roman" w:hAnsi="Times New Roman" w:cs="Times New Roman"/>
            <w:sz w:val="24"/>
            <w:szCs w:val="24"/>
          </w:rPr>
          <w:t>T</w:t>
        </w:r>
      </w:ins>
      <w:r w:rsidR="00576FD9" w:rsidRPr="008D35DA">
        <w:rPr>
          <w:rFonts w:ascii="Times New Roman" w:hAnsi="Times New Roman" w:cs="Times New Roman"/>
          <w:sz w:val="24"/>
          <w:szCs w:val="24"/>
        </w:rPr>
        <w:t>hese</w:t>
      </w:r>
      <w:proofErr w:type="spellEnd"/>
      <w:r w:rsidR="00576FD9" w:rsidRPr="008D35DA">
        <w:rPr>
          <w:rFonts w:ascii="Times New Roman" w:hAnsi="Times New Roman" w:cs="Times New Roman"/>
          <w:sz w:val="24"/>
          <w:szCs w:val="24"/>
        </w:rPr>
        <w:t xml:space="preserve"> more flexible </w:t>
      </w:r>
      <w:r w:rsidRPr="008D35DA">
        <w:rPr>
          <w:rFonts w:ascii="Times New Roman" w:hAnsi="Times New Roman" w:cs="Times New Roman"/>
          <w:sz w:val="24"/>
          <w:szCs w:val="24"/>
        </w:rPr>
        <w:t>machine learning</w:t>
      </w:r>
      <w:r w:rsidR="00576FD9" w:rsidRPr="008D35DA">
        <w:rPr>
          <w:rFonts w:ascii="Times New Roman" w:hAnsi="Times New Roman" w:cs="Times New Roman"/>
          <w:sz w:val="24"/>
          <w:szCs w:val="24"/>
        </w:rPr>
        <w:t xml:space="preserve"> </w:t>
      </w:r>
      <w:r w:rsidR="00F924F3"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xml:space="preserve"> </w:t>
      </w:r>
      <w:r w:rsidR="00365BED" w:rsidRPr="008D35DA">
        <w:rPr>
          <w:rFonts w:ascii="Times New Roman" w:hAnsi="Times New Roman" w:cs="Times New Roman"/>
          <w:sz w:val="24"/>
          <w:szCs w:val="24"/>
        </w:rPr>
        <w:t>can be developed to represent non-stationary stock-recruit</w:t>
      </w:r>
      <w:r w:rsidR="006F72D0">
        <w:rPr>
          <w:rFonts w:ascii="Times New Roman" w:hAnsi="Times New Roman" w:cs="Times New Roman"/>
          <w:sz w:val="24"/>
          <w:szCs w:val="24"/>
        </w:rPr>
        <w:t>ment</w:t>
      </w:r>
      <w:r w:rsidR="00365BED" w:rsidRPr="008D35DA">
        <w:rPr>
          <w:rFonts w:ascii="Times New Roman" w:hAnsi="Times New Roman" w:cs="Times New Roman"/>
          <w:sz w:val="24"/>
          <w:szCs w:val="24"/>
        </w:rPr>
        <w:t xml:space="preserve"> relationships in the dynamics of </w:t>
      </w:r>
      <w:r w:rsidR="004263EC">
        <w:rPr>
          <w:rFonts w:ascii="Times New Roman" w:hAnsi="Times New Roman" w:cs="Times New Roman"/>
          <w:sz w:val="24"/>
          <w:szCs w:val="24"/>
        </w:rPr>
        <w:t>Sockeye</w:t>
      </w:r>
      <w:r w:rsidR="00365BED" w:rsidRPr="008D35DA">
        <w:rPr>
          <w:rFonts w:ascii="Times New Roman" w:hAnsi="Times New Roman" w:cs="Times New Roman"/>
          <w:sz w:val="24"/>
          <w:szCs w:val="24"/>
        </w:rPr>
        <w:t xml:space="preserve"> stocks. </w:t>
      </w:r>
      <w:r w:rsidR="0023778D" w:rsidRPr="008D35DA">
        <w:rPr>
          <w:rFonts w:ascii="Times New Roman" w:hAnsi="Times New Roman" w:cs="Times New Roman"/>
          <w:sz w:val="24"/>
          <w:szCs w:val="24"/>
        </w:rPr>
        <w:t>Taylor diagram</w:t>
      </w:r>
      <w:ins w:id="781" w:author="Holmes, John" w:date="2023-04-02T17:34:00Z">
        <w:r w:rsidR="001F7FD1">
          <w:rPr>
            <w:rFonts w:ascii="Times New Roman" w:hAnsi="Times New Roman" w:cs="Times New Roman"/>
            <w:sz w:val="24"/>
            <w:szCs w:val="24"/>
          </w:rPr>
          <w:t>s</w:t>
        </w:r>
      </w:ins>
      <w:r w:rsidR="0023778D" w:rsidRPr="008D35DA">
        <w:rPr>
          <w:rFonts w:ascii="Times New Roman" w:hAnsi="Times New Roman" w:cs="Times New Roman"/>
          <w:sz w:val="24"/>
          <w:szCs w:val="24"/>
        </w:rPr>
        <w:t xml:space="preserve"> can then be used to</w:t>
      </w:r>
      <w:r w:rsidR="0023778D" w:rsidRPr="008D35DA" w:rsidDel="0023778D">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show </w:t>
      </w:r>
      <w:r w:rsidR="0023778D" w:rsidRPr="008D35DA">
        <w:rPr>
          <w:rFonts w:ascii="Times New Roman" w:hAnsi="Times New Roman" w:cs="Times New Roman"/>
          <w:sz w:val="24"/>
          <w:szCs w:val="24"/>
        </w:rPr>
        <w:t xml:space="preserve">how these </w:t>
      </w:r>
      <w:r w:rsidRPr="008D35DA">
        <w:rPr>
          <w:rFonts w:ascii="Times New Roman" w:hAnsi="Times New Roman" w:cs="Times New Roman"/>
          <w:sz w:val="24"/>
          <w:szCs w:val="24"/>
        </w:rPr>
        <w:t>machine learning</w:t>
      </w:r>
      <w:r w:rsidR="00643F40" w:rsidRPr="008D35DA">
        <w:rPr>
          <w:rFonts w:ascii="Times New Roman" w:hAnsi="Times New Roman" w:cs="Times New Roman"/>
          <w:sz w:val="24"/>
          <w:szCs w:val="24"/>
        </w:rPr>
        <w:t xml:space="preserve"> </w:t>
      </w:r>
      <w:r w:rsidR="0023778D" w:rsidRPr="008D35DA">
        <w:rPr>
          <w:rFonts w:ascii="Times New Roman" w:hAnsi="Times New Roman" w:cs="Times New Roman"/>
          <w:sz w:val="24"/>
          <w:szCs w:val="24"/>
        </w:rPr>
        <w:t xml:space="preserve">models </w:t>
      </w:r>
      <w:r w:rsidR="00643F40" w:rsidRPr="008D35DA">
        <w:rPr>
          <w:rFonts w:ascii="Times New Roman" w:hAnsi="Times New Roman" w:cs="Times New Roman"/>
          <w:sz w:val="24"/>
          <w:szCs w:val="24"/>
        </w:rPr>
        <w:t>perform compared to the traditional parametric models</w:t>
      </w:r>
      <w:r w:rsidR="00884305" w:rsidRPr="008D35DA">
        <w:rPr>
          <w:rFonts w:ascii="Times New Roman" w:hAnsi="Times New Roman" w:cs="Times New Roman"/>
          <w:sz w:val="24"/>
          <w:szCs w:val="24"/>
        </w:rPr>
        <w:t xml:space="preserve">. </w:t>
      </w:r>
      <w:r w:rsidR="00643F40" w:rsidRPr="008D35DA">
        <w:rPr>
          <w:rFonts w:ascii="Times New Roman" w:hAnsi="Times New Roman" w:cs="Times New Roman"/>
          <w:sz w:val="24"/>
          <w:szCs w:val="24"/>
        </w:rPr>
        <w:t>Additionally, w</w:t>
      </w:r>
      <w:r w:rsidR="00884305" w:rsidRPr="008D35DA">
        <w:rPr>
          <w:rFonts w:ascii="Times New Roman" w:hAnsi="Times New Roman" w:cs="Times New Roman"/>
          <w:sz w:val="24"/>
          <w:szCs w:val="24"/>
        </w:rPr>
        <w:t xml:space="preserve">e can also incorporate multiple </w:t>
      </w:r>
      <w:r w:rsidR="0023778D" w:rsidRPr="008D35DA">
        <w:rPr>
          <w:rFonts w:ascii="Times New Roman" w:hAnsi="Times New Roman" w:cs="Times New Roman"/>
          <w:sz w:val="24"/>
          <w:szCs w:val="24"/>
        </w:rPr>
        <w:t>covariates</w:t>
      </w:r>
      <w:r w:rsidR="00884305" w:rsidRPr="008D35DA">
        <w:rPr>
          <w:rFonts w:ascii="Times New Roman" w:hAnsi="Times New Roman" w:cs="Times New Roman"/>
          <w:sz w:val="24"/>
          <w:szCs w:val="24"/>
        </w:rPr>
        <w:t xml:space="preserve"> at the same time to evaluate </w:t>
      </w:r>
      <w:r w:rsidR="00643F40" w:rsidRPr="008D35DA">
        <w:rPr>
          <w:rFonts w:ascii="Times New Roman" w:hAnsi="Times New Roman" w:cs="Times New Roman"/>
          <w:sz w:val="24"/>
          <w:szCs w:val="24"/>
        </w:rPr>
        <w:t xml:space="preserve">their </w:t>
      </w:r>
      <w:r w:rsidR="00884305" w:rsidRPr="008D35DA">
        <w:rPr>
          <w:rFonts w:ascii="Times New Roman" w:hAnsi="Times New Roman" w:cs="Times New Roman"/>
          <w:sz w:val="24"/>
          <w:szCs w:val="24"/>
        </w:rPr>
        <w:t xml:space="preserve">relative importance </w:t>
      </w:r>
      <w:r w:rsidR="00643F40" w:rsidRPr="008D35DA">
        <w:rPr>
          <w:rFonts w:ascii="Times New Roman" w:hAnsi="Times New Roman" w:cs="Times New Roman"/>
          <w:sz w:val="24"/>
          <w:szCs w:val="24"/>
        </w:rPr>
        <w:t xml:space="preserve">in forecasting </w:t>
      </w:r>
      <w:r w:rsidR="004263EC">
        <w:rPr>
          <w:rFonts w:ascii="Times New Roman" w:hAnsi="Times New Roman" w:cs="Times New Roman"/>
          <w:sz w:val="24"/>
          <w:szCs w:val="24"/>
        </w:rPr>
        <w:t>Sockeye</w:t>
      </w:r>
      <w:r w:rsidR="00643F40" w:rsidRPr="008D35DA">
        <w:rPr>
          <w:rFonts w:ascii="Times New Roman" w:hAnsi="Times New Roman" w:cs="Times New Roman"/>
          <w:sz w:val="24"/>
          <w:szCs w:val="24"/>
        </w:rPr>
        <w:t xml:space="preserve"> return</w:t>
      </w:r>
      <w:r w:rsidR="00884305" w:rsidRPr="008D35DA">
        <w:rPr>
          <w:rFonts w:ascii="Times New Roman" w:hAnsi="Times New Roman" w:cs="Times New Roman"/>
          <w:sz w:val="24"/>
          <w:szCs w:val="24"/>
        </w:rPr>
        <w:t>.</w:t>
      </w:r>
      <w:r w:rsidR="000346D4" w:rsidRPr="008D35DA">
        <w:rPr>
          <w:rFonts w:ascii="Times New Roman" w:hAnsi="Times New Roman" w:cs="Times New Roman"/>
          <w:sz w:val="24"/>
          <w:szCs w:val="24"/>
        </w:rPr>
        <w:t xml:space="preserve"> </w:t>
      </w:r>
    </w:p>
    <w:p w14:paraId="6DBABD95" w14:textId="1F24FE8B" w:rsidR="00AD55A3" w:rsidRDefault="000346D4" w:rsidP="004D222F">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summary, we advocate</w:t>
      </w:r>
      <w:ins w:id="782" w:author="Holmes, John" w:date="2023-04-02T17:35:00Z">
        <w:r w:rsidR="001F7FD1">
          <w:rPr>
            <w:rFonts w:ascii="Times New Roman" w:hAnsi="Times New Roman" w:cs="Times New Roman"/>
            <w:sz w:val="24"/>
            <w:szCs w:val="24"/>
          </w:rPr>
          <w:t xml:space="preserve"> for continuously evaluating </w:t>
        </w:r>
      </w:ins>
      <w:del w:id="783" w:author="Holmes, John" w:date="2023-04-02T17:35:00Z">
        <w:r w:rsidRPr="008D35DA" w:rsidDel="001F7FD1">
          <w:rPr>
            <w:rFonts w:ascii="Times New Roman" w:hAnsi="Times New Roman" w:cs="Times New Roman"/>
            <w:sz w:val="24"/>
            <w:szCs w:val="24"/>
          </w:rPr>
          <w:delText xml:space="preserve"> that </w:delText>
        </w:r>
      </w:del>
      <w:r w:rsidRPr="008D35DA">
        <w:rPr>
          <w:rFonts w:ascii="Times New Roman" w:hAnsi="Times New Roman" w:cs="Times New Roman"/>
          <w:sz w:val="24"/>
          <w:szCs w:val="24"/>
        </w:rPr>
        <w:t xml:space="preserve">all potential forecast models </w:t>
      </w:r>
      <w:del w:id="784" w:author="Holmes, John" w:date="2023-04-02T17:35:00Z">
        <w:r w:rsidRPr="008D35DA" w:rsidDel="001F7FD1">
          <w:rPr>
            <w:rFonts w:ascii="Times New Roman" w:hAnsi="Times New Roman" w:cs="Times New Roman"/>
            <w:sz w:val="24"/>
            <w:szCs w:val="24"/>
          </w:rPr>
          <w:delText xml:space="preserve">need to be continuously evaluated </w:delText>
        </w:r>
      </w:del>
      <w:r w:rsidRPr="008D35DA">
        <w:rPr>
          <w:rFonts w:ascii="Times New Roman" w:hAnsi="Times New Roman" w:cs="Times New Roman"/>
          <w:sz w:val="24"/>
          <w:szCs w:val="24"/>
        </w:rPr>
        <w:t>in the face of increasing environmental change and</w:t>
      </w:r>
      <w:ins w:id="785" w:author="Holmes, John" w:date="2023-04-02T17:35:00Z">
        <w:r w:rsidR="001F7FD1">
          <w:rPr>
            <w:rFonts w:ascii="Times New Roman" w:hAnsi="Times New Roman" w:cs="Times New Roman"/>
            <w:sz w:val="24"/>
            <w:szCs w:val="24"/>
          </w:rPr>
          <w:t xml:space="preserve"> the development of</w:t>
        </w:r>
      </w:ins>
      <w:r w:rsidRPr="008D35DA">
        <w:rPr>
          <w:rFonts w:ascii="Times New Roman" w:hAnsi="Times New Roman" w:cs="Times New Roman"/>
          <w:sz w:val="24"/>
          <w:szCs w:val="24"/>
        </w:rPr>
        <w:t xml:space="preserve"> new models able to deal with non-stationary relationships between environment and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dynamics</w:t>
      </w:r>
      <w:ins w:id="786" w:author="Holmes, John" w:date="2023-04-02T17:35:00Z">
        <w:r w:rsidR="001F7FD1">
          <w:rPr>
            <w:rFonts w:ascii="Times New Roman" w:hAnsi="Times New Roman" w:cs="Times New Roman"/>
            <w:sz w:val="24"/>
            <w:szCs w:val="24"/>
          </w:rPr>
          <w:t>. This process of</w:t>
        </w:r>
      </w:ins>
      <w:ins w:id="787" w:author="Holmes, John" w:date="2023-04-02T17:36:00Z">
        <w:r w:rsidR="001F7FD1">
          <w:rPr>
            <w:rFonts w:ascii="Times New Roman" w:hAnsi="Times New Roman" w:cs="Times New Roman"/>
            <w:sz w:val="24"/>
            <w:szCs w:val="24"/>
          </w:rPr>
          <w:t xml:space="preserve"> continuous evaluation </w:t>
        </w:r>
      </w:ins>
      <w:del w:id="788" w:author="Holmes, John" w:date="2023-04-02T17:36:00Z">
        <w:r w:rsidRPr="008D35DA" w:rsidDel="001F7FD1">
          <w:rPr>
            <w:rFonts w:ascii="Times New Roman" w:hAnsi="Times New Roman" w:cs="Times New Roman"/>
            <w:sz w:val="24"/>
            <w:szCs w:val="24"/>
          </w:rPr>
          <w:delText xml:space="preserve"> </w:delText>
        </w:r>
      </w:del>
      <w:r w:rsidRPr="008D35DA">
        <w:rPr>
          <w:rFonts w:ascii="Times New Roman" w:hAnsi="Times New Roman" w:cs="Times New Roman"/>
          <w:sz w:val="24"/>
          <w:szCs w:val="24"/>
        </w:rPr>
        <w:t xml:space="preserve">should </w:t>
      </w:r>
      <w:del w:id="789" w:author="Holmes, John" w:date="2023-04-02T17:36:00Z">
        <w:r w:rsidRPr="008D35DA" w:rsidDel="001F7FD1">
          <w:rPr>
            <w:rFonts w:ascii="Times New Roman" w:hAnsi="Times New Roman" w:cs="Times New Roman"/>
            <w:sz w:val="24"/>
            <w:szCs w:val="24"/>
          </w:rPr>
          <w:delText>be developed and consistently evaluated in order to identify</w:delText>
        </w:r>
      </w:del>
      <w:ins w:id="790" w:author="Holmes, John" w:date="2023-04-02T17:36:00Z">
        <w:r w:rsidR="001F7FD1">
          <w:rPr>
            <w:rFonts w:ascii="Times New Roman" w:hAnsi="Times New Roman" w:cs="Times New Roman"/>
            <w:sz w:val="24"/>
            <w:szCs w:val="24"/>
          </w:rPr>
          <w:t>lead to the identification of</w:t>
        </w:r>
      </w:ins>
      <w:r w:rsidRPr="008D35DA">
        <w:rPr>
          <w:rFonts w:ascii="Times New Roman" w:hAnsi="Times New Roman" w:cs="Times New Roman"/>
          <w:sz w:val="24"/>
          <w:szCs w:val="24"/>
        </w:rPr>
        <w:t xml:space="preserve"> good performing forecast models and </w:t>
      </w:r>
      <w:r w:rsidR="00FA3E14">
        <w:rPr>
          <w:rFonts w:ascii="Times New Roman" w:hAnsi="Times New Roman" w:cs="Times New Roman"/>
          <w:sz w:val="24"/>
          <w:szCs w:val="24"/>
        </w:rPr>
        <w:t xml:space="preserve">to </w:t>
      </w:r>
      <w:ins w:id="791" w:author="Holmes, John" w:date="2023-04-02T17:36:00Z">
        <w:r w:rsidR="001F7FD1">
          <w:rPr>
            <w:rFonts w:ascii="Times New Roman" w:hAnsi="Times New Roman" w:cs="Times New Roman"/>
            <w:sz w:val="24"/>
            <w:szCs w:val="24"/>
          </w:rPr>
          <w:t xml:space="preserve">improved </w:t>
        </w:r>
      </w:ins>
      <w:r w:rsidRPr="008D35DA">
        <w:rPr>
          <w:rFonts w:ascii="Times New Roman" w:hAnsi="Times New Roman" w:cs="Times New Roman"/>
          <w:sz w:val="24"/>
          <w:szCs w:val="24"/>
        </w:rPr>
        <w:t>understand</w:t>
      </w:r>
      <w:ins w:id="792" w:author="Holmes, John" w:date="2023-04-02T17:36:00Z">
        <w:r w:rsidR="001F7FD1">
          <w:rPr>
            <w:rFonts w:ascii="Times New Roman" w:hAnsi="Times New Roman" w:cs="Times New Roman"/>
            <w:sz w:val="24"/>
            <w:szCs w:val="24"/>
          </w:rPr>
          <w:t>ing of</w:t>
        </w:r>
      </w:ins>
      <w:r w:rsidRPr="008D35DA">
        <w:rPr>
          <w:rFonts w:ascii="Times New Roman" w:hAnsi="Times New Roman" w:cs="Times New Roman"/>
          <w:sz w:val="24"/>
          <w:szCs w:val="24"/>
        </w:rPr>
        <w:t xml:space="preserve"> the impacts of environmental and ecological factors on the performance of 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forecast.  </w:t>
      </w:r>
    </w:p>
    <w:p w14:paraId="16DE1278" w14:textId="2F9A80C5" w:rsidR="000757FE" w:rsidRPr="00AD55A3" w:rsidRDefault="00F01B0B" w:rsidP="008D35DA">
      <w:pPr>
        <w:spacing w:line="480" w:lineRule="auto"/>
        <w:rPr>
          <w:rFonts w:ascii="Times New Roman" w:hAnsi="Times New Roman" w:cs="Times New Roman"/>
          <w:b/>
          <w:bCs/>
          <w:sz w:val="24"/>
          <w:szCs w:val="24"/>
        </w:rPr>
      </w:pPr>
      <w:bookmarkStart w:id="793" w:name="_Toc43819867"/>
      <w:bookmarkStart w:id="794" w:name="_Toc107323866"/>
      <w:r w:rsidRPr="00AD55A3">
        <w:rPr>
          <w:rFonts w:ascii="Times New Roman" w:hAnsi="Times New Roman" w:cs="Times New Roman"/>
          <w:b/>
          <w:bCs/>
          <w:sz w:val="24"/>
          <w:szCs w:val="24"/>
        </w:rPr>
        <w:t>Acknowledgements</w:t>
      </w:r>
    </w:p>
    <w:p w14:paraId="29B14DD6" w14:textId="37F0A5DE" w:rsidR="00F01B0B" w:rsidDel="006515AA" w:rsidRDefault="000757FE" w:rsidP="00603F5C">
      <w:pPr>
        <w:spacing w:line="480" w:lineRule="auto"/>
        <w:ind w:firstLine="360"/>
        <w:rPr>
          <w:del w:id="795" w:author="Xu, Yi [2]" w:date="2023-04-10T13:38:00Z"/>
          <w:rFonts w:ascii="Times New Roman" w:eastAsia="Times New Roman" w:hAnsi="Times New Roman" w:cs="Times New Roman"/>
          <w:sz w:val="24"/>
          <w:szCs w:val="24"/>
          <w:lang w:eastAsia="zh-CN"/>
        </w:rPr>
      </w:pPr>
      <w:r w:rsidRPr="008D35DA">
        <w:rPr>
          <w:rFonts w:ascii="Times New Roman" w:hAnsi="Times New Roman" w:cs="Times New Roman"/>
          <w:sz w:val="24"/>
          <w:szCs w:val="24"/>
        </w:rPr>
        <w:t>The authors would like to thank all the staff from</w:t>
      </w:r>
      <w:r w:rsidR="00891C5A" w:rsidRPr="008D35DA">
        <w:rPr>
          <w:rFonts w:ascii="Times New Roman" w:hAnsi="Times New Roman" w:cs="Times New Roman"/>
          <w:sz w:val="24"/>
          <w:szCs w:val="24"/>
        </w:rPr>
        <w:t xml:space="preserve"> Fisheries and Oceans Canada and Pacific Salmon Commission who have collected the Fraser </w:t>
      </w:r>
      <w:r w:rsidR="004263EC">
        <w:rPr>
          <w:rFonts w:ascii="Times New Roman" w:hAnsi="Times New Roman" w:cs="Times New Roman"/>
          <w:sz w:val="24"/>
          <w:szCs w:val="24"/>
        </w:rPr>
        <w:t>Sockeye</w:t>
      </w:r>
      <w:r w:rsidR="00891C5A" w:rsidRPr="008D35DA">
        <w:rPr>
          <w:rFonts w:ascii="Times New Roman" w:hAnsi="Times New Roman" w:cs="Times New Roman"/>
          <w:sz w:val="24"/>
          <w:szCs w:val="24"/>
        </w:rPr>
        <w:t xml:space="preserve"> data and contributed in previous forecast model </w:t>
      </w:r>
      <w:r w:rsidR="00891C5A" w:rsidRPr="008D35DA">
        <w:rPr>
          <w:rFonts w:ascii="Times New Roman" w:eastAsia="Times New Roman" w:hAnsi="Times New Roman" w:cs="Times New Roman"/>
          <w:sz w:val="24"/>
          <w:szCs w:val="24"/>
          <w:lang w:eastAsia="zh-CN"/>
        </w:rPr>
        <w:t xml:space="preserve">development and evaluation processes. Special thanks are given to recent </w:t>
      </w:r>
      <w:r w:rsidR="00891C5A" w:rsidRPr="008D35DA">
        <w:rPr>
          <w:rFonts w:ascii="Times New Roman" w:eastAsia="Times New Roman" w:hAnsi="Times New Roman" w:cs="Times New Roman"/>
          <w:sz w:val="24"/>
          <w:szCs w:val="24"/>
          <w:lang w:eastAsia="zh-CN"/>
        </w:rPr>
        <w:lastRenderedPageBreak/>
        <w:t xml:space="preserve">contributors, including </w:t>
      </w:r>
      <w:r w:rsidRPr="008D35DA">
        <w:rPr>
          <w:rFonts w:ascii="Times New Roman" w:eastAsia="Times New Roman" w:hAnsi="Times New Roman" w:cs="Times New Roman"/>
          <w:sz w:val="24"/>
          <w:szCs w:val="24"/>
          <w:lang w:eastAsia="zh-CN"/>
        </w:rPr>
        <w:t xml:space="preserve">Mickey Agha, Taren Bell, </w:t>
      </w:r>
      <w:r w:rsidR="00AE4169" w:rsidRPr="008D35DA">
        <w:rPr>
          <w:rFonts w:ascii="Times New Roman" w:hAnsi="Times New Roman" w:cs="Times New Roman"/>
          <w:sz w:val="24"/>
          <w:szCs w:val="24"/>
        </w:rPr>
        <w:t xml:space="preserve">Brendan Connors, </w:t>
      </w:r>
      <w:r w:rsidRPr="008D35DA">
        <w:rPr>
          <w:rFonts w:ascii="Times New Roman" w:eastAsia="Times New Roman" w:hAnsi="Times New Roman" w:cs="Times New Roman"/>
          <w:sz w:val="24"/>
          <w:szCs w:val="24"/>
          <w:lang w:eastAsia="zh-CN"/>
        </w:rPr>
        <w:t xml:space="preserve">Mary Beth Fagan, Emily Breiteneder, Kelsey Campbell, Peter Chandler, Tracy Cone, Catharina De Monye, Scott Decker, </w:t>
      </w:r>
      <w:r w:rsidR="003246AE" w:rsidRPr="008D35DA">
        <w:rPr>
          <w:rFonts w:ascii="Times New Roman" w:hAnsi="Times New Roman" w:cs="Times New Roman"/>
          <w:sz w:val="24"/>
          <w:szCs w:val="24"/>
        </w:rPr>
        <w:t xml:space="preserve">Travis </w:t>
      </w:r>
      <w:proofErr w:type="spellStart"/>
      <w:r w:rsidR="003246AE" w:rsidRPr="008D35DA">
        <w:rPr>
          <w:rFonts w:ascii="Times New Roman" w:hAnsi="Times New Roman" w:cs="Times New Roman"/>
          <w:sz w:val="24"/>
          <w:szCs w:val="24"/>
        </w:rPr>
        <w:t>Desy</w:t>
      </w:r>
      <w:proofErr w:type="spellEnd"/>
      <w:r w:rsidR="003246AE" w:rsidRPr="008D35DA">
        <w:rPr>
          <w:rFonts w:ascii="Times New Roman" w:hAnsi="Times New Roman" w:cs="Times New Roman"/>
          <w:sz w:val="24"/>
          <w:szCs w:val="24"/>
        </w:rPr>
        <w:t xml:space="preserve">, </w:t>
      </w:r>
      <w:r w:rsidRPr="008D35DA">
        <w:rPr>
          <w:rFonts w:ascii="Times New Roman" w:eastAsia="Times New Roman" w:hAnsi="Times New Roman" w:cs="Times New Roman"/>
          <w:sz w:val="24"/>
          <w:szCs w:val="24"/>
          <w:lang w:eastAsia="zh-CN"/>
        </w:rPr>
        <w:t xml:space="preserve">Kaitlyn Dionne, Maxine Forest, Nicole Frederickson, Jin Gao, Sue Grant, Merran Hague, Mike Hawkshaw, Stacey Hobson, Roy Hourston, Jim Irvine, Les Jantz, Dennis Klassen, Stu </w:t>
      </w:r>
      <w:proofErr w:type="spellStart"/>
      <w:r w:rsidRPr="008D35DA">
        <w:rPr>
          <w:rFonts w:ascii="Times New Roman" w:eastAsia="Times New Roman" w:hAnsi="Times New Roman" w:cs="Times New Roman"/>
          <w:sz w:val="24"/>
          <w:szCs w:val="24"/>
          <w:lang w:eastAsia="zh-CN"/>
        </w:rPr>
        <w:t>LaPage</w:t>
      </w:r>
      <w:proofErr w:type="spellEnd"/>
      <w:r w:rsidRPr="008D35DA">
        <w:rPr>
          <w:rFonts w:ascii="Times New Roman" w:eastAsia="Times New Roman" w:hAnsi="Times New Roman" w:cs="Times New Roman"/>
          <w:sz w:val="24"/>
          <w:szCs w:val="24"/>
          <w:lang w:eastAsia="zh-CN"/>
        </w:rPr>
        <w:t xml:space="preserve">, Steve Latham, Brian Leaf, Doug Lofthouse, Nancy Louie, Jennifer Lynne, Bronwyn MacDonald, Michael </w:t>
      </w:r>
      <w:proofErr w:type="spellStart"/>
      <w:r w:rsidRPr="008D35DA">
        <w:rPr>
          <w:rFonts w:ascii="Times New Roman" w:eastAsia="Times New Roman" w:hAnsi="Times New Roman" w:cs="Times New Roman"/>
          <w:sz w:val="24"/>
          <w:szCs w:val="24"/>
          <w:lang w:eastAsia="zh-CN"/>
        </w:rPr>
        <w:t>Malick</w:t>
      </w:r>
      <w:proofErr w:type="spellEnd"/>
      <w:r w:rsidRPr="008D35DA">
        <w:rPr>
          <w:rFonts w:ascii="Times New Roman" w:eastAsia="Times New Roman" w:hAnsi="Times New Roman" w:cs="Times New Roman"/>
          <w:sz w:val="24"/>
          <w:szCs w:val="24"/>
          <w:lang w:eastAsia="zh-CN"/>
        </w:rPr>
        <w:t xml:space="preserve">, Nate Mantua, Fiona Martens, Catherine McClean, Catherine Michielsens, Matt Mortimer, Judy Munsell, Chuck Parken, Matthew Parslow, David Patterson, Gottfried </w:t>
      </w:r>
      <w:proofErr w:type="spellStart"/>
      <w:r w:rsidRPr="008D35DA">
        <w:rPr>
          <w:rFonts w:ascii="Times New Roman" w:eastAsia="Times New Roman" w:hAnsi="Times New Roman" w:cs="Times New Roman"/>
          <w:sz w:val="24"/>
          <w:szCs w:val="24"/>
          <w:lang w:eastAsia="zh-CN"/>
        </w:rPr>
        <w:t>Pestal</w:t>
      </w:r>
      <w:proofErr w:type="spellEnd"/>
      <w:r w:rsidRPr="008D35DA">
        <w:rPr>
          <w:rFonts w:ascii="Times New Roman" w:eastAsia="Times New Roman" w:hAnsi="Times New Roman" w:cs="Times New Roman"/>
          <w:sz w:val="24"/>
          <w:szCs w:val="24"/>
          <w:lang w:eastAsia="zh-CN"/>
        </w:rPr>
        <w:t xml:space="preserve">, Lucas Pon, Nicole Porteous, </w:t>
      </w:r>
      <w:r w:rsidR="003246AE" w:rsidRPr="008D35DA">
        <w:rPr>
          <w:rFonts w:ascii="Times New Roman" w:hAnsi="Times New Roman" w:cs="Times New Roman"/>
          <w:sz w:val="24"/>
          <w:szCs w:val="24"/>
        </w:rPr>
        <w:t xml:space="preserve">Tony Rathbone, </w:t>
      </w:r>
      <w:r w:rsidRPr="008D35DA">
        <w:rPr>
          <w:rFonts w:ascii="Times New Roman" w:eastAsia="Times New Roman" w:hAnsi="Times New Roman" w:cs="Times New Roman"/>
          <w:sz w:val="24"/>
          <w:szCs w:val="24"/>
          <w:lang w:eastAsia="zh-CN"/>
        </w:rPr>
        <w:t xml:space="preserve">Karen Richards, Rice Robert, Loraine Roper, Gordon Rose, Sarah Rosengard, Gregory Ruggerone, Jamie Scroggie, Amy Seiders, Michael Staley, Angus Straight, Madeline Thomson, Matthew Townsend, Strahan Tucker, Maxime Veilleux, Tanya Vivian, Paul Welch, Timber Whitehouse, </w:t>
      </w:r>
      <w:r w:rsidR="00AE4169" w:rsidRPr="008D35DA">
        <w:rPr>
          <w:rFonts w:ascii="Times New Roman" w:hAnsi="Times New Roman" w:cs="Times New Roman"/>
          <w:sz w:val="24"/>
          <w:szCs w:val="24"/>
        </w:rPr>
        <w:t xml:space="preserve">and </w:t>
      </w:r>
      <w:r w:rsidRPr="008D35DA">
        <w:rPr>
          <w:rFonts w:ascii="Times New Roman" w:eastAsia="Times New Roman" w:hAnsi="Times New Roman" w:cs="Times New Roman"/>
          <w:sz w:val="24"/>
          <w:szCs w:val="24"/>
          <w:lang w:eastAsia="zh-CN"/>
        </w:rPr>
        <w:t>Serena Wong</w:t>
      </w:r>
      <w:r w:rsidR="006C2D07">
        <w:rPr>
          <w:rFonts w:ascii="Times New Roman" w:eastAsia="Times New Roman" w:hAnsi="Times New Roman" w:cs="Times New Roman"/>
          <w:sz w:val="24"/>
          <w:szCs w:val="24"/>
          <w:lang w:eastAsia="zh-CN"/>
        </w:rPr>
        <w:t xml:space="preserve"> (in alphabetic order by last name)</w:t>
      </w:r>
      <w:r w:rsidR="00691698" w:rsidRPr="008D35DA">
        <w:rPr>
          <w:rFonts w:ascii="Times New Roman" w:eastAsia="Times New Roman" w:hAnsi="Times New Roman" w:cs="Times New Roman"/>
          <w:sz w:val="24"/>
          <w:szCs w:val="24"/>
          <w:lang w:eastAsia="zh-CN"/>
        </w:rPr>
        <w:t>. Th</w:t>
      </w:r>
      <w:r w:rsidR="00AB11B5" w:rsidRPr="008D35DA">
        <w:rPr>
          <w:rFonts w:ascii="Times New Roman" w:eastAsia="Times New Roman" w:hAnsi="Times New Roman" w:cs="Times New Roman"/>
          <w:sz w:val="24"/>
          <w:szCs w:val="24"/>
          <w:lang w:eastAsia="zh-CN"/>
        </w:rPr>
        <w:t>is project</w:t>
      </w:r>
      <w:r w:rsidR="00691698" w:rsidRPr="008D35DA">
        <w:rPr>
          <w:rFonts w:ascii="Times New Roman" w:eastAsia="Times New Roman" w:hAnsi="Times New Roman" w:cs="Times New Roman"/>
          <w:sz w:val="24"/>
          <w:szCs w:val="24"/>
          <w:lang w:eastAsia="zh-CN"/>
        </w:rPr>
        <w:t xml:space="preserve"> was initially supported by Sockeye and Pink Analytical Program, Fraser and Interior Area,</w:t>
      </w:r>
      <w:r w:rsidR="006105E0" w:rsidRPr="008D35DA">
        <w:rPr>
          <w:rFonts w:ascii="Times New Roman" w:eastAsia="Times New Roman" w:hAnsi="Times New Roman" w:cs="Times New Roman"/>
          <w:sz w:val="24"/>
          <w:szCs w:val="24"/>
          <w:lang w:eastAsia="zh-CN"/>
        </w:rPr>
        <w:t xml:space="preserve"> </w:t>
      </w:r>
      <w:r w:rsidR="00691698" w:rsidRPr="008D35DA">
        <w:rPr>
          <w:rFonts w:ascii="Times New Roman" w:eastAsia="Times New Roman" w:hAnsi="Times New Roman" w:cs="Times New Roman"/>
          <w:sz w:val="24"/>
          <w:szCs w:val="24"/>
          <w:lang w:eastAsia="zh-CN"/>
        </w:rPr>
        <w:t xml:space="preserve">DFO when the lead author was leading the 2022 Fraser </w:t>
      </w:r>
      <w:r w:rsidR="004263EC">
        <w:rPr>
          <w:rFonts w:ascii="Times New Roman" w:eastAsia="Times New Roman" w:hAnsi="Times New Roman" w:cs="Times New Roman"/>
          <w:sz w:val="24"/>
          <w:szCs w:val="24"/>
          <w:lang w:eastAsia="zh-CN"/>
        </w:rPr>
        <w:t>Sockeye</w:t>
      </w:r>
      <w:r w:rsidR="00691698" w:rsidRPr="008D35DA">
        <w:rPr>
          <w:rFonts w:ascii="Times New Roman" w:eastAsia="Times New Roman" w:hAnsi="Times New Roman" w:cs="Times New Roman"/>
          <w:sz w:val="24"/>
          <w:szCs w:val="24"/>
          <w:lang w:eastAsia="zh-CN"/>
        </w:rPr>
        <w:t xml:space="preserve"> pre-season forecast process. The </w:t>
      </w:r>
      <w:r w:rsidR="006105E0" w:rsidRPr="008D35DA">
        <w:rPr>
          <w:rFonts w:ascii="Times New Roman" w:eastAsia="Times New Roman" w:hAnsi="Times New Roman" w:cs="Times New Roman"/>
          <w:sz w:val="24"/>
          <w:szCs w:val="24"/>
          <w:lang w:eastAsia="zh-CN"/>
        </w:rPr>
        <w:t>remaining work was done</w:t>
      </w:r>
      <w:r w:rsidR="00691698"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while the lead author was supported by the Salmon Data Unit, Fisher</w:t>
      </w:r>
      <w:r w:rsidR="00CA555C" w:rsidRPr="008D35DA">
        <w:rPr>
          <w:rFonts w:ascii="Times New Roman" w:eastAsia="Times New Roman" w:hAnsi="Times New Roman" w:cs="Times New Roman"/>
          <w:sz w:val="24"/>
          <w:szCs w:val="24"/>
          <w:lang w:eastAsia="zh-CN"/>
        </w:rPr>
        <w:t xml:space="preserve">y </w:t>
      </w:r>
      <w:del w:id="796" w:author="Holmes, John" w:date="2023-04-02T11:00:00Z">
        <w:r w:rsidR="00CA555C" w:rsidRPr="008D35DA" w:rsidDel="00D2635C">
          <w:rPr>
            <w:rFonts w:ascii="Times New Roman" w:eastAsia="Times New Roman" w:hAnsi="Times New Roman" w:cs="Times New Roman"/>
            <w:sz w:val="24"/>
            <w:szCs w:val="24"/>
            <w:lang w:eastAsia="zh-CN"/>
          </w:rPr>
          <w:delText xml:space="preserve">&amp; </w:delText>
        </w:r>
      </w:del>
      <w:ins w:id="797" w:author="Holmes, John" w:date="2023-04-02T11:00:00Z">
        <w:r w:rsidR="00D2635C">
          <w:rPr>
            <w:rFonts w:ascii="Times New Roman" w:eastAsia="Times New Roman" w:hAnsi="Times New Roman" w:cs="Times New Roman"/>
            <w:sz w:val="24"/>
            <w:szCs w:val="24"/>
            <w:lang w:eastAsia="zh-CN"/>
          </w:rPr>
          <w:t>and</w:t>
        </w:r>
        <w:r w:rsidR="00D2635C" w:rsidRPr="008D35DA">
          <w:rPr>
            <w:rFonts w:ascii="Times New Roman" w:eastAsia="Times New Roman" w:hAnsi="Times New Roman" w:cs="Times New Roman"/>
            <w:sz w:val="24"/>
            <w:szCs w:val="24"/>
            <w:lang w:eastAsia="zh-CN"/>
          </w:rPr>
          <w:t xml:space="preserve"> </w:t>
        </w:r>
      </w:ins>
      <w:r w:rsidR="006105E0" w:rsidRPr="008D35DA">
        <w:rPr>
          <w:rFonts w:ascii="Times New Roman" w:eastAsia="Times New Roman" w:hAnsi="Times New Roman" w:cs="Times New Roman"/>
          <w:sz w:val="24"/>
          <w:szCs w:val="24"/>
          <w:lang w:eastAsia="zh-CN"/>
        </w:rPr>
        <w:t xml:space="preserve">Assessment Data </w:t>
      </w:r>
      <w:r w:rsidR="003246AE" w:rsidRPr="008D35DA">
        <w:rPr>
          <w:rFonts w:ascii="Times New Roman" w:eastAsia="Times New Roman" w:hAnsi="Times New Roman" w:cs="Times New Roman"/>
          <w:sz w:val="24"/>
          <w:szCs w:val="24"/>
          <w:lang w:eastAsia="zh-CN"/>
        </w:rPr>
        <w:t>Section</w:t>
      </w:r>
      <w:r w:rsidR="006105E0" w:rsidRPr="008D35DA">
        <w:rPr>
          <w:rFonts w:ascii="Times New Roman" w:eastAsia="Times New Roman" w:hAnsi="Times New Roman" w:cs="Times New Roman"/>
          <w:sz w:val="24"/>
          <w:szCs w:val="24"/>
          <w:lang w:eastAsia="zh-CN"/>
        </w:rPr>
        <w:t>, DFO. The lead author would like to thank Shelee Hamilton for her support.</w:t>
      </w:r>
    </w:p>
    <w:p w14:paraId="193A4279" w14:textId="77777777" w:rsidR="00603F5C" w:rsidRPr="008D35DA" w:rsidRDefault="00603F5C" w:rsidP="00603F5C">
      <w:pPr>
        <w:spacing w:line="480" w:lineRule="auto"/>
        <w:ind w:firstLine="360"/>
        <w:rPr>
          <w:rFonts w:ascii="Times New Roman" w:eastAsia="Times New Roman" w:hAnsi="Times New Roman" w:cs="Times New Roman"/>
          <w:sz w:val="24"/>
          <w:szCs w:val="24"/>
          <w:lang w:eastAsia="zh-CN"/>
        </w:rPr>
      </w:pPr>
    </w:p>
    <w:p w14:paraId="6F1A4513" w14:textId="77777777" w:rsidR="004D222F" w:rsidRDefault="004D222F">
      <w:pPr>
        <w:rPr>
          <w:rFonts w:ascii="Times New Roman" w:hAnsi="Times New Roman" w:cs="Times New Roman"/>
          <w:b/>
          <w:bCs/>
          <w:sz w:val="24"/>
          <w:szCs w:val="24"/>
        </w:rPr>
      </w:pPr>
      <w:r>
        <w:rPr>
          <w:rFonts w:ascii="Times New Roman" w:hAnsi="Times New Roman" w:cs="Times New Roman"/>
          <w:b/>
          <w:bCs/>
          <w:sz w:val="24"/>
          <w:szCs w:val="24"/>
        </w:rPr>
        <w:br w:type="page"/>
      </w:r>
    </w:p>
    <w:p w14:paraId="33F153C1" w14:textId="17CB58CC"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Copyright</w:t>
      </w:r>
    </w:p>
    <w:p w14:paraId="4C26EEAD" w14:textId="1494F1F7"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202</w:t>
      </w:r>
      <w:r w:rsidR="004D222F">
        <w:rPr>
          <w:rFonts w:ascii="Times New Roman" w:hAnsi="Times New Roman" w:cs="Times New Roman"/>
          <w:sz w:val="24"/>
          <w:szCs w:val="24"/>
        </w:rPr>
        <w:t>3</w:t>
      </w:r>
      <w:r w:rsidRPr="008D35DA">
        <w:rPr>
          <w:rFonts w:ascii="Times New Roman" w:hAnsi="Times New Roman" w:cs="Times New Roman"/>
          <w:sz w:val="24"/>
          <w:szCs w:val="24"/>
        </w:rPr>
        <w:t xml:space="preserve"> The Crown. This work is licensed under a Creative Commons Attribution 4.0 International License (CC BY 4.0), which permits unrestricted use, distribution, and reproduction in any medium, provided the original author(s) and source are credited. </w:t>
      </w:r>
    </w:p>
    <w:p w14:paraId="53B43FF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 xml:space="preserve">Data availability </w:t>
      </w:r>
    </w:p>
    <w:p w14:paraId="4505B108" w14:textId="76B86B64"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All data and code are available </w:t>
      </w:r>
      <w:del w:id="798" w:author="Holmes, John" w:date="2023-04-02T11:00:00Z">
        <w:r w:rsidRPr="008D35DA" w:rsidDel="00D2635C">
          <w:rPr>
            <w:rFonts w:ascii="Times New Roman" w:hAnsi="Times New Roman" w:cs="Times New Roman"/>
            <w:sz w:val="24"/>
            <w:szCs w:val="24"/>
          </w:rPr>
          <w:delText xml:space="preserve">at </w:delText>
        </w:r>
      </w:del>
      <w:ins w:id="799" w:author="Holmes, John" w:date="2023-04-02T11:00:00Z">
        <w:r w:rsidR="00D2635C">
          <w:rPr>
            <w:rFonts w:ascii="Times New Roman" w:hAnsi="Times New Roman" w:cs="Times New Roman"/>
            <w:sz w:val="24"/>
            <w:szCs w:val="24"/>
          </w:rPr>
          <w:t>in a</w:t>
        </w:r>
        <w:r w:rsidR="00D2635C" w:rsidRPr="008D35DA">
          <w:rPr>
            <w:rFonts w:ascii="Times New Roman" w:hAnsi="Times New Roman" w:cs="Times New Roman"/>
            <w:sz w:val="24"/>
            <w:szCs w:val="24"/>
          </w:rPr>
          <w:t xml:space="preserve"> </w:t>
        </w:r>
      </w:ins>
      <w:proofErr w:type="spellStart"/>
      <w:r w:rsidRPr="008D35DA">
        <w:rPr>
          <w:rFonts w:ascii="Times New Roman" w:hAnsi="Times New Roman" w:cs="Times New Roman"/>
          <w:sz w:val="24"/>
          <w:szCs w:val="24"/>
        </w:rPr>
        <w:t>Github</w:t>
      </w:r>
      <w:proofErr w:type="spellEnd"/>
      <w:r w:rsidRPr="008D35DA">
        <w:rPr>
          <w:rFonts w:ascii="Times New Roman" w:hAnsi="Times New Roman" w:cs="Times New Roman"/>
          <w:sz w:val="24"/>
          <w:szCs w:val="24"/>
        </w:rPr>
        <w:t xml:space="preserve"> repository. Access can be granted when contacting corresponding author. </w:t>
      </w:r>
    </w:p>
    <w:p w14:paraId="55C7AFA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Competing interests</w:t>
      </w:r>
    </w:p>
    <w:p w14:paraId="68A972A7" w14:textId="019ECF4A"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The authors declare there are no competing interests. </w:t>
      </w:r>
    </w:p>
    <w:p w14:paraId="7BBBFCA7" w14:textId="77777777" w:rsidR="002B6095" w:rsidRPr="002B6095" w:rsidRDefault="002B6095" w:rsidP="002B6095">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Supplementary material</w:t>
      </w:r>
    </w:p>
    <w:p w14:paraId="75D89A0F" w14:textId="77777777" w:rsidR="002B6095" w:rsidRPr="002B6095"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Supplementary data are available with the article at https:</w:t>
      </w:r>
    </w:p>
    <w:p w14:paraId="5707E314" w14:textId="09E0114E" w:rsidR="00603F5C"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//doi.org/</w:t>
      </w:r>
      <w:proofErr w:type="spellStart"/>
      <w:r>
        <w:rPr>
          <w:rFonts w:ascii="Times New Roman" w:hAnsi="Times New Roman" w:cs="Times New Roman"/>
          <w:sz w:val="24"/>
          <w:szCs w:val="24"/>
        </w:rPr>
        <w:t>xxxx</w:t>
      </w:r>
      <w:proofErr w:type="spellEnd"/>
      <w:r w:rsidRPr="002B6095">
        <w:rPr>
          <w:rFonts w:ascii="Times New Roman" w:hAnsi="Times New Roman" w:cs="Times New Roman"/>
          <w:sz w:val="24"/>
          <w:szCs w:val="24"/>
        </w:rPr>
        <w:t>/</w:t>
      </w:r>
      <w:proofErr w:type="spellStart"/>
      <w:r w:rsidRPr="002B6095">
        <w:rPr>
          <w:rFonts w:ascii="Times New Roman" w:hAnsi="Times New Roman" w:cs="Times New Roman"/>
          <w:sz w:val="24"/>
          <w:szCs w:val="24"/>
        </w:rPr>
        <w:t>cjfas-</w:t>
      </w:r>
      <w:r>
        <w:rPr>
          <w:rFonts w:ascii="Times New Roman" w:hAnsi="Times New Roman" w:cs="Times New Roman"/>
          <w:sz w:val="24"/>
          <w:szCs w:val="24"/>
        </w:rPr>
        <w:t>xxxxx</w:t>
      </w:r>
      <w:proofErr w:type="spellEnd"/>
      <w:r w:rsidRPr="002B6095">
        <w:rPr>
          <w:rFonts w:ascii="Times New Roman" w:hAnsi="Times New Roman" w:cs="Times New Roman"/>
          <w:sz w:val="24"/>
          <w:szCs w:val="24"/>
        </w:rPr>
        <w:t>.</w:t>
      </w:r>
    </w:p>
    <w:bookmarkEnd w:id="793"/>
    <w:bookmarkEnd w:id="794"/>
    <w:p w14:paraId="37898D1E" w14:textId="77777777" w:rsidR="00647E7E" w:rsidRDefault="00647E7E">
      <w:pPr>
        <w:rPr>
          <w:rFonts w:ascii="Times New Roman" w:hAnsi="Times New Roman" w:cs="Times New Roman"/>
          <w:b/>
          <w:bCs/>
          <w:sz w:val="24"/>
          <w:szCs w:val="24"/>
        </w:rPr>
      </w:pPr>
      <w:r>
        <w:rPr>
          <w:rFonts w:ascii="Times New Roman" w:hAnsi="Times New Roman" w:cs="Times New Roman"/>
          <w:b/>
          <w:bCs/>
          <w:sz w:val="24"/>
          <w:szCs w:val="24"/>
        </w:rPr>
        <w:br w:type="page"/>
      </w:r>
    </w:p>
    <w:p w14:paraId="1AFA5D96" w14:textId="4F101885" w:rsidR="003C498F" w:rsidRPr="001E456B" w:rsidRDefault="003C498F" w:rsidP="008D35DA">
      <w:pPr>
        <w:widowControl w:val="0"/>
        <w:autoSpaceDE w:val="0"/>
        <w:autoSpaceDN w:val="0"/>
        <w:adjustRightInd w:val="0"/>
        <w:spacing w:line="480" w:lineRule="auto"/>
        <w:ind w:left="480" w:hanging="480"/>
        <w:rPr>
          <w:rFonts w:ascii="Times New Roman" w:hAnsi="Times New Roman" w:cs="Times New Roman"/>
          <w:b/>
          <w:bCs/>
          <w:sz w:val="24"/>
          <w:szCs w:val="24"/>
        </w:rPr>
      </w:pPr>
      <w:r w:rsidRPr="001E456B">
        <w:rPr>
          <w:rFonts w:ascii="Times New Roman" w:hAnsi="Times New Roman" w:cs="Times New Roman"/>
          <w:b/>
          <w:bCs/>
          <w:sz w:val="24"/>
          <w:szCs w:val="24"/>
        </w:rPr>
        <w:lastRenderedPageBreak/>
        <w:t>References</w:t>
      </w:r>
      <w:r w:rsidRPr="001E456B">
        <w:rPr>
          <w:rFonts w:ascii="Times New Roman" w:hAnsi="Times New Roman" w:cs="Times New Roman"/>
          <w:b/>
          <w:bCs/>
          <w:sz w:val="24"/>
          <w:szCs w:val="24"/>
        </w:rPr>
        <w:tab/>
      </w:r>
    </w:p>
    <w:p w14:paraId="0872B4FE" w14:textId="30687DDE" w:rsidR="00842E10" w:rsidRDefault="00842E10" w:rsidP="00842E10">
      <w:pPr>
        <w:widowControl w:val="0"/>
        <w:autoSpaceDE w:val="0"/>
        <w:autoSpaceDN w:val="0"/>
        <w:adjustRightInd w:val="0"/>
        <w:spacing w:after="120" w:line="480" w:lineRule="auto"/>
        <w:ind w:left="480" w:hanging="432"/>
        <w:rPr>
          <w:rFonts w:ascii="Times New Roman" w:hAnsi="Times New Roman" w:cs="Times New Roman"/>
          <w:sz w:val="24"/>
          <w:szCs w:val="24"/>
        </w:rPr>
      </w:pPr>
      <w:r w:rsidRPr="00842E10">
        <w:rPr>
          <w:rFonts w:ascii="Times New Roman" w:hAnsi="Times New Roman" w:cs="Times New Roman"/>
          <w:sz w:val="24"/>
          <w:szCs w:val="24"/>
        </w:rPr>
        <w:t xml:space="preserve">Ackerman, P.A., </w:t>
      </w:r>
      <w:proofErr w:type="spellStart"/>
      <w:r w:rsidRPr="00842E10">
        <w:rPr>
          <w:rFonts w:ascii="Times New Roman" w:hAnsi="Times New Roman" w:cs="Times New Roman"/>
          <w:sz w:val="24"/>
          <w:szCs w:val="24"/>
        </w:rPr>
        <w:t>Barnetson</w:t>
      </w:r>
      <w:proofErr w:type="spellEnd"/>
      <w:r w:rsidRPr="00842E10">
        <w:rPr>
          <w:rFonts w:ascii="Times New Roman" w:hAnsi="Times New Roman" w:cs="Times New Roman"/>
          <w:sz w:val="24"/>
          <w:szCs w:val="24"/>
        </w:rPr>
        <w:t xml:space="preserve">, S., Lofthouse, D., McClean, C., Stobbart, A., and </w:t>
      </w:r>
      <w:proofErr w:type="spellStart"/>
      <w:r w:rsidRPr="00842E10">
        <w:rPr>
          <w:rFonts w:ascii="Times New Roman" w:hAnsi="Times New Roman" w:cs="Times New Roman"/>
          <w:sz w:val="24"/>
          <w:szCs w:val="24"/>
        </w:rPr>
        <w:t>Withler</w:t>
      </w:r>
      <w:proofErr w:type="spellEnd"/>
      <w:r w:rsidRPr="00842E10">
        <w:rPr>
          <w:rFonts w:ascii="Times New Roman" w:hAnsi="Times New Roman" w:cs="Times New Roman"/>
          <w:sz w:val="24"/>
          <w:szCs w:val="24"/>
        </w:rPr>
        <w:t>, R.E.</w:t>
      </w:r>
      <w:r>
        <w:rPr>
          <w:rFonts w:ascii="Times New Roman" w:hAnsi="Times New Roman" w:cs="Times New Roman"/>
          <w:sz w:val="24"/>
          <w:szCs w:val="24"/>
        </w:rPr>
        <w:t xml:space="preserve"> 2014. </w:t>
      </w:r>
      <w:r w:rsidRPr="00842E10">
        <w:rPr>
          <w:rFonts w:ascii="Times New Roman" w:hAnsi="Times New Roman" w:cs="Times New Roman"/>
          <w:sz w:val="24"/>
          <w:szCs w:val="24"/>
        </w:rPr>
        <w:t>Back from the Brink: The Cultus Lake Sockeye Salmon Enhancement Program</w:t>
      </w:r>
      <w:r>
        <w:rPr>
          <w:rFonts w:ascii="Times New Roman" w:hAnsi="Times New Roman" w:cs="Times New Roman"/>
          <w:sz w:val="24"/>
          <w:szCs w:val="24"/>
        </w:rPr>
        <w:t xml:space="preserve"> </w:t>
      </w:r>
      <w:r w:rsidRPr="00842E10">
        <w:rPr>
          <w:rFonts w:ascii="Times New Roman" w:hAnsi="Times New Roman" w:cs="Times New Roman"/>
          <w:sz w:val="24"/>
          <w:szCs w:val="24"/>
        </w:rPr>
        <w:t xml:space="preserve">from 2000 - 2014. Can. </w:t>
      </w:r>
      <w:proofErr w:type="spellStart"/>
      <w:r w:rsidRPr="00842E10">
        <w:rPr>
          <w:rFonts w:ascii="Times New Roman" w:hAnsi="Times New Roman" w:cs="Times New Roman"/>
          <w:sz w:val="24"/>
          <w:szCs w:val="24"/>
        </w:rPr>
        <w:t>Manuscr</w:t>
      </w:r>
      <w:proofErr w:type="spellEnd"/>
      <w:r w:rsidRPr="00842E10">
        <w:rPr>
          <w:rFonts w:ascii="Times New Roman" w:hAnsi="Times New Roman" w:cs="Times New Roman"/>
          <w:sz w:val="24"/>
          <w:szCs w:val="24"/>
        </w:rPr>
        <w:t xml:space="preserve">. Rep. Fish. </w:t>
      </w:r>
      <w:proofErr w:type="spellStart"/>
      <w:r w:rsidRPr="00842E10">
        <w:rPr>
          <w:rFonts w:ascii="Times New Roman" w:hAnsi="Times New Roman" w:cs="Times New Roman"/>
          <w:sz w:val="24"/>
          <w:szCs w:val="24"/>
        </w:rPr>
        <w:t>Aquat</w:t>
      </w:r>
      <w:proofErr w:type="spellEnd"/>
      <w:r w:rsidRPr="00842E10">
        <w:rPr>
          <w:rFonts w:ascii="Times New Roman" w:hAnsi="Times New Roman" w:cs="Times New Roman"/>
          <w:sz w:val="24"/>
          <w:szCs w:val="24"/>
        </w:rPr>
        <w:t>. Sci. 3032: vii + 63p.</w:t>
      </w:r>
    </w:p>
    <w:p w14:paraId="11E51099" w14:textId="3E1D632E"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and Grant, S.C.H. 2016a. Stock-recruit analyses of Fraser River sockeye salmon.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Bull 6: 363-390.</w:t>
      </w:r>
    </w:p>
    <w:p w14:paraId="1BBA6D8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Michielsens, C.G.J. and Grant, S.C.H. 2016b. Habitat manipulations confound the interpretation of sockeye salmon recruitment patterns at </w:t>
      </w:r>
      <w:proofErr w:type="spellStart"/>
      <w:r w:rsidRPr="008D35DA">
        <w:rPr>
          <w:rFonts w:ascii="Times New Roman" w:hAnsi="Times New Roman" w:cs="Times New Roman"/>
          <w:sz w:val="24"/>
          <w:szCs w:val="24"/>
        </w:rPr>
        <w:t>Chilko</w:t>
      </w:r>
      <w:proofErr w:type="spellEnd"/>
      <w:r w:rsidRPr="008D35DA">
        <w:rPr>
          <w:rFonts w:ascii="Times New Roman" w:hAnsi="Times New Roman" w:cs="Times New Roman"/>
          <w:sz w:val="24"/>
          <w:szCs w:val="24"/>
        </w:rPr>
        <w:t xml:space="preserve"> Lake, British Columbia.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xml:space="preserve">. Fish Comm. Bull. 6: 391-414. </w:t>
      </w:r>
    </w:p>
    <w:p w14:paraId="26F2F3CB" w14:textId="77777777" w:rsidR="003C498F" w:rsidRPr="00DF6A0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Blaisdell, J., </w:t>
      </w:r>
      <w:proofErr w:type="spellStart"/>
      <w:r w:rsidRPr="008D35DA">
        <w:rPr>
          <w:rFonts w:ascii="Times New Roman" w:hAnsi="Times New Roman" w:cs="Times New Roman"/>
          <w:sz w:val="24"/>
          <w:szCs w:val="24"/>
        </w:rPr>
        <w:t>Thalmann</w:t>
      </w:r>
      <w:proofErr w:type="spellEnd"/>
      <w:r w:rsidRPr="008D35DA">
        <w:rPr>
          <w:rFonts w:ascii="Times New Roman" w:hAnsi="Times New Roman" w:cs="Times New Roman"/>
          <w:sz w:val="24"/>
          <w:szCs w:val="24"/>
        </w:rPr>
        <w:t xml:space="preserve">, H.L., </w:t>
      </w:r>
      <w:proofErr w:type="spellStart"/>
      <w:r w:rsidRPr="008D35DA">
        <w:rPr>
          <w:rFonts w:ascii="Times New Roman" w:hAnsi="Times New Roman" w:cs="Times New Roman"/>
          <w:sz w:val="24"/>
          <w:szCs w:val="24"/>
        </w:rPr>
        <w:t>Klajbor</w:t>
      </w:r>
      <w:proofErr w:type="spellEnd"/>
      <w:r w:rsidRPr="008D35DA">
        <w:rPr>
          <w:rFonts w:ascii="Times New Roman" w:hAnsi="Times New Roman" w:cs="Times New Roman"/>
          <w:sz w:val="24"/>
          <w:szCs w:val="24"/>
        </w:rPr>
        <w:t xml:space="preserve">, W,, Zhang, Y., Miller, J.A., Laurel, B.J. and Kavanaugh, M.T. 2021. A Dynamic Stress-Scape Framework to Evaluate Potential Effects of Multiple Environmental Stressors on Gulf of Alaska Juvenile Pacific Cod. </w:t>
      </w:r>
      <w:r w:rsidRPr="00DF6A0A">
        <w:rPr>
          <w:rFonts w:ascii="Times New Roman" w:hAnsi="Times New Roman" w:cs="Times New Roman"/>
          <w:sz w:val="24"/>
          <w:szCs w:val="24"/>
        </w:rPr>
        <w:t xml:space="preserve">Front. Mar. Sci. 8:656088. </w:t>
      </w:r>
      <w:proofErr w:type="spellStart"/>
      <w:r w:rsidRPr="00DF6A0A">
        <w:rPr>
          <w:rFonts w:ascii="Times New Roman" w:hAnsi="Times New Roman" w:cs="Times New Roman"/>
          <w:sz w:val="24"/>
          <w:szCs w:val="24"/>
        </w:rPr>
        <w:t>doi</w:t>
      </w:r>
      <w:proofErr w:type="spellEnd"/>
      <w:r w:rsidRPr="00DF6A0A">
        <w:rPr>
          <w:rFonts w:ascii="Times New Roman" w:hAnsi="Times New Roman" w:cs="Times New Roman"/>
          <w:sz w:val="24"/>
          <w:szCs w:val="24"/>
        </w:rPr>
        <w:t>: 10.3389/fmars.2021.656088</w:t>
      </w:r>
    </w:p>
    <w:p w14:paraId="20E01A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Breiman</w:t>
      </w:r>
      <w:proofErr w:type="spellEnd"/>
      <w:r w:rsidRPr="008D35DA">
        <w:rPr>
          <w:rFonts w:ascii="Times New Roman" w:hAnsi="Times New Roman" w:cs="Times New Roman"/>
          <w:sz w:val="24"/>
          <w:szCs w:val="24"/>
        </w:rPr>
        <w:t>, L. 2001. Random Forests. Machine Learning 45, 5–32.</w:t>
      </w:r>
    </w:p>
    <w:p w14:paraId="50695B4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Burgner</w:t>
      </w:r>
      <w:proofErr w:type="spellEnd"/>
      <w:r w:rsidRPr="008D35DA">
        <w:rPr>
          <w:rFonts w:ascii="Times New Roman" w:hAnsi="Times New Roman" w:cs="Times New Roman"/>
          <w:sz w:val="24"/>
          <w:szCs w:val="24"/>
        </w:rPr>
        <w:t>, R. L. 1991. Life history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Pacific Salmon Life Histories. Groot, C. and Margolis, L. (eds.). University of British Columbia Press, Vancouver, Canada. 1: pp 1-118.</w:t>
      </w:r>
    </w:p>
    <w:p w14:paraId="74DFFB7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Cass, A., Folkes, M., Parken, C., and Wood, C. 2006. Pre-season run size forecasts for Fraser River sockeye in 2006.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xml:space="preserve">. Sec. Res. Doc. 2006/060: pp. iii + 72. </w:t>
      </w:r>
    </w:p>
    <w:p w14:paraId="4FBE554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Connors, B., </w:t>
      </w:r>
      <w:proofErr w:type="spellStart"/>
      <w:r w:rsidRPr="008D35DA">
        <w:rPr>
          <w:rFonts w:ascii="Times New Roman" w:hAnsi="Times New Roman" w:cs="Times New Roman"/>
          <w:sz w:val="24"/>
          <w:szCs w:val="24"/>
        </w:rPr>
        <w:t>Malick</w:t>
      </w:r>
      <w:proofErr w:type="spellEnd"/>
      <w:r w:rsidRPr="008D35DA">
        <w:rPr>
          <w:rFonts w:ascii="Times New Roman" w:hAnsi="Times New Roman" w:cs="Times New Roman"/>
          <w:sz w:val="24"/>
          <w:szCs w:val="24"/>
        </w:rPr>
        <w:t xml:space="preserve">, M.J., Ruggerone, G.T., </w:t>
      </w:r>
      <w:proofErr w:type="spellStart"/>
      <w:r w:rsidRPr="008D35DA">
        <w:rPr>
          <w:rFonts w:ascii="Times New Roman" w:hAnsi="Times New Roman" w:cs="Times New Roman"/>
          <w:sz w:val="24"/>
          <w:szCs w:val="24"/>
        </w:rPr>
        <w:t>Rand,P</w:t>
      </w:r>
      <w:proofErr w:type="spellEnd"/>
      <w:r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Adkison</w:t>
      </w:r>
      <w:proofErr w:type="spellEnd"/>
      <w:r w:rsidRPr="008D35DA">
        <w:rPr>
          <w:rFonts w:ascii="Times New Roman" w:hAnsi="Times New Roman" w:cs="Times New Roman"/>
          <w:sz w:val="24"/>
          <w:szCs w:val="24"/>
        </w:rPr>
        <w:t xml:space="preserve">, M., Irvine, J.R., Campbell, R.,  and Gorman, K., 2020. Climate and competition influence Sockeye salmon population dynamics across the Northeast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77(6): 943–949.</w:t>
      </w:r>
    </w:p>
    <w:p w14:paraId="53D9566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COSEWIC, 2017. COSEWIC assessment and status report on the Sockeye Salmon Oncorhynchus nerka, 24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in the Fraser River Drainage Basin, in Canada. Committee on the Status of Endangered Wildlife in Canada. Ottawa. xli + 179 pp. </w:t>
      </w:r>
    </w:p>
    <w:p w14:paraId="53D5C68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2015.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Salmon in 2015. Can. Sci. Adv. Sec. Sci. Response 2015/014: pp. 55.</w:t>
      </w:r>
    </w:p>
    <w:p w14:paraId="4B2DF99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2018.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2018.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Sci. Resp. 2018/034: pp. 70.</w:t>
      </w:r>
    </w:p>
    <w:p w14:paraId="3DCCF9C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2021.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xml:space="preserve">) Salmon in 2021.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Sci. Resp. 2021/038: pp. 105.</w:t>
      </w:r>
    </w:p>
    <w:p w14:paraId="7B985FE0" w14:textId="06760BBF"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w:t>
      </w:r>
      <w:r w:rsidR="00A71BC5">
        <w:rPr>
          <w:rFonts w:ascii="Times New Roman" w:hAnsi="Times New Roman" w:cs="Times New Roman"/>
          <w:sz w:val="24"/>
          <w:szCs w:val="24"/>
        </w:rPr>
        <w:t>, i</w:t>
      </w:r>
      <w:r w:rsidRPr="008D35DA">
        <w:rPr>
          <w:rFonts w:ascii="Times New Roman" w:hAnsi="Times New Roman" w:cs="Times New Roman"/>
          <w:sz w:val="24"/>
          <w:szCs w:val="24"/>
        </w:rPr>
        <w:t>n press.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in 2022.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xml:space="preserve">. Sec.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Rep</w:t>
      </w:r>
      <w:r w:rsidRPr="00647E7E">
        <w:rPr>
          <w:rFonts w:ascii="Times New Roman" w:hAnsi="Times New Roman" w:cs="Times New Roman"/>
          <w:sz w:val="24"/>
          <w:szCs w:val="24"/>
        </w:rPr>
        <w:t xml:space="preserve">. </w:t>
      </w:r>
      <w:r w:rsidR="00A71BC5" w:rsidRPr="00647E7E">
        <w:rPr>
          <w:rFonts w:ascii="Times New Roman" w:hAnsi="Times New Roman" w:cs="Times New Roman"/>
          <w:sz w:val="24"/>
          <w:szCs w:val="24"/>
        </w:rPr>
        <w:t>2023/</w:t>
      </w:r>
      <w:r w:rsidR="00A71BC5">
        <w:rPr>
          <w:rFonts w:ascii="Times New Roman" w:hAnsi="Times New Roman" w:cs="Times New Roman"/>
          <w:color w:val="FF0000"/>
          <w:sz w:val="24"/>
          <w:szCs w:val="24"/>
        </w:rPr>
        <w:t xml:space="preserve">xxx: </w:t>
      </w:r>
      <w:r w:rsidR="00A71BC5" w:rsidRPr="00647E7E">
        <w:rPr>
          <w:rFonts w:ascii="Times New Roman" w:hAnsi="Times New Roman" w:cs="Times New Roman"/>
          <w:sz w:val="24"/>
          <w:szCs w:val="24"/>
        </w:rPr>
        <w:t>pp. 342.</w:t>
      </w:r>
    </w:p>
    <w:p w14:paraId="1FA300E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Elith</w:t>
      </w:r>
      <w:proofErr w:type="spellEnd"/>
      <w:r w:rsidRPr="008D35DA">
        <w:rPr>
          <w:rFonts w:ascii="Times New Roman" w:hAnsi="Times New Roman" w:cs="Times New Roman"/>
          <w:sz w:val="24"/>
          <w:szCs w:val="24"/>
        </w:rPr>
        <w:t xml:space="preserve">, J., </w:t>
      </w:r>
      <w:proofErr w:type="spellStart"/>
      <w:r w:rsidRPr="008D35DA">
        <w:rPr>
          <w:rFonts w:ascii="Times New Roman" w:hAnsi="Times New Roman" w:cs="Times New Roman"/>
          <w:sz w:val="24"/>
          <w:szCs w:val="24"/>
        </w:rPr>
        <w:t>Leathwick</w:t>
      </w:r>
      <w:proofErr w:type="spellEnd"/>
      <w:r w:rsidRPr="008D35DA">
        <w:rPr>
          <w:rFonts w:ascii="Times New Roman" w:hAnsi="Times New Roman" w:cs="Times New Roman"/>
          <w:sz w:val="24"/>
          <w:szCs w:val="24"/>
        </w:rPr>
        <w:t>, J.R. and Hastie, T., 2008. A working guide to boosted regression trees. J. Anim. Ecol., 77: 802-813. </w:t>
      </w:r>
      <w:hyperlink r:id="rId16" w:history="1">
        <w:r w:rsidRPr="008D35DA">
          <w:rPr>
            <w:rFonts w:ascii="Times New Roman" w:hAnsi="Times New Roman" w:cs="Times New Roman"/>
            <w:sz w:val="24"/>
            <w:szCs w:val="24"/>
          </w:rPr>
          <w:t>https://doi.org/10.1111/j.1365-2656.2008.01390.x</w:t>
        </w:r>
      </w:hyperlink>
    </w:p>
    <w:p w14:paraId="4B654573"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Grant, S.C.H., MacDonald, B.L., Cone, T.E., Holt, C.A., Cass, A.,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Hume, J.M.B., and Pon, L.B., 2011. Evaluation of uncertainty in Fraser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wild salmon policy status using abundance and trends in abundance metrics. DFO.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2011/087. pp.183.</w:t>
      </w:r>
    </w:p>
    <w:p w14:paraId="07262FD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Grant, S.C.H., Michielsens, C.G.J.,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and Cass, A.J. 2010. Pre-season run size forecasts for Fraser River sockeye salmon (</w:t>
      </w:r>
      <w:proofErr w:type="spellStart"/>
      <w:r w:rsidRPr="008D35DA">
        <w:rPr>
          <w:rFonts w:ascii="Times New Roman" w:hAnsi="Times New Roman" w:cs="Times New Roman"/>
          <w:i/>
          <w:iCs/>
          <w:sz w:val="24"/>
          <w:szCs w:val="24"/>
        </w:rPr>
        <w:t>Oncohrynchus</w:t>
      </w:r>
      <w:proofErr w:type="spellEnd"/>
      <w:r w:rsidRPr="008D35DA">
        <w:rPr>
          <w:rFonts w:ascii="Times New Roman" w:hAnsi="Times New Roman" w:cs="Times New Roman"/>
          <w:i/>
          <w:iCs/>
          <w:sz w:val="24"/>
          <w:szCs w:val="24"/>
        </w:rPr>
        <w:t xml:space="preserve"> nerka</w:t>
      </w:r>
      <w:r w:rsidRPr="008D35DA">
        <w:rPr>
          <w:rFonts w:ascii="Times New Roman" w:hAnsi="Times New Roman" w:cs="Times New Roman"/>
          <w:sz w:val="24"/>
          <w:szCs w:val="24"/>
        </w:rPr>
        <w:t xml:space="preserve">) in 2010.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2010/042: pp.125.</w:t>
      </w:r>
    </w:p>
    <w:p w14:paraId="5F05DD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Haeseker</w:t>
      </w:r>
      <w:proofErr w:type="spellEnd"/>
      <w:r w:rsidRPr="008D35DA">
        <w:rPr>
          <w:rFonts w:ascii="Times New Roman" w:hAnsi="Times New Roman" w:cs="Times New Roman"/>
          <w:sz w:val="24"/>
          <w:szCs w:val="24"/>
        </w:rPr>
        <w:t xml:space="preserve">, S.L., Peterman, R.M., </w:t>
      </w:r>
      <w:proofErr w:type="spellStart"/>
      <w:r w:rsidRPr="008D35DA">
        <w:rPr>
          <w:rFonts w:ascii="Times New Roman" w:hAnsi="Times New Roman" w:cs="Times New Roman"/>
          <w:sz w:val="24"/>
          <w:szCs w:val="24"/>
        </w:rPr>
        <w:t>Su</w:t>
      </w:r>
      <w:proofErr w:type="spellEnd"/>
      <w:r w:rsidRPr="008D35DA">
        <w:rPr>
          <w:rFonts w:ascii="Times New Roman" w:hAnsi="Times New Roman" w:cs="Times New Roman"/>
          <w:sz w:val="24"/>
          <w:szCs w:val="24"/>
        </w:rPr>
        <w:t xml:space="preserve">, Z., and Wood, C.C., 2008. Retrospective evaluation of preseason forecasting models for sockeye and chum salmon. N. Am. J. Fish. </w:t>
      </w:r>
      <w:proofErr w:type="spellStart"/>
      <w:r w:rsidRPr="008D35DA">
        <w:rPr>
          <w:rFonts w:ascii="Times New Roman" w:hAnsi="Times New Roman" w:cs="Times New Roman"/>
          <w:sz w:val="24"/>
          <w:szCs w:val="24"/>
        </w:rPr>
        <w:t>Manag</w:t>
      </w:r>
      <w:proofErr w:type="spellEnd"/>
      <w:r w:rsidRPr="008D35DA">
        <w:rPr>
          <w:rFonts w:ascii="Times New Roman" w:hAnsi="Times New Roman" w:cs="Times New Roman"/>
          <w:sz w:val="24"/>
          <w:szCs w:val="24"/>
        </w:rPr>
        <w:t xml:space="preserve">. 28(1): </w:t>
      </w:r>
      <w:r w:rsidRPr="008D35DA">
        <w:rPr>
          <w:rFonts w:ascii="Times New Roman" w:hAnsi="Times New Roman" w:cs="Times New Roman"/>
          <w:sz w:val="24"/>
          <w:szCs w:val="24"/>
        </w:rPr>
        <w:lastRenderedPageBreak/>
        <w:t>12–29.</w:t>
      </w:r>
    </w:p>
    <w:p w14:paraId="7F02657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2020a.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Oncorhynchus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xml:space="preserve">) Salmon in 2019.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3391: vi + 52 p.</w:t>
      </w:r>
    </w:p>
    <w:p w14:paraId="19FBF5A1"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2020b.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2020.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3392: iv + 56 p. </w:t>
      </w:r>
    </w:p>
    <w:p w14:paraId="720AE22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Healey, M. 2011. The cumulative impacts of climate change on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and implications for management.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68: 718-737.</w:t>
      </w:r>
    </w:p>
    <w:p w14:paraId="2692C2A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Huang, A-M., </w:t>
      </w:r>
      <w:proofErr w:type="spellStart"/>
      <w:r w:rsidRPr="008D35DA">
        <w:rPr>
          <w:rFonts w:ascii="Times New Roman" w:hAnsi="Times New Roman" w:cs="Times New Roman"/>
          <w:sz w:val="24"/>
          <w:szCs w:val="24"/>
        </w:rPr>
        <w:t>Pestal</w:t>
      </w:r>
      <w:proofErr w:type="spellEnd"/>
      <w:r w:rsidRPr="008D35DA">
        <w:rPr>
          <w:rFonts w:ascii="Times New Roman" w:hAnsi="Times New Roman" w:cs="Times New Roman"/>
          <w:sz w:val="24"/>
          <w:szCs w:val="24"/>
        </w:rPr>
        <w:t>, G., and Guthrie, I. 2021. Recovery Potential Assessment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 Nine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Probability of Achieving Recovery Targets - Elements 12, 13, 15, 19-22. DFO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2021/043. x + 96.</w:t>
      </w:r>
    </w:p>
    <w:p w14:paraId="6741EAB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Hyndman, Rob J.; Koehler, and Anne B., 2006. Another look at measures of forecast accuracy. Int. J. Forecast.. 22 (4): 679–688. doi:10.1016/j.ijforecast.2006.03.001.</w:t>
      </w:r>
    </w:p>
    <w:p w14:paraId="66D63FD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Inna S., </w:t>
      </w:r>
      <w:proofErr w:type="spellStart"/>
      <w:r w:rsidRPr="008D35DA">
        <w:rPr>
          <w:rFonts w:ascii="Times New Roman" w:hAnsi="Times New Roman" w:cs="Times New Roman"/>
          <w:sz w:val="24"/>
          <w:szCs w:val="24"/>
        </w:rPr>
        <w:t>Lehodey</w:t>
      </w:r>
      <w:proofErr w:type="spellEnd"/>
      <w:r w:rsidRPr="008D35DA">
        <w:rPr>
          <w:rFonts w:ascii="Times New Roman" w:hAnsi="Times New Roman" w:cs="Times New Roman"/>
          <w:sz w:val="24"/>
          <w:szCs w:val="24"/>
        </w:rPr>
        <w:t xml:space="preserve">, P., Sibert, J., and Hampton, J., 2019. Integrating tagging and fisheries data into a spatial population dynamics model to improve its predictive skills.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77(3): 576-593. </w:t>
      </w:r>
      <w:hyperlink r:id="rId17" w:history="1">
        <w:r w:rsidRPr="008D35DA">
          <w:rPr>
            <w:rFonts w:ascii="Times New Roman" w:hAnsi="Times New Roman" w:cs="Times New Roman"/>
            <w:sz w:val="24"/>
            <w:szCs w:val="24"/>
          </w:rPr>
          <w:t>https://doi.org/10.1139/cjfas-2018-0470</w:t>
        </w:r>
      </w:hyperlink>
    </w:p>
    <w:p w14:paraId="445C7213" w14:textId="77777777" w:rsidR="003C498F" w:rsidRPr="008D35DA" w:rsidRDefault="003C498F" w:rsidP="008D35DA">
      <w:pPr>
        <w:shd w:val="clear" w:color="auto" w:fill="FFFFFF"/>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Ishii, M., </w:t>
      </w:r>
      <w:proofErr w:type="spellStart"/>
      <w:r w:rsidRPr="008D35DA">
        <w:rPr>
          <w:rFonts w:ascii="Times New Roman" w:hAnsi="Times New Roman" w:cs="Times New Roman"/>
          <w:sz w:val="24"/>
          <w:szCs w:val="24"/>
        </w:rPr>
        <w:t>Shouji</w:t>
      </w:r>
      <w:proofErr w:type="spellEnd"/>
      <w:r w:rsidRPr="008D35DA">
        <w:rPr>
          <w:rFonts w:ascii="Times New Roman" w:hAnsi="Times New Roman" w:cs="Times New Roman"/>
          <w:sz w:val="24"/>
          <w:szCs w:val="24"/>
        </w:rPr>
        <w:t xml:space="preserve">, A., Sugimoto, S., and Matsumoto, T., 2005. Objective Analyses of Sea-Surface Temperature and Marine Meteorological Variables for the 20th Century using ICOADS and the Kobe Collection. Int. J. </w:t>
      </w:r>
      <w:proofErr w:type="spellStart"/>
      <w:r w:rsidRPr="008D35DA">
        <w:rPr>
          <w:rFonts w:ascii="Times New Roman" w:hAnsi="Times New Roman" w:cs="Times New Roman"/>
          <w:sz w:val="24"/>
          <w:szCs w:val="24"/>
        </w:rPr>
        <w:t>Climatol</w:t>
      </w:r>
      <w:proofErr w:type="spellEnd"/>
      <w:r w:rsidRPr="008D35DA">
        <w:rPr>
          <w:rFonts w:ascii="Times New Roman" w:hAnsi="Times New Roman" w:cs="Times New Roman"/>
          <w:sz w:val="24"/>
          <w:szCs w:val="24"/>
        </w:rPr>
        <w:t>., 25, 865-879.</w:t>
      </w:r>
    </w:p>
    <w:p w14:paraId="2991219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lastRenderedPageBreak/>
        <w:t>Kaeriyama</w:t>
      </w:r>
      <w:proofErr w:type="spellEnd"/>
      <w:r w:rsidRPr="008D35DA">
        <w:rPr>
          <w:rFonts w:ascii="Times New Roman" w:hAnsi="Times New Roman" w:cs="Times New Roman"/>
          <w:sz w:val="24"/>
          <w:szCs w:val="24"/>
        </w:rPr>
        <w:t xml:space="preserve">, M., 2022. Warming climate impacts on production dynamics of southern populations of Pacific salmon in the North Pacific Ocean.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doi:10.1111/fog.12598</w:t>
      </w:r>
    </w:p>
    <w:p w14:paraId="3FC34E4A" w14:textId="3D6259A1"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Kell, L. T., Kimoto, A., and </w:t>
      </w:r>
      <w:proofErr w:type="spellStart"/>
      <w:r w:rsidRPr="008D35DA">
        <w:rPr>
          <w:rFonts w:ascii="Times New Roman" w:hAnsi="Times New Roman" w:cs="Times New Roman"/>
          <w:sz w:val="24"/>
          <w:szCs w:val="24"/>
        </w:rPr>
        <w:t>Kitakado</w:t>
      </w:r>
      <w:proofErr w:type="spellEnd"/>
      <w:r w:rsidRPr="008D35DA">
        <w:rPr>
          <w:rFonts w:ascii="Times New Roman" w:hAnsi="Times New Roman" w:cs="Times New Roman"/>
          <w:sz w:val="24"/>
          <w:szCs w:val="24"/>
        </w:rPr>
        <w:t xml:space="preserve"> T., 2016. Evaluation of the prediction skill of stock assessment using hindcasting. Fish. Res., 183: 119–127.</w:t>
      </w:r>
    </w:p>
    <w:p w14:paraId="429F46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Lamine</w:t>
      </w:r>
      <w:proofErr w:type="spellEnd"/>
      <w:r w:rsidRPr="008D35DA">
        <w:rPr>
          <w:rFonts w:ascii="Times New Roman" w:hAnsi="Times New Roman" w:cs="Times New Roman"/>
          <w:sz w:val="24"/>
          <w:szCs w:val="24"/>
        </w:rPr>
        <w:t xml:space="preserve">, B.E., Schickele, A., </w:t>
      </w:r>
      <w:proofErr w:type="spellStart"/>
      <w:r w:rsidRPr="008D35DA">
        <w:rPr>
          <w:rFonts w:ascii="Times New Roman" w:hAnsi="Times New Roman" w:cs="Times New Roman"/>
          <w:sz w:val="24"/>
          <w:szCs w:val="24"/>
        </w:rPr>
        <w:t>Goberville</w:t>
      </w:r>
      <w:proofErr w:type="spellEnd"/>
      <w:r w:rsidRPr="008D35DA">
        <w:rPr>
          <w:rFonts w:ascii="Times New Roman" w:hAnsi="Times New Roman" w:cs="Times New Roman"/>
          <w:sz w:val="24"/>
          <w:szCs w:val="24"/>
        </w:rPr>
        <w:t>, E. </w:t>
      </w:r>
      <w:proofErr w:type="spellStart"/>
      <w:r w:rsidRPr="008D35DA">
        <w:rPr>
          <w:rFonts w:ascii="Times New Roman" w:hAnsi="Times New Roman" w:cs="Times New Roman"/>
          <w:sz w:val="24"/>
          <w:szCs w:val="24"/>
        </w:rPr>
        <w:t>Beaugrand</w:t>
      </w:r>
      <w:proofErr w:type="spellEnd"/>
      <w:r w:rsidRPr="008D35DA">
        <w:rPr>
          <w:rFonts w:ascii="Times New Roman" w:hAnsi="Times New Roman" w:cs="Times New Roman"/>
          <w:sz w:val="24"/>
          <w:szCs w:val="24"/>
        </w:rPr>
        <w:t xml:space="preserve">, G., </w:t>
      </w:r>
      <w:proofErr w:type="spellStart"/>
      <w:r w:rsidRPr="008D35DA">
        <w:rPr>
          <w:rFonts w:ascii="Times New Roman" w:hAnsi="Times New Roman" w:cs="Times New Roman"/>
          <w:sz w:val="24"/>
          <w:szCs w:val="24"/>
        </w:rPr>
        <w:t>Allemand</w:t>
      </w:r>
      <w:proofErr w:type="spellEnd"/>
      <w:r w:rsidRPr="008D35DA">
        <w:rPr>
          <w:rFonts w:ascii="Times New Roman" w:hAnsi="Times New Roman" w:cs="Times New Roman"/>
          <w:sz w:val="24"/>
          <w:szCs w:val="24"/>
        </w:rPr>
        <w:t xml:space="preserve">, D., and </w:t>
      </w:r>
      <w:proofErr w:type="spellStart"/>
      <w:r w:rsidRPr="008D35DA">
        <w:rPr>
          <w:rFonts w:ascii="Times New Roman" w:hAnsi="Times New Roman" w:cs="Times New Roman"/>
          <w:sz w:val="24"/>
          <w:szCs w:val="24"/>
        </w:rPr>
        <w:t>Raybaud</w:t>
      </w:r>
      <w:proofErr w:type="spellEnd"/>
      <w:r w:rsidRPr="008D35DA">
        <w:rPr>
          <w:rFonts w:ascii="Times New Roman" w:hAnsi="Times New Roman" w:cs="Times New Roman"/>
          <w:sz w:val="24"/>
          <w:szCs w:val="24"/>
        </w:rPr>
        <w:t>, V. 2022. Expected contraction in the distribution ranges of demersal fish of high economic value in the Mediterranean and European Seas. Sci Rep 12, 10150. https://doi.org/10.1038/s41598-022-14151-8</w:t>
      </w:r>
    </w:p>
    <w:p w14:paraId="7371987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Lee, Y. J., </w:t>
      </w:r>
      <w:proofErr w:type="spellStart"/>
      <w:r w:rsidRPr="008D35DA">
        <w:rPr>
          <w:rFonts w:ascii="Times New Roman" w:hAnsi="Times New Roman" w:cs="Times New Roman"/>
          <w:sz w:val="24"/>
          <w:szCs w:val="24"/>
        </w:rPr>
        <w:t>Matrai</w:t>
      </w:r>
      <w:proofErr w:type="spellEnd"/>
      <w:r w:rsidRPr="008D35DA">
        <w:rPr>
          <w:rFonts w:ascii="Times New Roman" w:hAnsi="Times New Roman" w:cs="Times New Roman"/>
          <w:sz w:val="24"/>
          <w:szCs w:val="24"/>
        </w:rPr>
        <w:t xml:space="preserve">, P.A. Friedrichs M.A.M., Saba, V.S., Antoine, D., </w:t>
      </w:r>
      <w:proofErr w:type="spellStart"/>
      <w:r w:rsidRPr="008D35DA">
        <w:rPr>
          <w:rFonts w:ascii="Times New Roman" w:hAnsi="Times New Roman" w:cs="Times New Roman"/>
          <w:sz w:val="24"/>
          <w:szCs w:val="24"/>
        </w:rPr>
        <w:t>Ardyna</w:t>
      </w:r>
      <w:proofErr w:type="spellEnd"/>
      <w:r w:rsidRPr="008D35DA">
        <w:rPr>
          <w:rFonts w:ascii="Times New Roman" w:hAnsi="Times New Roman" w:cs="Times New Roman"/>
          <w:sz w:val="24"/>
          <w:szCs w:val="24"/>
        </w:rPr>
        <w:t xml:space="preserve">, M., Asanuma, I., </w:t>
      </w:r>
      <w:proofErr w:type="spellStart"/>
      <w:r w:rsidRPr="008D35DA">
        <w:rPr>
          <w:rFonts w:ascii="Times New Roman" w:hAnsi="Times New Roman" w:cs="Times New Roman"/>
          <w:sz w:val="24"/>
          <w:szCs w:val="24"/>
        </w:rPr>
        <w:t>Babin</w:t>
      </w:r>
      <w:proofErr w:type="spellEnd"/>
      <w:r w:rsidRPr="008D35DA">
        <w:rPr>
          <w:rFonts w:ascii="Times New Roman" w:hAnsi="Times New Roman" w:cs="Times New Roman"/>
          <w:sz w:val="24"/>
          <w:szCs w:val="24"/>
        </w:rPr>
        <w:t xml:space="preserve">, M., Belanger, S., Benoit-Gagne, M., </w:t>
      </w:r>
      <w:proofErr w:type="spellStart"/>
      <w:r w:rsidRPr="008D35DA">
        <w:rPr>
          <w:rFonts w:ascii="Times New Roman" w:hAnsi="Times New Roman" w:cs="Times New Roman"/>
          <w:sz w:val="24"/>
          <w:szCs w:val="24"/>
        </w:rPr>
        <w:t>Devred</w:t>
      </w:r>
      <w:proofErr w:type="spellEnd"/>
      <w:r w:rsidRPr="008D35DA">
        <w:rPr>
          <w:rFonts w:ascii="Times New Roman" w:hAnsi="Times New Roman" w:cs="Times New Roman"/>
          <w:sz w:val="24"/>
          <w:szCs w:val="24"/>
        </w:rPr>
        <w:t xml:space="preserve">, E., Fernandez-Mendez, M., </w:t>
      </w:r>
      <w:proofErr w:type="spellStart"/>
      <w:r w:rsidRPr="008D35DA">
        <w:rPr>
          <w:rFonts w:ascii="Times New Roman" w:hAnsi="Times New Roman" w:cs="Times New Roman"/>
          <w:sz w:val="24"/>
          <w:szCs w:val="24"/>
        </w:rPr>
        <w:t>Gentill</w:t>
      </w:r>
      <w:proofErr w:type="spellEnd"/>
      <w:r w:rsidRPr="008D35DA">
        <w:rPr>
          <w:rFonts w:ascii="Times New Roman" w:hAnsi="Times New Roman" w:cs="Times New Roman"/>
          <w:sz w:val="24"/>
          <w:szCs w:val="24"/>
        </w:rPr>
        <w:t xml:space="preserve">, B., </w:t>
      </w:r>
      <w:proofErr w:type="spellStart"/>
      <w:r w:rsidRPr="008D35DA">
        <w:rPr>
          <w:rFonts w:ascii="Times New Roman" w:hAnsi="Times New Roman" w:cs="Times New Roman"/>
          <w:sz w:val="24"/>
          <w:szCs w:val="24"/>
        </w:rPr>
        <w:t>Hirawake</w:t>
      </w:r>
      <w:proofErr w:type="spellEnd"/>
      <w:r w:rsidRPr="008D35DA">
        <w:rPr>
          <w:rFonts w:ascii="Times New Roman" w:hAnsi="Times New Roman" w:cs="Times New Roman"/>
          <w:sz w:val="24"/>
          <w:szCs w:val="24"/>
        </w:rPr>
        <w:t xml:space="preserve">, T., Kang, S.-H., Kameda, T., </w:t>
      </w:r>
      <w:proofErr w:type="spellStart"/>
      <w:r w:rsidRPr="008D35DA">
        <w:rPr>
          <w:rFonts w:ascii="Times New Roman" w:hAnsi="Times New Roman" w:cs="Times New Roman"/>
          <w:sz w:val="24"/>
          <w:szCs w:val="24"/>
        </w:rPr>
        <w:t>Katlein</w:t>
      </w:r>
      <w:proofErr w:type="spellEnd"/>
      <w:r w:rsidRPr="008D35DA">
        <w:rPr>
          <w:rFonts w:ascii="Times New Roman" w:hAnsi="Times New Roman" w:cs="Times New Roman"/>
          <w:sz w:val="24"/>
          <w:szCs w:val="24"/>
        </w:rPr>
        <w:t xml:space="preserve">, C., Lee, S.H., Lee, Z., </w:t>
      </w:r>
      <w:proofErr w:type="spellStart"/>
      <w:r w:rsidRPr="008D35DA">
        <w:rPr>
          <w:rFonts w:ascii="Times New Roman" w:hAnsi="Times New Roman" w:cs="Times New Roman"/>
          <w:sz w:val="24"/>
          <w:szCs w:val="24"/>
        </w:rPr>
        <w:t>Melin</w:t>
      </w:r>
      <w:proofErr w:type="spellEnd"/>
      <w:r w:rsidRPr="008D35DA">
        <w:rPr>
          <w:rFonts w:ascii="Times New Roman" w:hAnsi="Times New Roman" w:cs="Times New Roman"/>
          <w:sz w:val="24"/>
          <w:szCs w:val="24"/>
        </w:rPr>
        <w:t xml:space="preserve">, F., </w:t>
      </w:r>
      <w:proofErr w:type="spellStart"/>
      <w:r w:rsidRPr="008D35DA">
        <w:rPr>
          <w:rFonts w:ascii="Times New Roman" w:hAnsi="Times New Roman" w:cs="Times New Roman"/>
          <w:sz w:val="24"/>
          <w:szCs w:val="24"/>
        </w:rPr>
        <w:t>Scardi</w:t>
      </w:r>
      <w:proofErr w:type="spellEnd"/>
      <w:r w:rsidRPr="008D35DA">
        <w:rPr>
          <w:rFonts w:ascii="Times New Roman" w:hAnsi="Times New Roman" w:cs="Times New Roman"/>
          <w:sz w:val="24"/>
          <w:szCs w:val="24"/>
        </w:rPr>
        <w:t xml:space="preserve">, M., Smyth, T.J., Tang, S., </w:t>
      </w:r>
      <w:proofErr w:type="spellStart"/>
      <w:r w:rsidRPr="008D35DA">
        <w:rPr>
          <w:rFonts w:ascii="Times New Roman" w:hAnsi="Times New Roman" w:cs="Times New Roman"/>
          <w:sz w:val="24"/>
          <w:szCs w:val="24"/>
        </w:rPr>
        <w:t>Turpie</w:t>
      </w:r>
      <w:proofErr w:type="spellEnd"/>
      <w:r w:rsidRPr="008D35DA">
        <w:rPr>
          <w:rFonts w:ascii="Times New Roman" w:hAnsi="Times New Roman" w:cs="Times New Roman"/>
          <w:sz w:val="24"/>
          <w:szCs w:val="24"/>
        </w:rPr>
        <w:t xml:space="preserve">, K.R., Waters, K.J., and </w:t>
      </w:r>
      <w:proofErr w:type="spellStart"/>
      <w:r w:rsidRPr="008D35DA">
        <w:rPr>
          <w:rFonts w:ascii="Times New Roman" w:hAnsi="Times New Roman" w:cs="Times New Roman"/>
          <w:sz w:val="24"/>
          <w:szCs w:val="24"/>
        </w:rPr>
        <w:t>Westberry</w:t>
      </w:r>
      <w:proofErr w:type="spellEnd"/>
      <w:r w:rsidRPr="008D35DA">
        <w:rPr>
          <w:rFonts w:ascii="Times New Roman" w:hAnsi="Times New Roman" w:cs="Times New Roman"/>
          <w:sz w:val="24"/>
          <w:szCs w:val="24"/>
        </w:rPr>
        <w:t xml:space="preserve">, T.K., 2015. An assessment of phytoplankton primary productivity in the Arctic Ocean from satellite ocean color/in situ chlorophyll-a based models,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Oceans, 120, 6508– 6541, doi:</w:t>
      </w:r>
      <w:hyperlink r:id="rId18" w:tgtFrame="_blank" w:tooltip="Link to external resource: 10.1002/2015JC011018" w:history="1">
        <w:r w:rsidRPr="008D35DA">
          <w:rPr>
            <w:rFonts w:ascii="Times New Roman" w:hAnsi="Times New Roman" w:cs="Times New Roman"/>
            <w:sz w:val="24"/>
            <w:szCs w:val="24"/>
          </w:rPr>
          <w:t>10.1002/2015JC011018</w:t>
        </w:r>
      </w:hyperlink>
      <w:r w:rsidRPr="008D35DA">
        <w:rPr>
          <w:rFonts w:ascii="Times New Roman" w:hAnsi="Times New Roman" w:cs="Times New Roman"/>
          <w:sz w:val="24"/>
          <w:szCs w:val="24"/>
        </w:rPr>
        <w:t>.</w:t>
      </w:r>
    </w:p>
    <w:p w14:paraId="67F3E6C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Link, J., 2011. Ecosystem-based Fisheries Management: Confronting Tradeoffs. Cambridge University Press, Cambridge.</w:t>
      </w:r>
    </w:p>
    <w:p w14:paraId="12EA15D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 M.N.C., Agha, M., </w:t>
      </w:r>
      <w:proofErr w:type="spellStart"/>
      <w:r w:rsidRPr="008D35DA">
        <w:rPr>
          <w:rFonts w:ascii="Times New Roman" w:hAnsi="Times New Roman" w:cs="Times New Roman"/>
          <w:sz w:val="24"/>
          <w:szCs w:val="24"/>
        </w:rPr>
        <w:t>Dufault</w:t>
      </w:r>
      <w:proofErr w:type="spellEnd"/>
      <w:r w:rsidRPr="008D35DA">
        <w:rPr>
          <w:rFonts w:ascii="Times New Roman" w:hAnsi="Times New Roman" w:cs="Times New Roman"/>
          <w:sz w:val="24"/>
          <w:szCs w:val="24"/>
        </w:rPr>
        <w:t xml:space="preserve">, A.M., Claiborne, A.M., </w:t>
      </w:r>
      <w:proofErr w:type="spellStart"/>
      <w:r w:rsidRPr="008D35DA">
        <w:rPr>
          <w:rFonts w:ascii="Times New Roman" w:hAnsi="Times New Roman" w:cs="Times New Roman"/>
          <w:sz w:val="24"/>
          <w:szCs w:val="24"/>
        </w:rPr>
        <w:t>Losee</w:t>
      </w:r>
      <w:proofErr w:type="spellEnd"/>
      <w:r w:rsidRPr="008D35DA">
        <w:rPr>
          <w:rFonts w:ascii="Times New Roman" w:hAnsi="Times New Roman" w:cs="Times New Roman"/>
          <w:sz w:val="24"/>
          <w:szCs w:val="24"/>
        </w:rPr>
        <w:t>, J.P., and Anderson, A.J. 2021. Competition with odd-year pink salmon in the ocean affects natural populations of chum salmon from Washington. Mar. Ecol. Prog. Ser. 663:179-195.</w:t>
      </w:r>
    </w:p>
    <w:p w14:paraId="395400D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Litzow, M. A., </w:t>
      </w:r>
      <w:proofErr w:type="spellStart"/>
      <w:r w:rsidRPr="008D35DA">
        <w:rPr>
          <w:rFonts w:ascii="Times New Roman" w:hAnsi="Times New Roman" w:cs="Times New Roman"/>
          <w:sz w:val="24"/>
          <w:szCs w:val="24"/>
        </w:rPr>
        <w:t>Ciannelli</w:t>
      </w:r>
      <w:proofErr w:type="spellEnd"/>
      <w:r w:rsidRPr="008D35DA">
        <w:rPr>
          <w:rFonts w:ascii="Times New Roman" w:hAnsi="Times New Roman" w:cs="Times New Roman"/>
          <w:sz w:val="24"/>
          <w:szCs w:val="24"/>
        </w:rPr>
        <w:t xml:space="preserve">, L., Puerta, P., </w:t>
      </w:r>
      <w:proofErr w:type="spellStart"/>
      <w:r w:rsidRPr="008D35DA">
        <w:rPr>
          <w:rFonts w:ascii="Times New Roman" w:hAnsi="Times New Roman" w:cs="Times New Roman"/>
          <w:sz w:val="24"/>
          <w:szCs w:val="24"/>
        </w:rPr>
        <w:t>Wettstein</w:t>
      </w:r>
      <w:proofErr w:type="spellEnd"/>
      <w:r w:rsidRPr="008D35DA">
        <w:rPr>
          <w:rFonts w:ascii="Times New Roman" w:hAnsi="Times New Roman" w:cs="Times New Roman"/>
          <w:sz w:val="24"/>
          <w:szCs w:val="24"/>
        </w:rPr>
        <w:t xml:space="preserve">, J. J., </w:t>
      </w:r>
      <w:proofErr w:type="spellStart"/>
      <w:r w:rsidRPr="008D35DA">
        <w:rPr>
          <w:rFonts w:ascii="Times New Roman" w:hAnsi="Times New Roman" w:cs="Times New Roman"/>
          <w:sz w:val="24"/>
          <w:szCs w:val="24"/>
        </w:rPr>
        <w:t>Rykaczewski</w:t>
      </w:r>
      <w:proofErr w:type="spellEnd"/>
      <w:r w:rsidRPr="008D35DA">
        <w:rPr>
          <w:rFonts w:ascii="Times New Roman" w:hAnsi="Times New Roman" w:cs="Times New Roman"/>
          <w:sz w:val="24"/>
          <w:szCs w:val="24"/>
        </w:rPr>
        <w:t xml:space="preserve">, R. R., and </w:t>
      </w:r>
      <w:proofErr w:type="spellStart"/>
      <w:r w:rsidRPr="008D35DA">
        <w:rPr>
          <w:rFonts w:ascii="Times New Roman" w:hAnsi="Times New Roman" w:cs="Times New Roman"/>
          <w:sz w:val="24"/>
          <w:szCs w:val="24"/>
        </w:rPr>
        <w:t>Opiekun</w:t>
      </w:r>
      <w:proofErr w:type="spellEnd"/>
      <w:r w:rsidRPr="008D35DA">
        <w:rPr>
          <w:rFonts w:ascii="Times New Roman" w:hAnsi="Times New Roman" w:cs="Times New Roman"/>
          <w:sz w:val="24"/>
          <w:szCs w:val="24"/>
        </w:rPr>
        <w:t xml:space="preserve">, M., </w:t>
      </w:r>
      <w:r w:rsidRPr="008D35DA">
        <w:rPr>
          <w:rFonts w:ascii="Times New Roman" w:hAnsi="Times New Roman" w:cs="Times New Roman"/>
          <w:sz w:val="24"/>
          <w:szCs w:val="24"/>
        </w:rPr>
        <w:lastRenderedPageBreak/>
        <w:t>2018. Non-stationary climate–salmon relationships in the Gulf of Alaska. Proc. Royal Soc. B., 285 (1890), 20181855. https://doi.org/10.1098/rspb.2018.1855</w:t>
      </w:r>
    </w:p>
    <w:p w14:paraId="323280C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Litzow, M. A., Hunsicker, M. E., Bond, N. A., Burke, B. J., Cunningham, C. J., Gosselin, J. L., Norton, E. L., Ward, E. J., &amp; </w:t>
      </w:r>
      <w:proofErr w:type="spellStart"/>
      <w:r w:rsidRPr="008D35DA">
        <w:rPr>
          <w:rFonts w:ascii="Times New Roman" w:hAnsi="Times New Roman" w:cs="Times New Roman"/>
          <w:sz w:val="24"/>
          <w:szCs w:val="24"/>
        </w:rPr>
        <w:t>Zador</w:t>
      </w:r>
      <w:proofErr w:type="spellEnd"/>
      <w:r w:rsidRPr="008D35DA">
        <w:rPr>
          <w:rFonts w:ascii="Times New Roman" w:hAnsi="Times New Roman" w:cs="Times New Roman"/>
          <w:sz w:val="24"/>
          <w:szCs w:val="24"/>
        </w:rPr>
        <w:t>, S. G.,2020. The changing physical and ecological meanings of North Pacific Ocean climate indices. PNAS, 117(14), 7665–7671. https://doi.org/10.1073/pnas.19212 66117</w:t>
      </w:r>
    </w:p>
    <w:p w14:paraId="7E4A08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MacDonald, B.L., and Grant, S.C.H. 2012. Pre-season run size forecasts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in 2012.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2012/011(April): pp. v + 64 p.</w:t>
      </w:r>
    </w:p>
    <w:p w14:paraId="79281A6E"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Malick</w:t>
      </w:r>
      <w:proofErr w:type="spellEnd"/>
      <w:r w:rsidRPr="008D35DA">
        <w:rPr>
          <w:rFonts w:ascii="Times New Roman" w:hAnsi="Times New Roman" w:cs="Times New Roman"/>
          <w:sz w:val="24"/>
          <w:szCs w:val="24"/>
        </w:rPr>
        <w:t xml:space="preserve">, M.J. 2020. Time-varying relationships between ocean conditions and sockeye salmon productivity.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29: 265– 275.</w:t>
      </w:r>
    </w:p>
    <w:p w14:paraId="128AF2D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Mantua, N.J., Hare, S.R., Zhang, Y., Wallace, J.M., and Francis, R.C. 1997. A Pacific Interdecadal Climate Oscillation with Impacts on Salmon, Bull. Am. </w:t>
      </w:r>
      <w:proofErr w:type="spellStart"/>
      <w:r w:rsidRPr="008D35DA">
        <w:rPr>
          <w:rFonts w:ascii="Times New Roman" w:hAnsi="Times New Roman" w:cs="Times New Roman"/>
          <w:sz w:val="24"/>
          <w:szCs w:val="24"/>
        </w:rPr>
        <w:t>Meteorol</w:t>
      </w:r>
      <w:proofErr w:type="spellEnd"/>
      <w:r w:rsidRPr="008D35DA">
        <w:rPr>
          <w:rFonts w:ascii="Times New Roman" w:hAnsi="Times New Roman" w:cs="Times New Roman"/>
          <w:sz w:val="24"/>
          <w:szCs w:val="24"/>
        </w:rPr>
        <w:t>. Soc., 78(6):1069–1079.</w:t>
      </w:r>
    </w:p>
    <w:p w14:paraId="7791CAF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Martins, E.G., </w:t>
      </w:r>
      <w:proofErr w:type="spellStart"/>
      <w:r w:rsidRPr="008D35DA">
        <w:rPr>
          <w:rFonts w:ascii="Times New Roman" w:hAnsi="Times New Roman" w:cs="Times New Roman"/>
          <w:sz w:val="24"/>
          <w:szCs w:val="24"/>
        </w:rPr>
        <w:t>Hinch</w:t>
      </w:r>
      <w:proofErr w:type="spellEnd"/>
      <w:r w:rsidRPr="008D35DA">
        <w:rPr>
          <w:rFonts w:ascii="Times New Roman" w:hAnsi="Times New Roman" w:cs="Times New Roman"/>
          <w:sz w:val="24"/>
          <w:szCs w:val="24"/>
        </w:rPr>
        <w:t>, S.G., Cooke, S.J., Patterson, D.A., 2012. Climate effects on growth, phenology, and survival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 synthesis of the current state of knowledge and future research directions. </w:t>
      </w:r>
      <w:proofErr w:type="spellStart"/>
      <w:r w:rsidRPr="008D35DA">
        <w:rPr>
          <w:rFonts w:ascii="Times New Roman" w:hAnsi="Times New Roman" w:cs="Times New Roman"/>
          <w:sz w:val="24"/>
          <w:szCs w:val="24"/>
        </w:rPr>
        <w:t>Rev.Fish</w:t>
      </w:r>
      <w:proofErr w:type="spellEnd"/>
      <w:r w:rsidRPr="008D35DA">
        <w:rPr>
          <w:rFonts w:ascii="Times New Roman" w:hAnsi="Times New Roman" w:cs="Times New Roman"/>
          <w:sz w:val="24"/>
          <w:szCs w:val="24"/>
        </w:rPr>
        <w:t xml:space="preserve"> Biol. Fish. 22: 887–914.</w:t>
      </w:r>
    </w:p>
    <w:p w14:paraId="2F2512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McKinnell, 2008 Fraser River sockeye salmon and climate; a re-analysis that avoids an undesirable property of Ricker’s curve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77, pp. 146-154</w:t>
      </w:r>
    </w:p>
    <w:p w14:paraId="3C5488E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Michielsens, C.G.J., and Cave, J.D., 2019. In-season assessment and management of salmon stocks using a Bayesian time-density model.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76: 1073–1085. dx.doi.org/10.1139/cjfas-2018-0213</w:t>
      </w:r>
    </w:p>
    <w:p w14:paraId="12141E12" w14:textId="77777777" w:rsidR="003C498F" w:rsidRPr="008D35DA" w:rsidRDefault="003C498F" w:rsidP="008D35DA">
      <w:pPr>
        <w:spacing w:after="120" w:line="480" w:lineRule="auto"/>
        <w:ind w:left="475" w:hanging="432"/>
        <w:rPr>
          <w:rFonts w:ascii="Times New Roman" w:hAnsi="Times New Roman" w:cs="Times New Roman"/>
          <w:sz w:val="24"/>
          <w:szCs w:val="24"/>
        </w:rPr>
      </w:pPr>
      <w:proofErr w:type="spellStart"/>
      <w:r w:rsidRPr="008D35DA">
        <w:rPr>
          <w:rFonts w:ascii="Times New Roman" w:hAnsi="Times New Roman" w:cs="Times New Roman"/>
          <w:sz w:val="24"/>
          <w:szCs w:val="24"/>
        </w:rPr>
        <w:lastRenderedPageBreak/>
        <w:t>Mohn</w:t>
      </w:r>
      <w:proofErr w:type="spellEnd"/>
      <w:r w:rsidRPr="008D35DA">
        <w:rPr>
          <w:rFonts w:ascii="Times New Roman" w:hAnsi="Times New Roman" w:cs="Times New Roman"/>
          <w:sz w:val="24"/>
          <w:szCs w:val="24"/>
        </w:rPr>
        <w:t>, 1999. The retrospective problem in sequential population analysis: an investigation using cod fishery and simulated data. ICES J. Mar. Sci., 56, pp. 473-488</w:t>
      </w:r>
    </w:p>
    <w:p w14:paraId="282536D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Myers, K.W., Aydin, K.Y., Walker, R.V., Fowler, S., and Dahlberg, M.L. 1996. Known Ocean ranges of stocks of Pacific salmon and steelhead as shown by tagging experiments, 1956-1995.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Doc. 192(4).</w:t>
      </w:r>
    </w:p>
    <w:p w14:paraId="36B54E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Ogden, A.D., Irvine, J.R., English, K.K., Grant, S., Hyatt, K.D., Godbout, L., and Holt, C.A. 2015. Productivity (recruits-per-spawner) data for sockeye, pink and chum salmon from British Columbia.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3130: vi + 57 p.</w:t>
      </w:r>
    </w:p>
    <w:p w14:paraId="6487513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Ohlberger</w:t>
      </w:r>
      <w:proofErr w:type="spellEnd"/>
      <w:r w:rsidRPr="008D35DA">
        <w:rPr>
          <w:rFonts w:ascii="Times New Roman" w:hAnsi="Times New Roman" w:cs="Times New Roman"/>
          <w:sz w:val="24"/>
          <w:szCs w:val="24"/>
        </w:rPr>
        <w:t>, J., Ward, E. J., Brenner, R. E., Hunsicker, M. E., Haught, S. B.,</w:t>
      </w:r>
      <w:proofErr w:type="spellStart"/>
      <w:r w:rsidRPr="008D35DA">
        <w:rPr>
          <w:rFonts w:ascii="Times New Roman" w:hAnsi="Times New Roman" w:cs="Times New Roman"/>
          <w:sz w:val="24"/>
          <w:szCs w:val="24"/>
        </w:rPr>
        <w:t>Finnoff</w:t>
      </w:r>
      <w:proofErr w:type="spellEnd"/>
      <w:r w:rsidRPr="008D35DA">
        <w:rPr>
          <w:rFonts w:ascii="Times New Roman" w:hAnsi="Times New Roman" w:cs="Times New Roman"/>
          <w:sz w:val="24"/>
          <w:szCs w:val="24"/>
        </w:rPr>
        <w:t xml:space="preserve">, D., Litzow, M. A., </w:t>
      </w:r>
      <w:proofErr w:type="spellStart"/>
      <w:r w:rsidRPr="008D35DA">
        <w:rPr>
          <w:rFonts w:ascii="Times New Roman" w:hAnsi="Times New Roman" w:cs="Times New Roman"/>
          <w:sz w:val="24"/>
          <w:szCs w:val="24"/>
        </w:rPr>
        <w:t>Schwoere</w:t>
      </w:r>
      <w:proofErr w:type="spellEnd"/>
      <w:r w:rsidRPr="008D35DA">
        <w:rPr>
          <w:rFonts w:ascii="Times New Roman" w:hAnsi="Times New Roman" w:cs="Times New Roman"/>
          <w:sz w:val="24"/>
          <w:szCs w:val="24"/>
        </w:rPr>
        <w:t xml:space="preserve">, T., Ruggerone, G. T., and </w:t>
      </w:r>
      <w:proofErr w:type="spellStart"/>
      <w:r w:rsidRPr="008D35DA">
        <w:rPr>
          <w:rFonts w:ascii="Times New Roman" w:hAnsi="Times New Roman" w:cs="Times New Roman"/>
          <w:sz w:val="24"/>
          <w:szCs w:val="24"/>
        </w:rPr>
        <w:t>Hauri</w:t>
      </w:r>
      <w:proofErr w:type="spellEnd"/>
      <w:r w:rsidRPr="008D35DA">
        <w:rPr>
          <w:rFonts w:ascii="Times New Roman" w:hAnsi="Times New Roman" w:cs="Times New Roman"/>
          <w:sz w:val="24"/>
          <w:szCs w:val="24"/>
        </w:rPr>
        <w:t>, C., 2022. Non-stationary and interactive effects of climate and competition on pink salmon productivity. Glob. Chang. Biol., 28(6), 2026–2040. https://doi.org/10.1111/gcb.16049</w:t>
      </w:r>
    </w:p>
    <w:p w14:paraId="3643FA7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Ovando</w:t>
      </w:r>
      <w:proofErr w:type="spellEnd"/>
      <w:r w:rsidRPr="008D35DA">
        <w:rPr>
          <w:rFonts w:ascii="Times New Roman" w:hAnsi="Times New Roman" w:cs="Times New Roman"/>
          <w:sz w:val="24"/>
          <w:szCs w:val="24"/>
        </w:rPr>
        <w:t xml:space="preserve"> D.,  Cunningham, C., </w:t>
      </w:r>
      <w:proofErr w:type="spellStart"/>
      <w:r w:rsidRPr="008D35DA">
        <w:rPr>
          <w:rFonts w:ascii="Times New Roman" w:hAnsi="Times New Roman" w:cs="Times New Roman"/>
          <w:sz w:val="24"/>
          <w:szCs w:val="24"/>
        </w:rPr>
        <w:t>Kuriyama</w:t>
      </w:r>
      <w:proofErr w:type="spellEnd"/>
      <w:r w:rsidRPr="008D35DA">
        <w:rPr>
          <w:rFonts w:ascii="Times New Roman" w:hAnsi="Times New Roman" w:cs="Times New Roman"/>
          <w:sz w:val="24"/>
          <w:szCs w:val="24"/>
        </w:rPr>
        <w:t>, P., Boatright, C., and </w:t>
      </w:r>
      <w:proofErr w:type="spellStart"/>
      <w:r w:rsidRPr="008D35DA">
        <w:rPr>
          <w:rFonts w:ascii="Times New Roman" w:hAnsi="Times New Roman" w:cs="Times New Roman"/>
          <w:sz w:val="24"/>
          <w:szCs w:val="24"/>
        </w:rPr>
        <w:t>Hilborn</w:t>
      </w:r>
      <w:proofErr w:type="spellEnd"/>
      <w:r w:rsidRPr="008D35DA">
        <w:rPr>
          <w:rFonts w:ascii="Times New Roman" w:hAnsi="Times New Roman" w:cs="Times New Roman"/>
          <w:sz w:val="24"/>
          <w:szCs w:val="24"/>
        </w:rPr>
        <w:t>, R., 2022. Improving forecasts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with parametric and nonparametric models.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79(8): 1198-1210. </w:t>
      </w:r>
      <w:hyperlink r:id="rId19" w:history="1">
        <w:r w:rsidRPr="008D35DA">
          <w:rPr>
            <w:rFonts w:ascii="Times New Roman" w:hAnsi="Times New Roman" w:cs="Times New Roman"/>
            <w:sz w:val="24"/>
            <w:szCs w:val="24"/>
          </w:rPr>
          <w:t>https://doi.org/10.1139/cjfas-2021-0287</w:t>
        </w:r>
      </w:hyperlink>
    </w:p>
    <w:p w14:paraId="68EC32EB"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Padilla, A., </w:t>
      </w:r>
      <w:proofErr w:type="spellStart"/>
      <w:r w:rsidRPr="008D35DA">
        <w:rPr>
          <w:rFonts w:ascii="Times New Roman" w:hAnsi="Times New Roman" w:cs="Times New Roman"/>
          <w:sz w:val="24"/>
          <w:szCs w:val="24"/>
        </w:rPr>
        <w:t>Rasouli</w:t>
      </w:r>
      <w:proofErr w:type="spellEnd"/>
      <w:r w:rsidRPr="008D35DA">
        <w:rPr>
          <w:rFonts w:ascii="Times New Roman" w:hAnsi="Times New Roman" w:cs="Times New Roman"/>
          <w:sz w:val="24"/>
          <w:szCs w:val="24"/>
        </w:rPr>
        <w:t xml:space="preserve">, K., and </w:t>
      </w:r>
      <w:proofErr w:type="spellStart"/>
      <w:r w:rsidRPr="008D35DA">
        <w:rPr>
          <w:rFonts w:ascii="Times New Roman" w:hAnsi="Times New Roman" w:cs="Times New Roman"/>
          <w:sz w:val="24"/>
          <w:szCs w:val="24"/>
        </w:rPr>
        <w:t>Déry</w:t>
      </w:r>
      <w:proofErr w:type="spellEnd"/>
      <w:r w:rsidRPr="008D35DA">
        <w:rPr>
          <w:rFonts w:ascii="Times New Roman" w:hAnsi="Times New Roman" w:cs="Times New Roman"/>
          <w:sz w:val="24"/>
          <w:szCs w:val="24"/>
        </w:rPr>
        <w:t xml:space="preserve">, S.J., 2015. Impacts of variability and trends in runoff and water temperature on salmon migration in the Fraser River Basin, Canada, </w:t>
      </w:r>
      <w:proofErr w:type="spellStart"/>
      <w:r w:rsidRPr="008D35DA">
        <w:rPr>
          <w:rFonts w:ascii="Times New Roman" w:hAnsi="Times New Roman" w:cs="Times New Roman"/>
          <w:sz w:val="24"/>
          <w:szCs w:val="24"/>
        </w:rPr>
        <w:t>Hydrol</w:t>
      </w:r>
      <w:proofErr w:type="spellEnd"/>
      <w:r w:rsidRPr="008D35DA">
        <w:rPr>
          <w:rFonts w:ascii="Times New Roman" w:hAnsi="Times New Roman" w:cs="Times New Roman"/>
          <w:sz w:val="24"/>
          <w:szCs w:val="24"/>
        </w:rPr>
        <w:t xml:space="preserve">. Sci. J., 60:3, 523-533, </w:t>
      </w:r>
      <w:proofErr w:type="spellStart"/>
      <w:r w:rsidRPr="008D35DA">
        <w:rPr>
          <w:rFonts w:ascii="Times New Roman" w:hAnsi="Times New Roman" w:cs="Times New Roman"/>
          <w:sz w:val="24"/>
          <w:szCs w:val="24"/>
        </w:rPr>
        <w:t>doi</w:t>
      </w:r>
      <w:proofErr w:type="spellEnd"/>
      <w:r w:rsidRPr="008D35DA">
        <w:rPr>
          <w:rFonts w:ascii="Times New Roman" w:hAnsi="Times New Roman" w:cs="Times New Roman"/>
          <w:sz w:val="24"/>
          <w:szCs w:val="24"/>
        </w:rPr>
        <w:t>: 10.1080/02626667.2014.892602</w:t>
      </w:r>
    </w:p>
    <w:p w14:paraId="486A481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Patterson DA, Cooke SJ, </w:t>
      </w:r>
      <w:proofErr w:type="spellStart"/>
      <w:r w:rsidRPr="008D35DA">
        <w:rPr>
          <w:rFonts w:ascii="Times New Roman" w:hAnsi="Times New Roman" w:cs="Times New Roman"/>
          <w:sz w:val="24"/>
          <w:szCs w:val="24"/>
        </w:rPr>
        <w:t>Hinch</w:t>
      </w:r>
      <w:proofErr w:type="spellEnd"/>
      <w:r w:rsidRPr="008D35DA">
        <w:rPr>
          <w:rFonts w:ascii="Times New Roman" w:hAnsi="Times New Roman" w:cs="Times New Roman"/>
          <w:sz w:val="24"/>
          <w:szCs w:val="24"/>
        </w:rPr>
        <w:t xml:space="preserve"> SG, Robinson KA, Young N, Farrell AP, Miller KM (2016) A perspective on physiological studies supporting the provision of scientific advice for the management of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Conserv</w:t>
      </w:r>
      <w:proofErr w:type="spellEnd"/>
      <w:r w:rsidRPr="008D35DA">
        <w:rPr>
          <w:rFonts w:ascii="Times New Roman" w:hAnsi="Times New Roman" w:cs="Times New Roman"/>
          <w:sz w:val="24"/>
          <w:szCs w:val="24"/>
        </w:rPr>
        <w:t>. Physiol. 4(1): cow026.</w:t>
      </w:r>
    </w:p>
    <w:p w14:paraId="305CC20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Peterman, R.M. and Dorner, B. 2012. A widespread decrease in productivity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populations in western North America.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69(8): 1255–1260. </w:t>
      </w:r>
    </w:p>
    <w:p w14:paraId="718D0D7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PSC, 2022. Treaty between the Government of Canada and the Government of the United States of America concerning Pacific Salmon. 2022. Prepared by Pacific Salmon Commission.</w:t>
      </w:r>
      <w:r w:rsidRPr="008D35DA">
        <w:rPr>
          <w:rFonts w:ascii="Times New Roman" w:hAnsi="Times New Roman" w:cs="Times New Roman"/>
          <w:color w:val="242424"/>
          <w:sz w:val="24"/>
          <w:szCs w:val="24"/>
          <w:shd w:val="clear" w:color="auto" w:fill="FFFFFF"/>
        </w:rPr>
        <w:t xml:space="preserve"> </w:t>
      </w:r>
      <w:hyperlink r:id="rId20" w:history="1">
        <w:r w:rsidRPr="008D35DA">
          <w:rPr>
            <w:rStyle w:val="Hyperlink"/>
            <w:rFonts w:ascii="Times New Roman" w:hAnsi="Times New Roman" w:cs="Times New Roman"/>
            <w:sz w:val="24"/>
            <w:szCs w:val="24"/>
            <w:shd w:val="clear" w:color="auto" w:fill="FFFFFF"/>
          </w:rPr>
          <w:t>http://www.psc.org/publications/pacific-salmon-treaty/</w:t>
        </w:r>
      </w:hyperlink>
    </w:p>
    <w:p w14:paraId="4B4A7688"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R Core Team, 2022. R: A language and environment for statistical computing. R Foundation for Statistical Computing, Vienna, Austria. URL </w:t>
      </w:r>
      <w:hyperlink r:id="rId21" w:history="1">
        <w:r w:rsidRPr="008D35DA">
          <w:rPr>
            <w:rStyle w:val="Hyperlink"/>
            <w:rFonts w:ascii="Times New Roman" w:hAnsi="Times New Roman" w:cs="Times New Roman"/>
            <w:sz w:val="24"/>
            <w:szCs w:val="24"/>
          </w:rPr>
          <w:t>https://www.R-project.org/</w:t>
        </w:r>
      </w:hyperlink>
      <w:r w:rsidRPr="008D35DA">
        <w:rPr>
          <w:rFonts w:ascii="Times New Roman" w:hAnsi="Times New Roman" w:cs="Times New Roman"/>
          <w:sz w:val="24"/>
          <w:szCs w:val="24"/>
        </w:rPr>
        <w:t>.</w:t>
      </w:r>
    </w:p>
    <w:p w14:paraId="02B21341"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Ricker, W.E. 1997. Cycles of abundance among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54: 950–968. doi:10.1139/cjfas-54-4-950.</w:t>
      </w:r>
    </w:p>
    <w:p w14:paraId="049961E9"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Ripley, B. D., 1996. Pattern Recognition and Neural Networks. Cambridge.</w:t>
      </w:r>
    </w:p>
    <w:p w14:paraId="0B4DCB1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Rosengard, S.Z., Freshwater, C., McKinnell, S., Xu, Y., and Tortell, P.D., 2021. </w:t>
      </w:r>
      <w:proofErr w:type="spellStart"/>
      <w:r w:rsidRPr="008D35DA">
        <w:rPr>
          <w:rFonts w:ascii="Times New Roman" w:hAnsi="Times New Roman" w:cs="Times New Roman"/>
          <w:sz w:val="24"/>
          <w:szCs w:val="24"/>
        </w:rPr>
        <w:t>Covariability</w:t>
      </w:r>
      <w:proofErr w:type="spellEnd"/>
      <w:r w:rsidRPr="008D35DA">
        <w:rPr>
          <w:rFonts w:ascii="Times New Roman" w:hAnsi="Times New Roman" w:cs="Times New Roman"/>
          <w:sz w:val="24"/>
          <w:szCs w:val="24"/>
        </w:rPr>
        <w:t xml:space="preserve"> of Fraser River sockeye salmon productivity and phytoplankton biomass in the Gulf of Alaska.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30: 666-678.</w:t>
      </w:r>
    </w:p>
    <w:p w14:paraId="092FBA49" w14:textId="77777777" w:rsidR="00603F5C" w:rsidRPr="008D35DA" w:rsidRDefault="00603F5C" w:rsidP="00603F5C">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Ruggerone, G.T., and Connors, B.M., 2015. Productivity and life history of sockeye salmon in relation to competition with pink and sockeye salmon in the North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72(6): 818–833. doi:10.1139/cjfas-2014-0134.</w:t>
      </w:r>
    </w:p>
    <w:p w14:paraId="4274F8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Ruggerone, G.T. and Irvine, J.R., 2018. Numbers and biomass of natural- and hatchery-origin pink, chum, and sockeye salmon in the North Pacific Ocean, 1925-2015. Mar. Coast. Fish. </w:t>
      </w:r>
      <w:proofErr w:type="spellStart"/>
      <w:r w:rsidRPr="008D35DA">
        <w:rPr>
          <w:rFonts w:ascii="Times New Roman" w:hAnsi="Times New Roman" w:cs="Times New Roman"/>
          <w:sz w:val="24"/>
          <w:szCs w:val="24"/>
        </w:rPr>
        <w:t>Dyn</w:t>
      </w:r>
      <w:proofErr w:type="spellEnd"/>
      <w:r w:rsidRPr="008D35DA">
        <w:rPr>
          <w:rFonts w:ascii="Times New Roman" w:hAnsi="Times New Roman" w:cs="Times New Roman"/>
          <w:sz w:val="24"/>
          <w:szCs w:val="24"/>
        </w:rPr>
        <w:t xml:space="preserve">. Manage. </w:t>
      </w:r>
      <w:proofErr w:type="spellStart"/>
      <w:r w:rsidRPr="008D35DA">
        <w:rPr>
          <w:rFonts w:ascii="Times New Roman" w:hAnsi="Times New Roman" w:cs="Times New Roman"/>
          <w:sz w:val="24"/>
          <w:szCs w:val="24"/>
        </w:rPr>
        <w:t>Ecosyst</w:t>
      </w:r>
      <w:proofErr w:type="spellEnd"/>
      <w:r w:rsidRPr="008D35DA">
        <w:rPr>
          <w:rFonts w:ascii="Times New Roman" w:hAnsi="Times New Roman" w:cs="Times New Roman"/>
          <w:sz w:val="24"/>
          <w:szCs w:val="24"/>
        </w:rPr>
        <w:t>. Sci. 10: 152-168.</w:t>
      </w:r>
    </w:p>
    <w:p w14:paraId="5F4CDF0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Ruggerone, G.T., Irvine, J.R., and Connors, B., 2021. Did recent marine heatwaves and record high Pink salmon abundance lead to a tipping point that caused record declines in North </w:t>
      </w:r>
      <w:r w:rsidRPr="008D35DA">
        <w:rPr>
          <w:rFonts w:ascii="Times New Roman" w:hAnsi="Times New Roman" w:cs="Times New Roman"/>
          <w:sz w:val="24"/>
          <w:szCs w:val="24"/>
        </w:rPr>
        <w:lastRenderedPageBreak/>
        <w:t>Pacific salmon abundance and harvest in 2020? NPAFC Tech. Rep. 17: 78-82.</w:t>
      </w:r>
    </w:p>
    <w:p w14:paraId="2314A340"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proofErr w:type="spellStart"/>
      <w:r w:rsidRPr="008D35DA">
        <w:rPr>
          <w:rFonts w:ascii="Times New Roman" w:hAnsi="Times New Roman" w:cs="Times New Roman"/>
          <w:sz w:val="24"/>
          <w:szCs w:val="24"/>
        </w:rPr>
        <w:t>Salihoglu</w:t>
      </w:r>
      <w:proofErr w:type="spellEnd"/>
      <w:r w:rsidRPr="008D35DA">
        <w:rPr>
          <w:rFonts w:ascii="Times New Roman" w:hAnsi="Times New Roman" w:cs="Times New Roman"/>
          <w:sz w:val="24"/>
          <w:szCs w:val="24"/>
        </w:rPr>
        <w:t xml:space="preserve"> B., Arkin, S.S., </w:t>
      </w:r>
      <w:proofErr w:type="spellStart"/>
      <w:r w:rsidRPr="008D35DA">
        <w:rPr>
          <w:rFonts w:ascii="Times New Roman" w:hAnsi="Times New Roman" w:cs="Times New Roman"/>
          <w:sz w:val="24"/>
          <w:szCs w:val="24"/>
        </w:rPr>
        <w:t>Akoglu</w:t>
      </w:r>
      <w:proofErr w:type="spellEnd"/>
      <w:r w:rsidRPr="008D35DA">
        <w:rPr>
          <w:rFonts w:ascii="Times New Roman" w:hAnsi="Times New Roman" w:cs="Times New Roman"/>
          <w:sz w:val="24"/>
          <w:szCs w:val="24"/>
        </w:rPr>
        <w:t xml:space="preserve">, E., and </w:t>
      </w:r>
      <w:proofErr w:type="spellStart"/>
      <w:r w:rsidRPr="008D35DA">
        <w:rPr>
          <w:rFonts w:ascii="Times New Roman" w:hAnsi="Times New Roman" w:cs="Times New Roman"/>
          <w:sz w:val="24"/>
          <w:szCs w:val="24"/>
        </w:rPr>
        <w:t>Fach</w:t>
      </w:r>
      <w:proofErr w:type="spellEnd"/>
      <w:r w:rsidRPr="008D35DA">
        <w:rPr>
          <w:rFonts w:ascii="Times New Roman" w:hAnsi="Times New Roman" w:cs="Times New Roman"/>
          <w:sz w:val="24"/>
          <w:szCs w:val="24"/>
        </w:rPr>
        <w:t>, B.A., 2017. Evolution of Future Black Sea Fish Stocks under Changing Environmental and Climatic Conditions. Front. Mar. Sci. 4:339. doi:10.3389/fmars.2017.00339</w:t>
      </w:r>
    </w:p>
    <w:p w14:paraId="69C79F5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Satterthwaite, W.H., Andrews, K.S., Burke, B.J., Gosselin, J.L., Greene, C.M., Harvey, C.J., </w:t>
      </w:r>
      <w:proofErr w:type="spellStart"/>
      <w:r w:rsidRPr="008D35DA">
        <w:rPr>
          <w:rFonts w:ascii="Times New Roman" w:hAnsi="Times New Roman" w:cs="Times New Roman"/>
          <w:sz w:val="24"/>
          <w:szCs w:val="24"/>
        </w:rPr>
        <w:t>Munsch</w:t>
      </w:r>
      <w:proofErr w:type="spellEnd"/>
      <w:r w:rsidRPr="008D35DA">
        <w:rPr>
          <w:rFonts w:ascii="Times New Roman" w:hAnsi="Times New Roman" w:cs="Times New Roman"/>
          <w:sz w:val="24"/>
          <w:szCs w:val="24"/>
        </w:rPr>
        <w:t xml:space="preserve">, S.H., O’Farrell, M.R., </w:t>
      </w:r>
      <w:proofErr w:type="spellStart"/>
      <w:r w:rsidRPr="008D35DA">
        <w:rPr>
          <w:rFonts w:ascii="Times New Roman" w:hAnsi="Times New Roman" w:cs="Times New Roman"/>
          <w:sz w:val="24"/>
          <w:szCs w:val="24"/>
        </w:rPr>
        <w:t>Samhouri</w:t>
      </w:r>
      <w:proofErr w:type="spellEnd"/>
      <w:r w:rsidRPr="008D35DA">
        <w:rPr>
          <w:rFonts w:ascii="Times New Roman" w:hAnsi="Times New Roman" w:cs="Times New Roman"/>
          <w:sz w:val="24"/>
          <w:szCs w:val="24"/>
        </w:rPr>
        <w:t xml:space="preserve">, J.F., and </w:t>
      </w:r>
      <w:proofErr w:type="spellStart"/>
      <w:r w:rsidRPr="008D35DA">
        <w:rPr>
          <w:rFonts w:ascii="Times New Roman" w:hAnsi="Times New Roman" w:cs="Times New Roman"/>
          <w:sz w:val="24"/>
          <w:szCs w:val="24"/>
        </w:rPr>
        <w:t>Sobocinski</w:t>
      </w:r>
      <w:proofErr w:type="spellEnd"/>
      <w:r w:rsidRPr="008D35DA">
        <w:rPr>
          <w:rFonts w:ascii="Times New Roman" w:hAnsi="Times New Roman" w:cs="Times New Roman"/>
          <w:sz w:val="24"/>
          <w:szCs w:val="24"/>
        </w:rPr>
        <w:t>, K.L., 2020. Ecological thresholds in forecast performance for key United States West Coast Chinook salmon stocks. – ICES J. Mar. Sci., 77: 1503–1515. doi:10.1093/</w:t>
      </w:r>
      <w:proofErr w:type="spellStart"/>
      <w:r w:rsidRPr="008D35DA">
        <w:rPr>
          <w:rFonts w:ascii="Times New Roman" w:hAnsi="Times New Roman" w:cs="Times New Roman"/>
          <w:sz w:val="24"/>
          <w:szCs w:val="24"/>
        </w:rPr>
        <w:t>icesjms</w:t>
      </w:r>
      <w:proofErr w:type="spellEnd"/>
      <w:r w:rsidRPr="008D35DA">
        <w:rPr>
          <w:rFonts w:ascii="Times New Roman" w:hAnsi="Times New Roman" w:cs="Times New Roman"/>
          <w:sz w:val="24"/>
          <w:szCs w:val="24"/>
        </w:rPr>
        <w:t xml:space="preserve">/fsz189 </w:t>
      </w:r>
    </w:p>
    <w:p w14:paraId="2A37FB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Sissenwine</w:t>
      </w:r>
      <w:proofErr w:type="spellEnd"/>
      <w:r w:rsidRPr="008D35DA">
        <w:rPr>
          <w:rFonts w:ascii="Times New Roman" w:hAnsi="Times New Roman" w:cs="Times New Roman"/>
          <w:sz w:val="24"/>
          <w:szCs w:val="24"/>
        </w:rPr>
        <w:t xml:space="preserve">, M., and </w:t>
      </w:r>
      <w:proofErr w:type="spellStart"/>
      <w:r w:rsidRPr="008D35DA">
        <w:rPr>
          <w:rFonts w:ascii="Times New Roman" w:hAnsi="Times New Roman" w:cs="Times New Roman"/>
          <w:sz w:val="24"/>
          <w:szCs w:val="24"/>
        </w:rPr>
        <w:t>Murawski</w:t>
      </w:r>
      <w:proofErr w:type="spellEnd"/>
      <w:r w:rsidRPr="008D35DA">
        <w:rPr>
          <w:rFonts w:ascii="Times New Roman" w:hAnsi="Times New Roman" w:cs="Times New Roman"/>
          <w:sz w:val="24"/>
          <w:szCs w:val="24"/>
        </w:rPr>
        <w:t>, S., 2004. Moving beyond ‘intelligent thinking’: advancing an ecosystem approach to fisheries. In: Perspectives on Ecosystem-based Approaches to the Management of Marine Resources. Mar. Ecol. Prog. Ser., vol. 274, pp. 269–303.</w:t>
      </w:r>
    </w:p>
    <w:p w14:paraId="40AB1CB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Taylor, K.E. 2001. Summarizing multiple aspects of model performance in a single diagram.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106: 7183–7192. doi:10.1029/2000JD900719.</w:t>
      </w:r>
    </w:p>
    <w:p w14:paraId="7FD35C4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Wainwright, T.C. 2021. Ephemeral relationships in salmon forecasting: A cautionary tale.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193, 102522</w:t>
      </w:r>
    </w:p>
    <w:p w14:paraId="6A88E264"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Willmott, C. J. and Matsuura, K., 2005. Advantages of the mean absolute error (MAE) over the root mean square error (RMSE) in assessing average model performance. </w:t>
      </w:r>
      <w:proofErr w:type="spellStart"/>
      <w:r w:rsidRPr="008D35DA">
        <w:rPr>
          <w:rFonts w:ascii="Times New Roman" w:hAnsi="Times New Roman" w:cs="Times New Roman"/>
          <w:sz w:val="24"/>
          <w:szCs w:val="24"/>
        </w:rPr>
        <w:t>Clim</w:t>
      </w:r>
      <w:proofErr w:type="spellEnd"/>
      <w:r w:rsidRPr="008D35DA">
        <w:rPr>
          <w:rFonts w:ascii="Times New Roman" w:hAnsi="Times New Roman" w:cs="Times New Roman"/>
          <w:sz w:val="24"/>
          <w:szCs w:val="24"/>
        </w:rPr>
        <w:t>. Res. 30: 79–82. doi:10.3354/cr030079.</w:t>
      </w:r>
    </w:p>
    <w:p w14:paraId="206210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Wood S., 2017. Generalized Additive Models: An Introduction with R, 2 edition. Chapman and Hall/CRC.</w:t>
      </w:r>
    </w:p>
    <w:p w14:paraId="7FF4B395" w14:textId="2E63E5D2" w:rsidR="00552724" w:rsidRDefault="003C498F" w:rsidP="00D06E25">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Ye H., Beamish, R.J., Glaser, S.M., Grant, S.C., Hsieh, C.H., Richards, L.J., </w:t>
      </w:r>
      <w:proofErr w:type="spellStart"/>
      <w:r w:rsidRPr="008D35DA">
        <w:rPr>
          <w:rFonts w:ascii="Times New Roman" w:hAnsi="Times New Roman" w:cs="Times New Roman"/>
          <w:sz w:val="24"/>
          <w:szCs w:val="24"/>
        </w:rPr>
        <w:t>Schnute</w:t>
      </w:r>
      <w:proofErr w:type="spellEnd"/>
      <w:r w:rsidRPr="008D35DA">
        <w:rPr>
          <w:rFonts w:ascii="Times New Roman" w:hAnsi="Times New Roman" w:cs="Times New Roman"/>
          <w:sz w:val="24"/>
          <w:szCs w:val="24"/>
        </w:rPr>
        <w:t xml:space="preserve">, J.T., and Sugihara, G., 2015. Equation-free mechanistic ecosystem forecasting using empirical </w:t>
      </w:r>
      <w:r w:rsidRPr="008D35DA">
        <w:rPr>
          <w:rFonts w:ascii="Times New Roman" w:hAnsi="Times New Roman" w:cs="Times New Roman"/>
          <w:sz w:val="24"/>
          <w:szCs w:val="24"/>
        </w:rPr>
        <w:lastRenderedPageBreak/>
        <w:t>dynamic modeling. Proc. Natl. Acad. Sci. 112(13): E1569–E1576.</w:t>
      </w:r>
      <w:r w:rsidR="00552724" w:rsidRPr="008D35DA">
        <w:rPr>
          <w:rFonts w:ascii="Times New Roman" w:hAnsi="Times New Roman" w:cs="Times New Roman"/>
          <w:sz w:val="24"/>
          <w:szCs w:val="24"/>
        </w:rPr>
        <w:br w:type="page"/>
      </w:r>
    </w:p>
    <w:p w14:paraId="4F4D39EC" w14:textId="1A418F54" w:rsidR="00AC017A" w:rsidRPr="001E456B" w:rsidRDefault="00AC017A"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 xml:space="preserve">Figure captions </w:t>
      </w:r>
    </w:p>
    <w:p w14:paraId="60244083" w14:textId="38BD6B7A" w:rsidR="00AC017A" w:rsidRDefault="00AC017A" w:rsidP="008D35DA">
      <w:pPr>
        <w:spacing w:line="480" w:lineRule="auto"/>
        <w:rPr>
          <w:rFonts w:ascii="Times New Roman" w:hAnsi="Times New Roman" w:cs="Times New Roman"/>
          <w:sz w:val="24"/>
          <w:szCs w:val="24"/>
        </w:rPr>
      </w:pPr>
      <w:r w:rsidRPr="00AC017A">
        <w:rPr>
          <w:rFonts w:ascii="Times New Roman" w:hAnsi="Times New Roman" w:cs="Times New Roman"/>
          <w:sz w:val="24"/>
          <w:szCs w:val="24"/>
        </w:rPr>
        <w:t>Figure 1. Locations of 18 major Fraser Sockeye salmon stocks where spawning data were collected. Color indicate</w:t>
      </w:r>
      <w:r>
        <w:rPr>
          <w:rFonts w:ascii="Times New Roman" w:hAnsi="Times New Roman" w:cs="Times New Roman"/>
          <w:sz w:val="24"/>
          <w:szCs w:val="24"/>
        </w:rPr>
        <w:t>s</w:t>
      </w:r>
      <w:r w:rsidRPr="00AC017A">
        <w:rPr>
          <w:rFonts w:ascii="Times New Roman" w:hAnsi="Times New Roman" w:cs="Times New Roman"/>
          <w:sz w:val="24"/>
          <w:szCs w:val="24"/>
        </w:rPr>
        <w:t xml:space="preserve"> different run type</w:t>
      </w:r>
      <w:r>
        <w:rPr>
          <w:rFonts w:ascii="Times New Roman" w:hAnsi="Times New Roman" w:cs="Times New Roman"/>
          <w:sz w:val="24"/>
          <w:szCs w:val="24"/>
        </w:rPr>
        <w:t xml:space="preserve">: red for </w:t>
      </w:r>
      <w:r w:rsidRPr="00AC017A">
        <w:rPr>
          <w:rFonts w:ascii="Times New Roman" w:hAnsi="Times New Roman" w:cs="Times New Roman"/>
          <w:sz w:val="24"/>
          <w:szCs w:val="24"/>
        </w:rPr>
        <w:t>Early Stuart</w:t>
      </w:r>
      <w:r>
        <w:rPr>
          <w:rFonts w:ascii="Times New Roman" w:hAnsi="Times New Roman" w:cs="Times New Roman"/>
          <w:sz w:val="24"/>
          <w:szCs w:val="24"/>
        </w:rPr>
        <w:t>, green for</w:t>
      </w:r>
      <w:r w:rsidRPr="00AC017A">
        <w:rPr>
          <w:rFonts w:ascii="Times New Roman" w:hAnsi="Times New Roman" w:cs="Times New Roman"/>
          <w:sz w:val="24"/>
          <w:szCs w:val="24"/>
        </w:rPr>
        <w:t xml:space="preserve"> Early Summer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w:t>
      </w:r>
      <w:proofErr w:type="spellStart"/>
      <w:r w:rsidRPr="00AC017A">
        <w:rPr>
          <w:rFonts w:ascii="Times New Roman" w:hAnsi="Times New Roman" w:cs="Times New Roman"/>
          <w:sz w:val="24"/>
          <w:szCs w:val="24"/>
        </w:rPr>
        <w:t>Bowron</w:t>
      </w:r>
      <w:proofErr w:type="spellEnd"/>
      <w:r w:rsidRPr="00AC017A">
        <w:rPr>
          <w:rFonts w:ascii="Times New Roman" w:hAnsi="Times New Roman" w:cs="Times New Roman"/>
          <w:sz w:val="24"/>
          <w:szCs w:val="24"/>
        </w:rPr>
        <w:t xml:space="preserve">, Fennel (Upper </w:t>
      </w:r>
      <w:proofErr w:type="spellStart"/>
      <w:r w:rsidRPr="00AC017A">
        <w:rPr>
          <w:rFonts w:ascii="Times New Roman" w:hAnsi="Times New Roman" w:cs="Times New Roman"/>
          <w:sz w:val="24"/>
          <w:szCs w:val="24"/>
        </w:rPr>
        <w:t>Barriere</w:t>
      </w:r>
      <w:proofErr w:type="spellEnd"/>
      <w:r w:rsidRPr="00AC017A">
        <w:rPr>
          <w:rFonts w:ascii="Times New Roman" w:hAnsi="Times New Roman" w:cs="Times New Roman"/>
          <w:sz w:val="24"/>
          <w:szCs w:val="24"/>
        </w:rPr>
        <w:t xml:space="preserve">), Scotch, </w:t>
      </w:r>
      <w:proofErr w:type="spellStart"/>
      <w:r w:rsidRPr="00AC017A">
        <w:rPr>
          <w:rFonts w:ascii="Times New Roman" w:hAnsi="Times New Roman" w:cs="Times New Roman"/>
          <w:sz w:val="24"/>
          <w:szCs w:val="24"/>
        </w:rPr>
        <w:t>Nadina</w:t>
      </w:r>
      <w:proofErr w:type="spellEnd"/>
      <w:r w:rsidRPr="00AC017A">
        <w:rPr>
          <w:rFonts w:ascii="Times New Roman" w:hAnsi="Times New Roman" w:cs="Times New Roman"/>
          <w:sz w:val="24"/>
          <w:szCs w:val="24"/>
        </w:rPr>
        <w:t xml:space="preserve">, Pitt, Seymour,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Gates</w:t>
      </w:r>
      <w:r>
        <w:rPr>
          <w:rFonts w:ascii="Times New Roman" w:hAnsi="Times New Roman" w:cs="Times New Roman"/>
          <w:sz w:val="24"/>
          <w:szCs w:val="24"/>
        </w:rPr>
        <w:t xml:space="preserve">), blue for </w:t>
      </w:r>
      <w:r w:rsidRPr="00AC017A">
        <w:rPr>
          <w:rFonts w:ascii="Times New Roman" w:hAnsi="Times New Roman" w:cs="Times New Roman"/>
          <w:sz w:val="24"/>
          <w:szCs w:val="24"/>
        </w:rPr>
        <w:t>Summer run (</w:t>
      </w:r>
      <w:r>
        <w:rPr>
          <w:rFonts w:ascii="Times New Roman" w:hAnsi="Times New Roman" w:cs="Times New Roman"/>
          <w:sz w:val="24"/>
          <w:szCs w:val="24"/>
        </w:rPr>
        <w:t xml:space="preserve">including </w:t>
      </w:r>
      <w:proofErr w:type="spellStart"/>
      <w:r w:rsidRPr="00AC017A">
        <w:rPr>
          <w:rFonts w:ascii="Times New Roman" w:hAnsi="Times New Roman" w:cs="Times New Roman"/>
          <w:sz w:val="24"/>
          <w:szCs w:val="24"/>
        </w:rPr>
        <w:t>Chilko</w:t>
      </w:r>
      <w:proofErr w:type="spellEnd"/>
      <w:r w:rsidRPr="00AC017A">
        <w:rPr>
          <w:rFonts w:ascii="Times New Roman" w:hAnsi="Times New Roman" w:cs="Times New Roman"/>
          <w:sz w:val="24"/>
          <w:szCs w:val="24"/>
        </w:rPr>
        <w:t xml:space="preserve">, Quesnel, Late Stuart, </w:t>
      </w:r>
      <w:proofErr w:type="spellStart"/>
      <w:r w:rsidRPr="00AC017A">
        <w:rPr>
          <w:rFonts w:ascii="Times New Roman" w:hAnsi="Times New Roman" w:cs="Times New Roman"/>
          <w:sz w:val="24"/>
          <w:szCs w:val="24"/>
        </w:rPr>
        <w:t>Stellako</w:t>
      </w:r>
      <w:proofErr w:type="spellEnd"/>
      <w:r w:rsidRPr="00AC017A">
        <w:rPr>
          <w:rFonts w:ascii="Times New Roman" w:hAnsi="Times New Roman" w:cs="Times New Roman"/>
          <w:sz w:val="24"/>
          <w:szCs w:val="24"/>
        </w:rPr>
        <w:t xml:space="preserve">,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Raft</w:t>
      </w:r>
      <w:r>
        <w:rPr>
          <w:rFonts w:ascii="Times New Roman" w:hAnsi="Times New Roman" w:cs="Times New Roman"/>
          <w:sz w:val="24"/>
          <w:szCs w:val="24"/>
        </w:rPr>
        <w:t>), and purple for</w:t>
      </w:r>
      <w:r w:rsidRPr="00AC017A">
        <w:rPr>
          <w:rFonts w:ascii="Times New Roman" w:hAnsi="Times New Roman" w:cs="Times New Roman"/>
          <w:sz w:val="24"/>
          <w:szCs w:val="24"/>
        </w:rPr>
        <w:t xml:space="preserve"> Late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Late Shuswap, Cultus, Portage, Weaver</w:t>
      </w:r>
      <w:r w:rsidR="00FD0D90">
        <w:rPr>
          <w:rFonts w:ascii="Times New Roman" w:hAnsi="Times New Roman" w:cs="Times New Roman"/>
          <w:sz w:val="24"/>
          <w:szCs w:val="24"/>
        </w:rPr>
        <w:t>,</w:t>
      </w:r>
      <w:r w:rsidRPr="00AC017A">
        <w:rPr>
          <w:rFonts w:ascii="Times New Roman" w:hAnsi="Times New Roman" w:cs="Times New Roman"/>
          <w:sz w:val="24"/>
          <w:szCs w:val="24"/>
        </w:rPr>
        <w:t xml:space="preserve"> and Birkenhead</w:t>
      </w:r>
      <w:r>
        <w:rPr>
          <w:rFonts w:ascii="Times New Roman" w:hAnsi="Times New Roman" w:cs="Times New Roman"/>
          <w:sz w:val="24"/>
          <w:szCs w:val="24"/>
        </w:rPr>
        <w:t>)</w:t>
      </w:r>
      <w:r w:rsidRPr="00AC017A">
        <w:rPr>
          <w:rFonts w:ascii="Times New Roman" w:hAnsi="Times New Roman" w:cs="Times New Roman"/>
          <w:sz w:val="24"/>
          <w:szCs w:val="24"/>
        </w:rPr>
        <w:t>.</w:t>
      </w:r>
    </w:p>
    <w:p w14:paraId="05A23C12" w14:textId="5B3ECBBE" w:rsidR="00AC017A" w:rsidRPr="008D35DA"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2. Interannual variation</w:t>
      </w:r>
      <w:r>
        <w:rPr>
          <w:rFonts w:ascii="Times New Roman" w:hAnsi="Times New Roman" w:cs="Times New Roman"/>
          <w:sz w:val="24"/>
          <w:szCs w:val="24"/>
        </w:rPr>
        <w:t>s</w:t>
      </w:r>
      <w:r w:rsidRPr="00FD0D90">
        <w:rPr>
          <w:rFonts w:ascii="Times New Roman" w:hAnsi="Times New Roman" w:cs="Times New Roman"/>
          <w:sz w:val="24"/>
          <w:szCs w:val="24"/>
        </w:rPr>
        <w:t xml:space="preserve"> of </w:t>
      </w:r>
      <w:r>
        <w:rPr>
          <w:rFonts w:ascii="Times New Roman" w:hAnsi="Times New Roman" w:cs="Times New Roman"/>
          <w:sz w:val="24"/>
          <w:szCs w:val="24"/>
        </w:rPr>
        <w:t>ten</w:t>
      </w:r>
      <w:r w:rsidRPr="00FD0D90">
        <w:rPr>
          <w:rFonts w:ascii="Times New Roman" w:hAnsi="Times New Roman" w:cs="Times New Roman"/>
          <w:sz w:val="24"/>
          <w:szCs w:val="24"/>
        </w:rPr>
        <w:t xml:space="preserve"> environmental and ecological variables from 1</w:t>
      </w:r>
      <w:r>
        <w:rPr>
          <w:rFonts w:ascii="Times New Roman" w:hAnsi="Times New Roman" w:cs="Times New Roman"/>
          <w:sz w:val="24"/>
          <w:szCs w:val="24"/>
        </w:rPr>
        <w:t>9</w:t>
      </w:r>
      <w:r w:rsidRPr="00FD0D90">
        <w:rPr>
          <w:rFonts w:ascii="Times New Roman" w:hAnsi="Times New Roman" w:cs="Times New Roman"/>
          <w:sz w:val="24"/>
          <w:szCs w:val="24"/>
        </w:rPr>
        <w:t>50-2020, including sea surface temperature</w:t>
      </w:r>
      <w:r>
        <w:rPr>
          <w:rFonts w:ascii="Times New Roman" w:hAnsi="Times New Roman" w:cs="Times New Roman"/>
          <w:sz w:val="24"/>
          <w:szCs w:val="24"/>
        </w:rPr>
        <w:t xml:space="preserve"> (SST,</w:t>
      </w:r>
      <w:r w:rsidRPr="00FD0D90">
        <w:rPr>
          <w:rFonts w:ascii="Times New Roman" w:hAnsi="Times New Roman" w:cs="Times New Roman"/>
          <w:sz w:val="24"/>
          <w:szCs w:val="24"/>
        </w:rPr>
        <w:t xml:space="preserve"> unit in </w:t>
      </w:r>
      <w:proofErr w:type="spellStart"/>
      <w:r w:rsidRPr="004A57FB">
        <w:rPr>
          <w:rFonts w:ascii="Times New Roman" w:hAnsi="Times New Roman" w:cs="Times New Roman"/>
          <w:sz w:val="24"/>
          <w:szCs w:val="24"/>
          <w:vertAlign w:val="superscript"/>
        </w:rPr>
        <w:t>o</w:t>
      </w:r>
      <w:r w:rsidRPr="00FD0D90">
        <w:rPr>
          <w:rFonts w:ascii="Times New Roman" w:hAnsi="Times New Roman" w:cs="Times New Roman"/>
          <w:sz w:val="24"/>
          <w:szCs w:val="24"/>
        </w:rPr>
        <w:t>C</w:t>
      </w:r>
      <w:proofErr w:type="spellEnd"/>
      <w:r>
        <w:rPr>
          <w:rFonts w:ascii="Times New Roman" w:hAnsi="Times New Roman" w:cs="Times New Roman"/>
          <w:sz w:val="24"/>
          <w:szCs w:val="24"/>
        </w:rPr>
        <w:t>) at</w:t>
      </w:r>
      <w:r w:rsidRPr="00FD0D90">
        <w:rPr>
          <w:rFonts w:ascii="Times New Roman" w:hAnsi="Times New Roman" w:cs="Times New Roman"/>
          <w:sz w:val="24"/>
          <w:szCs w:val="24"/>
        </w:rPr>
        <w:t xml:space="preserve"> Entrance Island </w:t>
      </w:r>
      <w:r>
        <w:rPr>
          <w:rFonts w:ascii="Times New Roman" w:hAnsi="Times New Roman" w:cs="Times New Roman"/>
          <w:sz w:val="24"/>
          <w:szCs w:val="24"/>
        </w:rPr>
        <w:t xml:space="preserve">and </w:t>
      </w:r>
      <w:r w:rsidRPr="00FD0D90">
        <w:rPr>
          <w:rFonts w:ascii="Times New Roman" w:hAnsi="Times New Roman" w:cs="Times New Roman"/>
          <w:sz w:val="24"/>
          <w:szCs w:val="24"/>
        </w:rPr>
        <w:t>Pine Island, mean and peak Fraser River discharge at Hope (unit m</w:t>
      </w:r>
      <w:r w:rsidRPr="001E456B">
        <w:rPr>
          <w:rFonts w:ascii="Times New Roman" w:hAnsi="Times New Roman" w:cs="Times New Roman"/>
          <w:sz w:val="24"/>
          <w:szCs w:val="24"/>
          <w:vertAlign w:val="superscript"/>
        </w:rPr>
        <w:t>3</w:t>
      </w:r>
      <w:r w:rsidRPr="00FD0D90">
        <w:rPr>
          <w:rFonts w:ascii="Times New Roman" w:hAnsi="Times New Roman" w:cs="Times New Roman"/>
          <w:sz w:val="24"/>
          <w:szCs w:val="24"/>
        </w:rPr>
        <w:t xml:space="preserve">/s),  Pacific Decadal Oscillation (PDO), </w:t>
      </w:r>
      <w:r>
        <w:rPr>
          <w:rFonts w:ascii="Times New Roman" w:hAnsi="Times New Roman" w:cs="Times New Roman"/>
          <w:sz w:val="24"/>
          <w:szCs w:val="24"/>
        </w:rPr>
        <w:t xml:space="preserve">SST in  the </w:t>
      </w:r>
      <w:r w:rsidRPr="00FD0D90">
        <w:rPr>
          <w:rFonts w:ascii="Times New Roman" w:hAnsi="Times New Roman" w:cs="Times New Roman"/>
          <w:sz w:val="24"/>
          <w:szCs w:val="24"/>
        </w:rPr>
        <w:t xml:space="preserve">Gulf of Alaska, North Pacific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ockeye</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C</w:t>
      </w:r>
      <w:r w:rsidR="00114F3E" w:rsidRPr="00FD0D90">
        <w:rPr>
          <w:rFonts w:ascii="Times New Roman" w:hAnsi="Times New Roman" w:cs="Times New Roman"/>
          <w:sz w:val="24"/>
          <w:szCs w:val="24"/>
        </w:rPr>
        <w:t>hum</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P</w:t>
      </w:r>
      <w:r w:rsidR="00114F3E" w:rsidRPr="00FD0D90">
        <w:rPr>
          <w:rFonts w:ascii="Times New Roman" w:hAnsi="Times New Roman" w:cs="Times New Roman"/>
          <w:sz w:val="24"/>
          <w:szCs w:val="24"/>
        </w:rPr>
        <w:t xml:space="preserve">ink </w:t>
      </w:r>
      <w:r w:rsidRPr="00FD0D90">
        <w:rPr>
          <w:rFonts w:ascii="Times New Roman" w:hAnsi="Times New Roman" w:cs="Times New Roman"/>
          <w:sz w:val="24"/>
          <w:szCs w:val="24"/>
        </w:rPr>
        <w:t xml:space="preserve">salmon abundance (catch plus escapement, number in million), and </w:t>
      </w:r>
      <w:r>
        <w:rPr>
          <w:rFonts w:ascii="Times New Roman" w:hAnsi="Times New Roman" w:cs="Times New Roman"/>
          <w:sz w:val="24"/>
          <w:szCs w:val="24"/>
        </w:rPr>
        <w:t xml:space="preserve">combined </w:t>
      </w:r>
      <w:r w:rsidRPr="00FD0D90">
        <w:rPr>
          <w:rFonts w:ascii="Times New Roman" w:hAnsi="Times New Roman" w:cs="Times New Roman"/>
          <w:sz w:val="24"/>
          <w:szCs w:val="24"/>
        </w:rPr>
        <w:t xml:space="preserve">total </w:t>
      </w:r>
      <w:r>
        <w:rPr>
          <w:rFonts w:ascii="Times New Roman" w:hAnsi="Times New Roman" w:cs="Times New Roman"/>
          <w:sz w:val="24"/>
          <w:szCs w:val="24"/>
        </w:rPr>
        <w:t xml:space="preserve">of the three </w:t>
      </w:r>
      <w:r w:rsidRPr="00FD0D90">
        <w:rPr>
          <w:rFonts w:ascii="Times New Roman" w:hAnsi="Times New Roman" w:cs="Times New Roman"/>
          <w:sz w:val="24"/>
          <w:szCs w:val="24"/>
        </w:rPr>
        <w:t xml:space="preserve">salmon </w:t>
      </w:r>
      <w:r>
        <w:rPr>
          <w:rFonts w:ascii="Times New Roman" w:hAnsi="Times New Roman" w:cs="Times New Roman"/>
          <w:sz w:val="24"/>
          <w:szCs w:val="24"/>
        </w:rPr>
        <w:t>species</w:t>
      </w:r>
      <w:r w:rsidRPr="00FD0D90">
        <w:rPr>
          <w:rFonts w:ascii="Times New Roman" w:hAnsi="Times New Roman" w:cs="Times New Roman"/>
          <w:sz w:val="24"/>
          <w:szCs w:val="24"/>
        </w:rPr>
        <w:t>.</w:t>
      </w:r>
    </w:p>
    <w:p w14:paraId="7A08978E" w14:textId="5C0E03AE" w:rsidR="00ED4E38" w:rsidRDefault="00FD0D90" w:rsidP="008D35DA">
      <w:pPr>
        <w:spacing w:line="480" w:lineRule="auto"/>
        <w:rPr>
          <w:rFonts w:ascii="Times New Roman" w:hAnsi="Times New Roman" w:cs="Times New Roman"/>
          <w:sz w:val="24"/>
          <w:szCs w:val="24"/>
        </w:rPr>
      </w:pPr>
      <w:bookmarkStart w:id="800" w:name="_3znysh7" w:colFirst="0" w:colLast="0"/>
      <w:bookmarkStart w:id="801" w:name="_3dy6vkm" w:colFirst="0" w:colLast="0"/>
      <w:bookmarkStart w:id="802" w:name="1t3h5sf" w:colFirst="0" w:colLast="0"/>
      <w:bookmarkStart w:id="803" w:name="_4d34og8" w:colFirst="0" w:colLast="0"/>
      <w:bookmarkEnd w:id="1"/>
      <w:bookmarkEnd w:id="800"/>
      <w:bookmarkEnd w:id="801"/>
      <w:bookmarkEnd w:id="802"/>
      <w:bookmarkEnd w:id="803"/>
      <w:r w:rsidRPr="00FD0D90">
        <w:rPr>
          <w:rFonts w:ascii="Times New Roman" w:hAnsi="Times New Roman" w:cs="Times New Roman"/>
          <w:sz w:val="24"/>
          <w:szCs w:val="24"/>
        </w:rPr>
        <w:t xml:space="preserve">Figure 3.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among all 37 forecast models for all 18 stocks. The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(scale of 0-1) for </w:t>
      </w:r>
      <w:r>
        <w:rPr>
          <w:rFonts w:ascii="Times New Roman" w:hAnsi="Times New Roman" w:cs="Times New Roman"/>
          <w:sz w:val="24"/>
          <w:szCs w:val="24"/>
        </w:rPr>
        <w:t>an</w:t>
      </w:r>
      <w:r w:rsidRPr="00FD0D90">
        <w:rPr>
          <w:rFonts w:ascii="Times New Roman" w:hAnsi="Times New Roman" w:cs="Times New Roman"/>
          <w:sz w:val="24"/>
          <w:szCs w:val="24"/>
        </w:rPr>
        <w:t xml:space="preserve"> individual stock was derived from the </w:t>
      </w:r>
      <w:r w:rsidR="00511D98">
        <w:rPr>
          <w:rFonts w:ascii="Times New Roman" w:hAnsi="Times New Roman" w:cs="Times New Roman"/>
          <w:sz w:val="24"/>
          <w:szCs w:val="24"/>
        </w:rPr>
        <w:t>overall rank</w:t>
      </w:r>
      <w:r w:rsidRPr="00FD0D90">
        <w:rPr>
          <w:rFonts w:ascii="Times New Roman" w:hAnsi="Times New Roman" w:cs="Times New Roman"/>
          <w:sz w:val="24"/>
          <w:szCs w:val="24"/>
        </w:rPr>
        <w:t xml:space="preserve"> table by dividing the rank of a model by the number of models evaluated</w:t>
      </w:r>
      <w:r>
        <w:rPr>
          <w:rFonts w:ascii="Times New Roman" w:hAnsi="Times New Roman" w:cs="Times New Roman"/>
          <w:sz w:val="24"/>
          <w:szCs w:val="24"/>
        </w:rPr>
        <w:t xml:space="preserve"> for this specific stock</w:t>
      </w:r>
      <w:r w:rsidRPr="00FD0D90">
        <w:rPr>
          <w:rFonts w:ascii="Times New Roman" w:hAnsi="Times New Roman" w:cs="Times New Roman"/>
          <w:sz w:val="24"/>
          <w:szCs w:val="24"/>
        </w:rPr>
        <w:t>. Blank indicates the model was not applicable to the stock.</w:t>
      </w:r>
    </w:p>
    <w:p w14:paraId="07673403" w14:textId="5D860E14" w:rsidR="00FD0D90"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4. Correlation</w:t>
      </w:r>
      <w:r w:rsidR="00122AD2">
        <w:rPr>
          <w:rFonts w:ascii="Times New Roman" w:hAnsi="Times New Roman" w:cs="Times New Roman"/>
          <w:sz w:val="24"/>
          <w:szCs w:val="24"/>
        </w:rPr>
        <w:t>s</w:t>
      </w:r>
      <w:r w:rsidRPr="00FD0D90">
        <w:rPr>
          <w:rFonts w:ascii="Times New Roman" w:hAnsi="Times New Roman" w:cs="Times New Roman"/>
          <w:sz w:val="24"/>
          <w:szCs w:val="24"/>
        </w:rPr>
        <w:t xml:space="preserve"> between </w:t>
      </w:r>
      <w:r w:rsidR="00122AD2">
        <w:rPr>
          <w:rFonts w:ascii="Times New Roman" w:hAnsi="Times New Roman" w:cs="Times New Roman"/>
          <w:sz w:val="24"/>
          <w:szCs w:val="24"/>
        </w:rPr>
        <w:t xml:space="preserve">retrospective </w:t>
      </w:r>
      <w:r w:rsidRPr="00FD0D90">
        <w:rPr>
          <w:rFonts w:ascii="Times New Roman" w:hAnsi="Times New Roman" w:cs="Times New Roman"/>
          <w:sz w:val="24"/>
          <w:szCs w:val="24"/>
        </w:rPr>
        <w:t xml:space="preserve">forecasts </w:t>
      </w:r>
      <w:r w:rsidR="00122AD2">
        <w:rPr>
          <w:rFonts w:ascii="Times New Roman" w:hAnsi="Times New Roman" w:cs="Times New Roman"/>
          <w:sz w:val="24"/>
          <w:szCs w:val="24"/>
        </w:rPr>
        <w:t xml:space="preserve">for the period of 2009 – 2020 based on </w:t>
      </w:r>
      <w:r w:rsidRPr="00FD0D90">
        <w:rPr>
          <w:rFonts w:ascii="Times New Roman" w:hAnsi="Times New Roman" w:cs="Times New Roman"/>
          <w:sz w:val="24"/>
          <w:szCs w:val="24"/>
        </w:rPr>
        <w:t xml:space="preserve">all 37 </w:t>
      </w:r>
      <w:r w:rsidR="00122AD2">
        <w:rPr>
          <w:rFonts w:ascii="Times New Roman" w:hAnsi="Times New Roman" w:cs="Times New Roman"/>
          <w:sz w:val="24"/>
          <w:szCs w:val="24"/>
        </w:rPr>
        <w:t xml:space="preserve">forecast </w:t>
      </w:r>
      <w:r w:rsidRPr="00FD0D90">
        <w:rPr>
          <w:rFonts w:ascii="Times New Roman" w:hAnsi="Times New Roman" w:cs="Times New Roman"/>
          <w:sz w:val="24"/>
          <w:szCs w:val="24"/>
        </w:rPr>
        <w:t xml:space="preserve">models </w:t>
      </w:r>
      <w:r w:rsidR="00122AD2">
        <w:rPr>
          <w:rFonts w:ascii="Times New Roman" w:hAnsi="Times New Roman" w:cs="Times New Roman"/>
          <w:sz w:val="24"/>
          <w:szCs w:val="24"/>
        </w:rPr>
        <w:t>and</w:t>
      </w:r>
      <w:r w:rsidRPr="00FD0D90">
        <w:rPr>
          <w:rFonts w:ascii="Times New Roman" w:hAnsi="Times New Roman" w:cs="Times New Roman"/>
          <w:sz w:val="24"/>
          <w:szCs w:val="24"/>
        </w:rPr>
        <w:t xml:space="preserve"> observations for all 18 Fraser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 xml:space="preserve">ockeye </w:t>
      </w:r>
      <w:r w:rsidRPr="00FD0D90">
        <w:rPr>
          <w:rFonts w:ascii="Times New Roman" w:hAnsi="Times New Roman" w:cs="Times New Roman"/>
          <w:sz w:val="24"/>
          <w:szCs w:val="24"/>
        </w:rPr>
        <w:t>stocks.</w:t>
      </w:r>
      <w:r w:rsidR="00122AD2">
        <w:rPr>
          <w:rFonts w:ascii="Times New Roman" w:hAnsi="Times New Roman" w:cs="Times New Roman"/>
          <w:sz w:val="24"/>
          <w:szCs w:val="24"/>
        </w:rPr>
        <w:t xml:space="preserve"> Correlation between historical forecasts (denoted as Forecast) and observations was also shown.</w:t>
      </w:r>
    </w:p>
    <w:p w14:paraId="34E30A14" w14:textId="20C792BF" w:rsidR="00122AD2" w:rsidRDefault="00122AD2" w:rsidP="008D35DA">
      <w:pPr>
        <w:spacing w:line="480" w:lineRule="auto"/>
        <w:rPr>
          <w:rFonts w:ascii="Times New Roman" w:hAnsi="Times New Roman" w:cs="Times New Roman"/>
          <w:sz w:val="24"/>
          <w:szCs w:val="24"/>
        </w:rPr>
      </w:pPr>
      <w:r w:rsidRPr="00122AD2">
        <w:rPr>
          <w:rFonts w:ascii="Times New Roman" w:hAnsi="Times New Roman" w:cs="Times New Roman"/>
          <w:sz w:val="24"/>
          <w:szCs w:val="24"/>
        </w:rPr>
        <w:t xml:space="preserve">Figure 5. </w:t>
      </w:r>
      <w:r>
        <w:rPr>
          <w:rFonts w:ascii="Times New Roman" w:hAnsi="Times New Roman" w:cs="Times New Roman"/>
          <w:sz w:val="24"/>
          <w:szCs w:val="24"/>
        </w:rPr>
        <w:t xml:space="preserve">(a) </w:t>
      </w:r>
      <w:r w:rsidRPr="00122AD2">
        <w:rPr>
          <w:rFonts w:ascii="Times New Roman" w:hAnsi="Times New Roman" w:cs="Times New Roman"/>
          <w:sz w:val="24"/>
          <w:szCs w:val="24"/>
        </w:rPr>
        <w:t>Taylor diagrams for Early Stuart</w:t>
      </w:r>
      <w:r w:rsidR="00114F3E">
        <w:rPr>
          <w:rFonts w:ascii="Times New Roman" w:hAnsi="Times New Roman" w:cs="Times New Roman"/>
          <w:sz w:val="24"/>
          <w:szCs w:val="24"/>
        </w:rPr>
        <w:t xml:space="preserve"> Sockeye stock</w:t>
      </w:r>
      <w:r w:rsidRPr="00122AD2">
        <w:rPr>
          <w:rFonts w:ascii="Times New Roman" w:hAnsi="Times New Roman" w:cs="Times New Roman"/>
          <w:sz w:val="24"/>
          <w:szCs w:val="24"/>
        </w:rPr>
        <w:t>, seven Early Summer run (</w:t>
      </w:r>
      <w:proofErr w:type="spellStart"/>
      <w:r w:rsidRPr="00122AD2">
        <w:rPr>
          <w:rFonts w:ascii="Times New Roman" w:hAnsi="Times New Roman" w:cs="Times New Roman"/>
          <w:sz w:val="24"/>
          <w:szCs w:val="24"/>
        </w:rPr>
        <w:t>Bowron</w:t>
      </w:r>
      <w:proofErr w:type="spellEnd"/>
      <w:r w:rsidRPr="00122AD2">
        <w:rPr>
          <w:rFonts w:ascii="Times New Roman" w:hAnsi="Times New Roman" w:cs="Times New Roman"/>
          <w:sz w:val="24"/>
          <w:szCs w:val="24"/>
        </w:rPr>
        <w:t xml:space="preserve">, Fennel (Upper </w:t>
      </w:r>
      <w:proofErr w:type="spellStart"/>
      <w:r w:rsidRPr="00122AD2">
        <w:rPr>
          <w:rFonts w:ascii="Times New Roman" w:hAnsi="Times New Roman" w:cs="Times New Roman"/>
          <w:sz w:val="24"/>
          <w:szCs w:val="24"/>
        </w:rPr>
        <w:t>Barriere</w:t>
      </w:r>
      <w:proofErr w:type="spellEnd"/>
      <w:r w:rsidRPr="00122AD2">
        <w:rPr>
          <w:rFonts w:ascii="Times New Roman" w:hAnsi="Times New Roman" w:cs="Times New Roman"/>
          <w:sz w:val="24"/>
          <w:szCs w:val="24"/>
        </w:rPr>
        <w:t xml:space="preserve">), Scotch, </w:t>
      </w:r>
      <w:proofErr w:type="spellStart"/>
      <w:r w:rsidRPr="00122AD2">
        <w:rPr>
          <w:rFonts w:ascii="Times New Roman" w:hAnsi="Times New Roman" w:cs="Times New Roman"/>
          <w:sz w:val="24"/>
          <w:szCs w:val="24"/>
        </w:rPr>
        <w:t>Nadina</w:t>
      </w:r>
      <w:proofErr w:type="spellEnd"/>
      <w:r w:rsidRPr="00122AD2">
        <w:rPr>
          <w:rFonts w:ascii="Times New Roman" w:hAnsi="Times New Roman" w:cs="Times New Roman"/>
          <w:sz w:val="24"/>
          <w:szCs w:val="24"/>
        </w:rPr>
        <w:t>, Pitt, Seymour, Gates), and one Summer run (</w:t>
      </w:r>
      <w:proofErr w:type="spellStart"/>
      <w:r w:rsidRPr="00122AD2">
        <w:rPr>
          <w:rFonts w:ascii="Times New Roman" w:hAnsi="Times New Roman" w:cs="Times New Roman"/>
          <w:sz w:val="24"/>
          <w:szCs w:val="24"/>
        </w:rPr>
        <w:t>Chilko</w:t>
      </w:r>
      <w:proofErr w:type="spellEnd"/>
      <w:r w:rsidRPr="00122AD2">
        <w:rPr>
          <w:rFonts w:ascii="Times New Roman" w:hAnsi="Times New Roman" w:cs="Times New Roman"/>
          <w:sz w:val="24"/>
          <w:szCs w:val="24"/>
        </w:rPr>
        <w:t xml:space="preserve">). </w:t>
      </w:r>
      <w:r w:rsidR="0009482C">
        <w:rPr>
          <w:rFonts w:ascii="Times New Roman" w:hAnsi="Times New Roman" w:cs="Times New Roman"/>
          <w:sz w:val="24"/>
          <w:szCs w:val="24"/>
        </w:rPr>
        <w:t xml:space="preserve">(b) </w:t>
      </w:r>
      <w:r w:rsidR="0009482C" w:rsidRPr="00122AD2">
        <w:rPr>
          <w:rFonts w:ascii="Times New Roman" w:hAnsi="Times New Roman" w:cs="Times New Roman"/>
          <w:sz w:val="24"/>
          <w:szCs w:val="24"/>
        </w:rPr>
        <w:t xml:space="preserve">Taylor diagrams for </w:t>
      </w:r>
      <w:r w:rsidR="0009482C" w:rsidRPr="0009482C">
        <w:rPr>
          <w:rFonts w:ascii="Times New Roman" w:hAnsi="Times New Roman" w:cs="Times New Roman"/>
          <w:sz w:val="24"/>
          <w:szCs w:val="24"/>
        </w:rPr>
        <w:t xml:space="preserve">four Summer run (Quesnel, Late Stuart, </w:t>
      </w:r>
      <w:proofErr w:type="spellStart"/>
      <w:r w:rsidR="0009482C" w:rsidRPr="0009482C">
        <w:rPr>
          <w:rFonts w:ascii="Times New Roman" w:hAnsi="Times New Roman" w:cs="Times New Roman"/>
          <w:sz w:val="24"/>
          <w:szCs w:val="24"/>
        </w:rPr>
        <w:t>Stellako</w:t>
      </w:r>
      <w:proofErr w:type="spellEnd"/>
      <w:r w:rsidR="0009482C" w:rsidRPr="0009482C">
        <w:rPr>
          <w:rFonts w:ascii="Times New Roman" w:hAnsi="Times New Roman" w:cs="Times New Roman"/>
          <w:sz w:val="24"/>
          <w:szCs w:val="24"/>
        </w:rPr>
        <w:t xml:space="preserve">, Raft) and five Late run (Late Shuswap, Cultus, Portage, Weaver and Birkenhead). </w:t>
      </w:r>
      <w:r w:rsidR="00114F3E">
        <w:rPr>
          <w:rFonts w:ascii="Times New Roman" w:hAnsi="Times New Roman" w:cs="Times New Roman"/>
          <w:sz w:val="24"/>
          <w:szCs w:val="24"/>
        </w:rPr>
        <w:t xml:space="preserve">Each </w:t>
      </w:r>
      <w:r w:rsidR="0009482C" w:rsidRPr="00122AD2">
        <w:rPr>
          <w:rFonts w:ascii="Times New Roman" w:hAnsi="Times New Roman" w:cs="Times New Roman"/>
          <w:sz w:val="24"/>
          <w:szCs w:val="24"/>
        </w:rPr>
        <w:t>Taylor diagram</w:t>
      </w:r>
      <w:r w:rsidR="0009482C">
        <w:rPr>
          <w:rFonts w:ascii="Times New Roman" w:hAnsi="Times New Roman" w:cs="Times New Roman"/>
          <w:sz w:val="24"/>
          <w:szCs w:val="24"/>
        </w:rPr>
        <w:t xml:space="preserve"> </w:t>
      </w:r>
      <w:r w:rsidR="0009482C" w:rsidRPr="00122AD2">
        <w:rPr>
          <w:rFonts w:ascii="Times New Roman" w:hAnsi="Times New Roman" w:cs="Times New Roman"/>
          <w:sz w:val="24"/>
          <w:szCs w:val="24"/>
        </w:rPr>
        <w:t>compar</w:t>
      </w:r>
      <w:r w:rsidR="0009482C">
        <w:rPr>
          <w:rFonts w:ascii="Times New Roman" w:hAnsi="Times New Roman" w:cs="Times New Roman"/>
          <w:sz w:val="24"/>
          <w:szCs w:val="24"/>
        </w:rPr>
        <w:t>e</w:t>
      </w:r>
      <w:r w:rsidR="00114F3E">
        <w:rPr>
          <w:rFonts w:ascii="Times New Roman" w:hAnsi="Times New Roman" w:cs="Times New Roman"/>
          <w:sz w:val="24"/>
          <w:szCs w:val="24"/>
        </w:rPr>
        <w:t>s</w:t>
      </w:r>
      <w:r w:rsidR="0009482C" w:rsidRPr="00122AD2">
        <w:rPr>
          <w:rFonts w:ascii="Times New Roman" w:hAnsi="Times New Roman" w:cs="Times New Roman"/>
          <w:sz w:val="24"/>
          <w:szCs w:val="24"/>
        </w:rPr>
        <w:t xml:space="preserve"> 37 </w:t>
      </w:r>
      <w:r w:rsidR="0009482C" w:rsidRPr="00122AD2">
        <w:rPr>
          <w:rFonts w:ascii="Times New Roman" w:hAnsi="Times New Roman" w:cs="Times New Roman"/>
          <w:sz w:val="24"/>
          <w:szCs w:val="24"/>
        </w:rPr>
        <w:lastRenderedPageBreak/>
        <w:t xml:space="preserve">model forecasts </w:t>
      </w:r>
      <w:r w:rsidR="00114F3E" w:rsidRPr="00114F3E">
        <w:rPr>
          <w:rFonts w:ascii="Times New Roman" w:hAnsi="Times New Roman" w:cs="Times New Roman"/>
          <w:sz w:val="24"/>
          <w:szCs w:val="24"/>
        </w:rPr>
        <w:t>and the historical Forecast (</w:t>
      </w:r>
      <w:r w:rsidR="002F3962">
        <w:rPr>
          <w:rFonts w:ascii="Times New Roman" w:hAnsi="Times New Roman" w:cs="Times New Roman"/>
          <w:sz w:val="24"/>
          <w:szCs w:val="24"/>
        </w:rPr>
        <w:t xml:space="preserve">black </w:t>
      </w:r>
      <w:r w:rsidR="00114F3E" w:rsidRPr="00114F3E">
        <w:rPr>
          <w:rFonts w:ascii="Times New Roman" w:hAnsi="Times New Roman" w:cs="Times New Roman"/>
          <w:sz w:val="24"/>
          <w:szCs w:val="24"/>
        </w:rPr>
        <w:t xml:space="preserve">solid square) </w:t>
      </w:r>
      <w:r w:rsidR="0009482C" w:rsidRPr="00122AD2">
        <w:rPr>
          <w:rFonts w:ascii="Times New Roman" w:hAnsi="Times New Roman" w:cs="Times New Roman"/>
          <w:sz w:val="24"/>
          <w:szCs w:val="24"/>
        </w:rPr>
        <w:t xml:space="preserve">against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0009482C" w:rsidRPr="00122AD2">
        <w:rPr>
          <w:rFonts w:ascii="Times New Roman" w:hAnsi="Times New Roman" w:cs="Times New Roman"/>
          <w:sz w:val="24"/>
          <w:szCs w:val="24"/>
        </w:rPr>
        <w:t>(</w:t>
      </w:r>
      <w:r w:rsidR="002F3962">
        <w:rPr>
          <w:rFonts w:ascii="Times New Roman" w:hAnsi="Times New Roman" w:cs="Times New Roman"/>
          <w:sz w:val="24"/>
          <w:szCs w:val="24"/>
        </w:rPr>
        <w:t xml:space="preserve">black </w:t>
      </w:r>
      <w:r w:rsidR="0009482C" w:rsidRPr="00122AD2">
        <w:rPr>
          <w:rFonts w:ascii="Times New Roman" w:hAnsi="Times New Roman" w:cs="Times New Roman"/>
          <w:sz w:val="24"/>
          <w:szCs w:val="24"/>
        </w:rPr>
        <w:t>solid cycle on the x-axis)</w:t>
      </w:r>
      <w:r w:rsidR="0009482C">
        <w:rPr>
          <w:rFonts w:ascii="Times New Roman" w:hAnsi="Times New Roman" w:cs="Times New Roman"/>
          <w:sz w:val="24"/>
          <w:szCs w:val="24"/>
        </w:rPr>
        <w:t>.</w:t>
      </w:r>
      <w:r w:rsidR="0009482C" w:rsidRPr="00122AD2">
        <w:rPr>
          <w:rFonts w:ascii="Times New Roman" w:hAnsi="Times New Roman" w:cs="Times New Roman"/>
          <w:sz w:val="24"/>
          <w:szCs w:val="24"/>
        </w:rPr>
        <w:t xml:space="preserve"> </w:t>
      </w:r>
      <w:r w:rsidRPr="00122AD2">
        <w:rPr>
          <w:rFonts w:ascii="Times New Roman" w:hAnsi="Times New Roman" w:cs="Times New Roman"/>
          <w:sz w:val="24"/>
          <w:szCs w:val="24"/>
        </w:rPr>
        <w:t xml:space="preserve">The distance from the origin is the normalized standard deviation with the normalized </w:t>
      </w:r>
      <w:r w:rsidR="002A59E4">
        <w:rPr>
          <w:rFonts w:ascii="Times New Roman" w:hAnsi="Times New Roman" w:cs="Times New Roman"/>
          <w:sz w:val="24"/>
          <w:szCs w:val="24"/>
        </w:rPr>
        <w:t xml:space="preserve">value </w:t>
      </w:r>
      <w:r w:rsidRPr="00122AD2">
        <w:rPr>
          <w:rFonts w:ascii="Times New Roman" w:hAnsi="Times New Roman" w:cs="Times New Roman"/>
          <w:sz w:val="24"/>
          <w:szCs w:val="24"/>
        </w:rPr>
        <w:t>for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being 1. The angle describes the correlation (0 to 1) between model </w:t>
      </w:r>
      <w:r w:rsidR="00114F3E">
        <w:rPr>
          <w:rFonts w:ascii="Times New Roman" w:hAnsi="Times New Roman" w:cs="Times New Roman"/>
          <w:sz w:val="24"/>
          <w:szCs w:val="24"/>
        </w:rPr>
        <w:t xml:space="preserve">forecasts </w:t>
      </w:r>
      <w:r w:rsidRPr="00122AD2">
        <w:rPr>
          <w:rFonts w:ascii="Times New Roman" w:hAnsi="Times New Roman" w:cs="Times New Roman"/>
          <w:sz w:val="24"/>
          <w:szCs w:val="24"/>
        </w:rPr>
        <w:t>and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The dashed </w:t>
      </w:r>
      <w:r w:rsidR="00114F3E">
        <w:rPr>
          <w:rFonts w:ascii="Times New Roman" w:hAnsi="Times New Roman" w:cs="Times New Roman"/>
          <w:sz w:val="24"/>
          <w:szCs w:val="24"/>
        </w:rPr>
        <w:t>arcs</w:t>
      </w:r>
      <w:r w:rsidRPr="00122AD2">
        <w:rPr>
          <w:rFonts w:ascii="Times New Roman" w:hAnsi="Times New Roman" w:cs="Times New Roman"/>
          <w:sz w:val="24"/>
          <w:szCs w:val="24"/>
        </w:rPr>
        <w:t xml:space="preserve"> around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Pr="00122AD2">
        <w:rPr>
          <w:rFonts w:ascii="Times New Roman" w:hAnsi="Times New Roman" w:cs="Times New Roman"/>
          <w:sz w:val="24"/>
          <w:szCs w:val="24"/>
        </w:rPr>
        <w:t xml:space="preserve">illustrate the root-mean-square error (RMSE). Models with negative correlations are not shown for each stock. The closer the model is to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bservation</w:t>
      </w:r>
      <w:r w:rsidRPr="00122AD2">
        <w:rPr>
          <w:rFonts w:ascii="Times New Roman" w:hAnsi="Times New Roman" w:cs="Times New Roman"/>
          <w:sz w:val="24"/>
          <w:szCs w:val="24"/>
        </w:rPr>
        <w:t>, the better predictive power the model has.</w:t>
      </w:r>
    </w:p>
    <w:p w14:paraId="441516F7" w14:textId="461BB090" w:rsidR="0009482C" w:rsidRDefault="0009482C" w:rsidP="008D35DA">
      <w:pPr>
        <w:spacing w:line="480" w:lineRule="auto"/>
        <w:rPr>
          <w:rFonts w:ascii="Times New Roman" w:hAnsi="Times New Roman" w:cs="Times New Roman"/>
          <w:sz w:val="24"/>
          <w:szCs w:val="24"/>
        </w:rPr>
      </w:pPr>
      <w:r w:rsidRPr="0009482C">
        <w:rPr>
          <w:rFonts w:ascii="Times New Roman" w:hAnsi="Times New Roman" w:cs="Times New Roman"/>
          <w:sz w:val="24"/>
          <w:szCs w:val="24"/>
        </w:rPr>
        <w:t xml:space="preserve">Figure 6. Comparisons among </w:t>
      </w:r>
      <w:r w:rsidR="00114F3E">
        <w:rPr>
          <w:rFonts w:ascii="Times New Roman" w:hAnsi="Times New Roman" w:cs="Times New Roman"/>
          <w:sz w:val="24"/>
          <w:szCs w:val="24"/>
        </w:rPr>
        <w:t xml:space="preserve">the </w:t>
      </w:r>
      <w:r w:rsidRPr="0009482C">
        <w:rPr>
          <w:rFonts w:ascii="Times New Roman" w:hAnsi="Times New Roman" w:cs="Times New Roman"/>
          <w:sz w:val="24"/>
          <w:szCs w:val="24"/>
        </w:rPr>
        <w:t xml:space="preserve">forecast </w:t>
      </w:r>
      <w:r w:rsidR="00114F3E">
        <w:rPr>
          <w:rFonts w:ascii="Times New Roman" w:hAnsi="Times New Roman" w:cs="Times New Roman"/>
          <w:sz w:val="24"/>
          <w:szCs w:val="24"/>
        </w:rPr>
        <w:t xml:space="preserve">based on the historically selected model (Forecast) </w:t>
      </w:r>
      <w:r>
        <w:rPr>
          <w:rFonts w:ascii="Times New Roman" w:hAnsi="Times New Roman" w:cs="Times New Roman"/>
          <w:sz w:val="24"/>
          <w:szCs w:val="24"/>
        </w:rPr>
        <w:t xml:space="preserve">for </w:t>
      </w:r>
      <w:r w:rsidRPr="0009482C">
        <w:rPr>
          <w:rFonts w:ascii="Times New Roman" w:hAnsi="Times New Roman" w:cs="Times New Roman"/>
          <w:sz w:val="24"/>
          <w:szCs w:val="24"/>
        </w:rPr>
        <w:t xml:space="preserve">the </w:t>
      </w:r>
      <w:r>
        <w:rPr>
          <w:rFonts w:ascii="Times New Roman" w:hAnsi="Times New Roman" w:cs="Times New Roman"/>
          <w:sz w:val="24"/>
          <w:szCs w:val="24"/>
        </w:rPr>
        <w:t xml:space="preserve">year </w:t>
      </w:r>
      <w:r w:rsidRPr="0009482C">
        <w:rPr>
          <w:rFonts w:ascii="Times New Roman" w:hAnsi="Times New Roman" w:cs="Times New Roman"/>
          <w:sz w:val="24"/>
          <w:szCs w:val="24"/>
        </w:rPr>
        <w:t xml:space="preserve">2022 and the forecasts by three top-ranked models using either best </w:t>
      </w:r>
      <w:r w:rsidR="00511D98">
        <w:rPr>
          <w:rFonts w:ascii="Times New Roman" w:hAnsi="Times New Roman" w:cs="Times New Roman"/>
          <w:sz w:val="24"/>
          <w:szCs w:val="24"/>
        </w:rPr>
        <w:t>overall rank</w:t>
      </w:r>
      <w:r w:rsidRPr="0009482C">
        <w:rPr>
          <w:rFonts w:ascii="Times New Roman" w:hAnsi="Times New Roman" w:cs="Times New Roman"/>
          <w:sz w:val="24"/>
          <w:szCs w:val="24"/>
        </w:rPr>
        <w:t xml:space="preserve"> (Rank), standard deviation (</w:t>
      </w:r>
      <w:r w:rsidRPr="001E456B">
        <w:rPr>
          <w:rFonts w:ascii="Times New Roman" w:hAnsi="Times New Roman" w:cs="Times New Roman"/>
          <w:sz w:val="24"/>
          <w:szCs w:val="24"/>
        </w:rPr>
        <w:t>SD</w:t>
      </w:r>
      <w:r w:rsidRPr="0009482C">
        <w:rPr>
          <w:rFonts w:ascii="Times New Roman" w:hAnsi="Times New Roman" w:cs="Times New Roman"/>
          <w:sz w:val="24"/>
          <w:szCs w:val="24"/>
        </w:rPr>
        <w:t xml:space="preserve">), correlation (R), or root-mean-square error (RMSE) for three most abundant Fraser sockeye stocks: </w:t>
      </w:r>
      <w:proofErr w:type="spellStart"/>
      <w:r w:rsidRPr="0009482C">
        <w:rPr>
          <w:rFonts w:ascii="Times New Roman" w:hAnsi="Times New Roman" w:cs="Times New Roman"/>
          <w:sz w:val="24"/>
          <w:szCs w:val="24"/>
        </w:rPr>
        <w:t>Chilko</w:t>
      </w:r>
      <w:proofErr w:type="spellEnd"/>
      <w:r w:rsidRPr="0009482C">
        <w:rPr>
          <w:rFonts w:ascii="Times New Roman" w:hAnsi="Times New Roman" w:cs="Times New Roman"/>
          <w:sz w:val="24"/>
          <w:szCs w:val="24"/>
        </w:rPr>
        <w:t xml:space="preserve">, Late Shuswap and Quesnel. The 50 percentile (P50: solid black line) and forecast distribution (box: P25-P75, range: P10-P90) were compared with the observation </w:t>
      </w:r>
      <w:r w:rsidR="00114F3E">
        <w:rPr>
          <w:rFonts w:ascii="Times New Roman" w:hAnsi="Times New Roman" w:cs="Times New Roman"/>
          <w:sz w:val="24"/>
          <w:szCs w:val="24"/>
        </w:rPr>
        <w:t xml:space="preserve">of the Sockeye return in 2022 </w:t>
      </w:r>
      <w:r w:rsidRPr="0009482C">
        <w:rPr>
          <w:rFonts w:ascii="Times New Roman" w:hAnsi="Times New Roman" w:cs="Times New Roman"/>
          <w:sz w:val="24"/>
          <w:szCs w:val="24"/>
        </w:rPr>
        <w:t xml:space="preserve">(PSC preliminary results). </w:t>
      </w:r>
      <w:r w:rsidR="001069A2">
        <w:rPr>
          <w:rFonts w:ascii="Times New Roman" w:hAnsi="Times New Roman" w:cs="Times New Roman"/>
          <w:sz w:val="24"/>
          <w:szCs w:val="24"/>
        </w:rPr>
        <w:t>*</w:t>
      </w:r>
      <w:r w:rsidRPr="0009482C">
        <w:rPr>
          <w:rFonts w:ascii="Times New Roman" w:hAnsi="Times New Roman" w:cs="Times New Roman"/>
          <w:sz w:val="24"/>
          <w:szCs w:val="24"/>
        </w:rPr>
        <w:t xml:space="preserve">The </w:t>
      </w:r>
      <w:proofErr w:type="spellStart"/>
      <w:r w:rsidRPr="0009482C">
        <w:rPr>
          <w:rFonts w:ascii="Times New Roman" w:hAnsi="Times New Roman" w:cs="Times New Roman"/>
          <w:sz w:val="24"/>
          <w:szCs w:val="24"/>
        </w:rPr>
        <w:t>Chilko</w:t>
      </w:r>
      <w:proofErr w:type="spellEnd"/>
      <w:r w:rsidRPr="0009482C">
        <w:rPr>
          <w:rFonts w:ascii="Times New Roman" w:hAnsi="Times New Roman" w:cs="Times New Roman"/>
          <w:sz w:val="24"/>
          <w:szCs w:val="24"/>
        </w:rPr>
        <w:t xml:space="preserve"> stock used age-specific forecast models with age 4 using </w:t>
      </w:r>
      <w:proofErr w:type="spellStart"/>
      <w:r w:rsidRPr="0009482C">
        <w:rPr>
          <w:rFonts w:ascii="Times New Roman" w:hAnsi="Times New Roman" w:cs="Times New Roman"/>
          <w:sz w:val="24"/>
          <w:szCs w:val="24"/>
        </w:rPr>
        <w:t>RickerEi</w:t>
      </w:r>
      <w:proofErr w:type="spellEnd"/>
      <w:r w:rsidRPr="0009482C">
        <w:rPr>
          <w:rFonts w:ascii="Times New Roman" w:hAnsi="Times New Roman" w:cs="Times New Roman"/>
          <w:sz w:val="24"/>
          <w:szCs w:val="24"/>
        </w:rPr>
        <w:t xml:space="preserve"> while age 5 Sibling</w:t>
      </w:r>
      <w:r w:rsidR="008755D3">
        <w:rPr>
          <w:rFonts w:ascii="Times New Roman" w:hAnsi="Times New Roman" w:cs="Times New Roman"/>
          <w:sz w:val="24"/>
          <w:szCs w:val="24"/>
        </w:rPr>
        <w:t xml:space="preserve">; </w:t>
      </w:r>
      <w:r w:rsidR="00114F3E">
        <w:rPr>
          <w:rFonts w:ascii="Times New Roman" w:hAnsi="Times New Roman" w:cs="Times New Roman"/>
          <w:sz w:val="24"/>
          <w:szCs w:val="24"/>
        </w:rPr>
        <w:t>D</w:t>
      </w:r>
      <w:r w:rsidR="008755D3">
        <w:rPr>
          <w:rFonts w:ascii="Times New Roman" w:hAnsi="Times New Roman" w:cs="Times New Roman"/>
          <w:sz w:val="24"/>
          <w:szCs w:val="24"/>
        </w:rPr>
        <w:t>escriptions for the model</w:t>
      </w:r>
      <w:r w:rsidR="00114F3E">
        <w:rPr>
          <w:rFonts w:ascii="Times New Roman" w:hAnsi="Times New Roman" w:cs="Times New Roman"/>
          <w:sz w:val="24"/>
          <w:szCs w:val="24"/>
        </w:rPr>
        <w:t xml:space="preserve"> abbreviation</w:t>
      </w:r>
      <w:r w:rsidR="008755D3">
        <w:rPr>
          <w:rFonts w:ascii="Times New Roman" w:hAnsi="Times New Roman" w:cs="Times New Roman"/>
          <w:sz w:val="24"/>
          <w:szCs w:val="24"/>
        </w:rPr>
        <w:t xml:space="preserve">s are in Table 1. </w:t>
      </w:r>
    </w:p>
    <w:p w14:paraId="050F3897" w14:textId="77777777" w:rsidR="00B96641" w:rsidRDefault="00B96641">
      <w:pPr>
        <w:rPr>
          <w:rFonts w:ascii="Times New Roman" w:hAnsi="Times New Roman" w:cs="Times New Roman"/>
          <w:sz w:val="24"/>
          <w:szCs w:val="24"/>
        </w:rPr>
      </w:pPr>
      <w:r>
        <w:rPr>
          <w:rFonts w:ascii="Times New Roman" w:hAnsi="Times New Roman" w:cs="Times New Roman"/>
          <w:sz w:val="24"/>
          <w:szCs w:val="24"/>
        </w:rPr>
        <w:br w:type="page"/>
      </w:r>
    </w:p>
    <w:p w14:paraId="5CDE26A5" w14:textId="078BFD28" w:rsidR="00A5646A" w:rsidRPr="008755D3" w:rsidRDefault="00A5646A" w:rsidP="00C90BF9">
      <w:pPr>
        <w:spacing w:line="480" w:lineRule="auto"/>
        <w:rPr>
          <w:rFonts w:ascii="Times New Roman" w:hAnsi="Times New Roman" w:cs="Times New Roman"/>
          <w:sz w:val="24"/>
          <w:szCs w:val="24"/>
        </w:rPr>
      </w:pPr>
      <w:r w:rsidRPr="008755D3">
        <w:rPr>
          <w:rFonts w:ascii="Times New Roman" w:hAnsi="Times New Roman" w:cs="Times New Roman"/>
          <w:sz w:val="24"/>
          <w:szCs w:val="24"/>
        </w:rPr>
        <w:lastRenderedPageBreak/>
        <w:t xml:space="preserve">Table 1. </w:t>
      </w:r>
      <w:r w:rsidR="00114F3E">
        <w:rPr>
          <w:rFonts w:ascii="Times New Roman" w:hAnsi="Times New Roman" w:cs="Times New Roman"/>
          <w:sz w:val="24"/>
          <w:szCs w:val="24"/>
        </w:rPr>
        <w:t>Descriptions</w:t>
      </w:r>
      <w:r w:rsidR="00114F3E" w:rsidRPr="008755D3">
        <w:rPr>
          <w:rFonts w:ascii="Times New Roman" w:hAnsi="Times New Roman" w:cs="Times New Roman"/>
          <w:sz w:val="24"/>
          <w:szCs w:val="24"/>
        </w:rPr>
        <w:t xml:space="preserve"> </w:t>
      </w:r>
      <w:r w:rsidRPr="008755D3">
        <w:rPr>
          <w:rFonts w:ascii="Times New Roman" w:hAnsi="Times New Roman" w:cs="Times New Roman"/>
          <w:sz w:val="24"/>
          <w:szCs w:val="24"/>
        </w:rPr>
        <w:t>of 37 models under three categories (A: non-parametric/naïve, B: biological, and C: biological models coupled with covariates)</w:t>
      </w:r>
      <w:r w:rsidR="00FA3DFF">
        <w:rPr>
          <w:rFonts w:ascii="Times New Roman" w:hAnsi="Times New Roman" w:cs="Times New Roman"/>
          <w:sz w:val="24"/>
          <w:szCs w:val="24"/>
        </w:rPr>
        <w:t xml:space="preserve"> along with Sibling model that was used as an additional option for forecasting age 5 specifically,</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 xml:space="preserve">where </w:t>
      </w:r>
      <w:r w:rsidR="00114F3E" w:rsidRPr="00FA3DFF">
        <w:rPr>
          <w:rFonts w:ascii="Times New Roman" w:hAnsi="Times New Roman" w:cs="Times New Roman"/>
          <w:i/>
          <w:iCs/>
          <w:sz w:val="24"/>
          <w:szCs w:val="24"/>
        </w:rPr>
        <w:t>R</w:t>
      </w:r>
      <w:r w:rsidR="00114F3E">
        <w:rPr>
          <w:rFonts w:ascii="Times New Roman" w:hAnsi="Times New Roman" w:cs="Times New Roman"/>
          <w:sz w:val="24"/>
          <w:szCs w:val="24"/>
        </w:rPr>
        <w:t xml:space="preserve"> is recruitment</w:t>
      </w:r>
      <w:r w:rsidR="00FA3DFF">
        <w:rPr>
          <w:rFonts w:ascii="Times New Roman" w:hAnsi="Times New Roman" w:cs="Times New Roman"/>
          <w:sz w:val="24"/>
          <w:szCs w:val="24"/>
        </w:rPr>
        <w:t>,</w:t>
      </w:r>
      <w:r w:rsidR="00114F3E">
        <w:rPr>
          <w:rFonts w:ascii="Times New Roman" w:hAnsi="Times New Roman" w:cs="Times New Roman"/>
          <w:sz w:val="24"/>
          <w:szCs w:val="24"/>
        </w:rPr>
        <w:t xml:space="preserve"> </w:t>
      </w:r>
      <w:r w:rsidR="00114F3E" w:rsidRPr="00FA3DFF">
        <w:rPr>
          <w:rFonts w:ascii="Times New Roman" w:hAnsi="Times New Roman" w:cs="Times New Roman"/>
          <w:i/>
          <w:iCs/>
          <w:sz w:val="24"/>
          <w:szCs w:val="24"/>
        </w:rPr>
        <w:t>S</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is</w:t>
      </w:r>
      <w:r w:rsidR="00114F3E">
        <w:rPr>
          <w:rFonts w:ascii="Times New Roman" w:hAnsi="Times New Roman" w:cs="Times New Roman"/>
          <w:sz w:val="24"/>
          <w:szCs w:val="24"/>
        </w:rPr>
        <w:t xml:space="preserve"> spawner</w:t>
      </w:r>
      <w:r w:rsidR="00FA3DFF">
        <w:rPr>
          <w:rFonts w:ascii="Times New Roman" w:hAnsi="Times New Roman" w:cs="Times New Roman"/>
          <w:sz w:val="24"/>
          <w:szCs w:val="24"/>
        </w:rPr>
        <w:t>,</w:t>
      </w:r>
      <w:r w:rsidR="00FA3DFF" w:rsidRPr="00FA3DFF">
        <w:t xml:space="preserve"> </w:t>
      </w:r>
      <w:r w:rsidR="00FA3DFF" w:rsidRPr="00FA3DFF">
        <w:rPr>
          <w:rFonts w:ascii="Times New Roman" w:hAnsi="Times New Roman" w:cs="Times New Roman"/>
          <w:i/>
          <w:iCs/>
          <w:sz w:val="24"/>
          <w:szCs w:val="24"/>
        </w:rPr>
        <w:t>a</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for t</w:t>
      </w:r>
      <w:r w:rsidR="00FA3DFF" w:rsidRPr="00FA3DFF">
        <w:rPr>
          <w:rFonts w:ascii="Times New Roman" w:hAnsi="Times New Roman" w:cs="Times New Roman"/>
          <w:sz w:val="24"/>
          <w:szCs w:val="24"/>
        </w:rPr>
        <w:t>he intercept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w:t>
      </w:r>
      <w:r w:rsidR="00FA3DFF">
        <w:rPr>
          <w:rFonts w:ascii="Times New Roman" w:hAnsi="Times New Roman" w:cs="Times New Roman"/>
          <w:sz w:val="24"/>
          <w:szCs w:val="24"/>
        </w:rPr>
        <w:t>-</w:t>
      </w:r>
      <w:r w:rsidR="00FA3DFF" w:rsidRPr="00FA3DFF">
        <w:rPr>
          <w:rFonts w:ascii="Times New Roman" w:hAnsi="Times New Roman" w:cs="Times New Roman"/>
          <w:sz w:val="24"/>
          <w:szCs w:val="24"/>
        </w:rPr>
        <w:t xml:space="preserve">independent per capita </w:t>
      </w:r>
      <w:r w:rsidR="00FA3DFF" w:rsidRPr="00FA3DFF">
        <w:rPr>
          <w:rFonts w:ascii="Times New Roman" w:hAnsi="Times New Roman" w:cs="Times New Roman"/>
          <w:i/>
          <w:iCs/>
          <w:sz w:val="24"/>
          <w:szCs w:val="24"/>
        </w:rPr>
        <w:t>R</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 xml:space="preserve">and </w:t>
      </w:r>
      <w:r w:rsidR="00FA3DFF" w:rsidRPr="00FA3DFF">
        <w:rPr>
          <w:rFonts w:ascii="Times New Roman" w:hAnsi="Times New Roman" w:cs="Times New Roman"/>
          <w:i/>
          <w:iCs/>
          <w:sz w:val="24"/>
          <w:szCs w:val="24"/>
        </w:rPr>
        <w:t>b</w:t>
      </w:r>
      <w:r w:rsidR="00FA3DFF">
        <w:rPr>
          <w:rFonts w:ascii="Times New Roman" w:hAnsi="Times New Roman" w:cs="Times New Roman"/>
          <w:sz w:val="24"/>
          <w:szCs w:val="24"/>
        </w:rPr>
        <w:t xml:space="preserve"> for </w:t>
      </w:r>
      <w:r w:rsidR="00FA3DFF" w:rsidRPr="00FA3DFF">
        <w:rPr>
          <w:rFonts w:ascii="Times New Roman" w:hAnsi="Times New Roman" w:cs="Times New Roman"/>
          <w:sz w:val="24"/>
          <w:szCs w:val="24"/>
        </w:rPr>
        <w:t>the slope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density-dependent </w:t>
      </w:r>
      <w:r w:rsidR="00FA3DFF" w:rsidRPr="00FA3DFF">
        <w:rPr>
          <w:rFonts w:ascii="Times New Roman" w:hAnsi="Times New Roman" w:cs="Times New Roman"/>
          <w:i/>
          <w:iCs/>
          <w:sz w:val="24"/>
          <w:szCs w:val="24"/>
        </w:rPr>
        <w:t>R</w:t>
      </w:r>
      <w:r w:rsidRPr="008755D3">
        <w:rPr>
          <w:rFonts w:ascii="Times New Roman" w:hAnsi="Times New Roman" w:cs="Times New Roman"/>
          <w:sz w:val="24"/>
          <w:szCs w:val="24"/>
        </w:rPr>
        <w:t xml:space="preserve">. </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3"/>
        <w:gridCol w:w="7840"/>
      </w:tblGrid>
      <w:tr w:rsidR="00A5646A" w:rsidRPr="001037E0" w14:paraId="3AA2F890" w14:textId="77777777" w:rsidTr="00647E7E">
        <w:trPr>
          <w:trHeight w:hRule="exact" w:val="460"/>
          <w:tblHeader/>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7D6620"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MODEL CATEGORY</w:t>
            </w:r>
          </w:p>
        </w:tc>
        <w:tc>
          <w:tcPr>
            <w:tcW w:w="78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C3BFD4"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DESCRIPTION</w:t>
            </w:r>
          </w:p>
        </w:tc>
      </w:tr>
      <w:tr w:rsidR="00A5646A" w:rsidRPr="00296765" w14:paraId="77796661" w14:textId="77777777" w:rsidTr="001A1C55">
        <w:trPr>
          <w:trHeight w:hRule="exact" w:val="262"/>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9269045" w14:textId="77777777" w:rsidR="00A5646A" w:rsidRPr="008755D3" w:rsidRDefault="00A5646A" w:rsidP="001A1C55">
            <w:pPr>
              <w:rPr>
                <w:rFonts w:ascii="Times New Roman" w:hAnsi="Times New Roman" w:cs="Times New Roman"/>
                <w:sz w:val="20"/>
                <w:szCs w:val="20"/>
                <w:lang w:val="fr-FR"/>
              </w:rPr>
            </w:pPr>
            <w:r w:rsidRPr="008755D3">
              <w:rPr>
                <w:rFonts w:ascii="Times New Roman" w:hAnsi="Times New Roman" w:cs="Times New Roman"/>
                <w:b/>
                <w:sz w:val="20"/>
                <w:szCs w:val="20"/>
                <w:lang w:val="fr-FR"/>
              </w:rPr>
              <w:t>A. Non-</w:t>
            </w:r>
            <w:proofErr w:type="spellStart"/>
            <w:r w:rsidRPr="008755D3">
              <w:rPr>
                <w:rFonts w:ascii="Times New Roman" w:hAnsi="Times New Roman" w:cs="Times New Roman"/>
                <w:b/>
                <w:sz w:val="20"/>
                <w:szCs w:val="20"/>
                <w:lang w:val="fr-FR"/>
              </w:rPr>
              <w:t>Parametric</w:t>
            </w:r>
            <w:proofErr w:type="spellEnd"/>
            <w:r w:rsidRPr="008755D3">
              <w:rPr>
                <w:rFonts w:ascii="Times New Roman" w:hAnsi="Times New Roman" w:cs="Times New Roman"/>
                <w:b/>
                <w:sz w:val="20"/>
                <w:szCs w:val="20"/>
                <w:lang w:val="fr-FR"/>
              </w:rPr>
              <w:t xml:space="preserve"> (Naïve) </w:t>
            </w:r>
            <w:proofErr w:type="spellStart"/>
            <w:r w:rsidRPr="008755D3">
              <w:rPr>
                <w:rFonts w:ascii="Times New Roman" w:hAnsi="Times New Roman" w:cs="Times New Roman"/>
                <w:b/>
                <w:sz w:val="20"/>
                <w:szCs w:val="20"/>
                <w:lang w:val="fr-FR"/>
              </w:rPr>
              <w:t>Models</w:t>
            </w:r>
            <w:proofErr w:type="spellEnd"/>
          </w:p>
        </w:tc>
      </w:tr>
      <w:tr w:rsidR="00A5646A" w:rsidRPr="001037E0" w14:paraId="27F3185B" w14:textId="77777777" w:rsidTr="00647E7E">
        <w:trPr>
          <w:trHeight w:hRule="exact" w:val="1720"/>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75983BD" w14:textId="5FD1398F" w:rsidR="00A5646A" w:rsidRPr="00647E7E" w:rsidRDefault="00A5646A" w:rsidP="001A1C55">
            <w:pPr>
              <w:tabs>
                <w:tab w:val="right" w:pos="3261"/>
              </w:tabs>
              <w:rPr>
                <w:rFonts w:ascii="Times New Roman" w:hAnsi="Times New Roman" w:cs="Times New Roman"/>
                <w:sz w:val="20"/>
                <w:szCs w:val="20"/>
              </w:rPr>
            </w:pPr>
            <w:r w:rsidRPr="006C2D07">
              <w:rPr>
                <w:rFonts w:ascii="Times New Roman" w:hAnsi="Times New Roman" w:cs="Times New Roman"/>
                <w:sz w:val="20"/>
                <w:szCs w:val="20"/>
              </w:rPr>
              <w:t>LLY</w:t>
            </w:r>
            <w:r w:rsidR="006C2D07" w:rsidRPr="00647E7E">
              <w:rPr>
                <w:rFonts w:ascii="Times New Roman" w:hAnsi="Times New Roman" w:cs="Times New Roman"/>
                <w:sz w:val="20"/>
                <w:szCs w:val="20"/>
              </w:rPr>
              <w:t>, R1C, R2C, RAC, TSA, RS1, RS2, RS4yr, RS8yr, MR</w:t>
            </w:r>
            <w:r w:rsidR="006C2D07">
              <w:rPr>
                <w:rFonts w:ascii="Times New Roman" w:hAnsi="Times New Roman" w:cs="Times New Roman"/>
                <w:sz w:val="20"/>
                <w:szCs w:val="20"/>
              </w:rPr>
              <w:t>S, RSC</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01F9DBD" w14:textId="0F50A19A" w:rsidR="00A5646A" w:rsidRPr="008755D3" w:rsidRDefault="006C2D07" w:rsidP="001A1C55">
            <w:pPr>
              <w:rPr>
                <w:rFonts w:ascii="Times New Roman" w:hAnsi="Times New Roman" w:cs="Times New Roman"/>
                <w:sz w:val="20"/>
                <w:szCs w:val="20"/>
              </w:rPr>
            </w:pPr>
            <w:r>
              <w:rPr>
                <w:rFonts w:ascii="Times New Roman" w:hAnsi="Times New Roman" w:cs="Times New Roman"/>
                <w:sz w:val="20"/>
                <w:szCs w:val="20"/>
              </w:rPr>
              <w:t>Models only used</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returns </w:t>
            </w:r>
            <w:r w:rsidR="0029581D">
              <w:rPr>
                <w:rFonts w:ascii="Times New Roman" w:hAnsi="Times New Roman" w:cs="Times New Roman"/>
                <w:sz w:val="20"/>
                <w:szCs w:val="20"/>
              </w:rPr>
              <w:t>from selected years</w:t>
            </w:r>
            <w:r w:rsidR="00114F3E">
              <w:rPr>
                <w:rFonts w:ascii="Times New Roman" w:hAnsi="Times New Roman" w:cs="Times New Roman"/>
                <w:sz w:val="20"/>
                <w:szCs w:val="20"/>
              </w:rPr>
              <w:t>,</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not </w:t>
            </w:r>
            <w:r w:rsidR="00114F3E">
              <w:rPr>
                <w:rFonts w:ascii="Times New Roman" w:hAnsi="Times New Roman" w:cs="Times New Roman"/>
                <w:sz w:val="20"/>
                <w:szCs w:val="20"/>
              </w:rPr>
              <w:t xml:space="preserve">considering </w:t>
            </w:r>
            <w:r>
              <w:rPr>
                <w:rFonts w:ascii="Times New Roman" w:hAnsi="Times New Roman" w:cs="Times New Roman"/>
                <w:sz w:val="20"/>
                <w:szCs w:val="20"/>
              </w:rPr>
              <w:t>spawners</w:t>
            </w:r>
            <w:r w:rsidR="0029581D">
              <w:rPr>
                <w:rFonts w:ascii="Times New Roman" w:hAnsi="Times New Roman" w:cs="Times New Roman"/>
                <w:sz w:val="20"/>
                <w:szCs w:val="20"/>
              </w:rPr>
              <w:t xml:space="preserve">. </w:t>
            </w:r>
            <w:r w:rsidR="00114F3E">
              <w:rPr>
                <w:rFonts w:ascii="Times New Roman" w:hAnsi="Times New Roman" w:cs="Times New Roman"/>
                <w:sz w:val="20"/>
                <w:szCs w:val="20"/>
              </w:rPr>
              <w:t xml:space="preserve">Detailed </w:t>
            </w:r>
            <w:r w:rsidR="00F02B13">
              <w:rPr>
                <w:rFonts w:ascii="Times New Roman" w:hAnsi="Times New Roman" w:cs="Times New Roman"/>
                <w:sz w:val="20"/>
                <w:szCs w:val="20"/>
              </w:rPr>
              <w:t xml:space="preserve">model </w:t>
            </w:r>
            <w:r w:rsidR="0029581D">
              <w:rPr>
                <w:rFonts w:ascii="Times New Roman" w:hAnsi="Times New Roman" w:cs="Times New Roman"/>
                <w:sz w:val="20"/>
                <w:szCs w:val="20"/>
              </w:rPr>
              <w:t>description</w:t>
            </w:r>
            <w:r w:rsidR="00114F3E">
              <w:rPr>
                <w:rFonts w:ascii="Times New Roman" w:hAnsi="Times New Roman" w:cs="Times New Roman"/>
                <w:sz w:val="20"/>
                <w:szCs w:val="20"/>
              </w:rPr>
              <w:t>s</w:t>
            </w:r>
            <w:r w:rsidR="0029581D">
              <w:rPr>
                <w:rFonts w:ascii="Times New Roman" w:hAnsi="Times New Roman" w:cs="Times New Roman"/>
                <w:sz w:val="20"/>
                <w:szCs w:val="20"/>
              </w:rPr>
              <w:t xml:space="preserve"> are listed in Supplementary Table S2.</w:t>
            </w:r>
          </w:p>
        </w:tc>
      </w:tr>
      <w:tr w:rsidR="00A5646A" w:rsidRPr="001037E0" w14:paraId="60172415" w14:textId="77777777" w:rsidTr="001A1C55">
        <w:trPr>
          <w:trHeight w:hRule="exact" w:val="288"/>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00E9D4"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B. Biological Models</w:t>
            </w:r>
          </w:p>
        </w:tc>
      </w:tr>
      <w:tr w:rsidR="00A5646A" w:rsidRPr="001037E0" w14:paraId="1EC0D0FB"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72D0311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Ricker</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37F7212F"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Ricker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2EFA758"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661DFCE8"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RickerCyc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7C345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1277953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EF3C35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Power</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899E1C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power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4EF3107E"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0A342FC"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PowerCyc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624D6A4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dominant year data only</w:t>
            </w:r>
          </w:p>
        </w:tc>
      </w:tr>
      <w:tr w:rsidR="00A5646A" w:rsidRPr="001037E0" w14:paraId="693B4762"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DCC7E6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Larkin</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91AEE7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Larkin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1</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w:t>
            </w:r>
            <w:r w:rsidRPr="008755D3">
              <w:rPr>
                <w:rFonts w:ascii="Times New Roman" w:hAnsi="Times New Roman" w:cs="Times New Roman"/>
                <w:i/>
                <w:iCs/>
                <w:sz w:val="20"/>
                <w:szCs w:val="20"/>
              </w:rPr>
              <w:t xml:space="preserve"> b</w:t>
            </w:r>
            <w:r w:rsidRPr="008755D3">
              <w:rPr>
                <w:rFonts w:ascii="Times New Roman" w:hAnsi="Times New Roman" w:cs="Times New Roman"/>
                <w:sz w:val="20"/>
                <w:szCs w:val="20"/>
                <w:vertAlign w:val="subscript"/>
              </w:rPr>
              <w:t>2</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3</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5A881D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22E79FB"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LarkinCyc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6C0A63EE"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383B12E4" w14:textId="77777777" w:rsidTr="001A1C55">
        <w:trPr>
          <w:trHeight w:hRule="exact" w:val="307"/>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7DEC511"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 xml:space="preserve">C. Biological Models </w:t>
            </w:r>
            <w:r w:rsidRPr="008755D3">
              <w:rPr>
                <w:rFonts w:ascii="Times New Roman" w:hAnsi="Times New Roman" w:cs="Times New Roman"/>
                <w:sz w:val="20"/>
                <w:szCs w:val="20"/>
              </w:rPr>
              <w:t xml:space="preserve">(B for Ricker or Power) </w:t>
            </w:r>
            <w:r w:rsidRPr="008755D3">
              <w:rPr>
                <w:rFonts w:ascii="Times New Roman" w:hAnsi="Times New Roman" w:cs="Times New Roman"/>
                <w:b/>
                <w:sz w:val="20"/>
                <w:szCs w:val="20"/>
              </w:rPr>
              <w:t>coupled with Environmental and Ecological Covariates</w:t>
            </w:r>
          </w:p>
        </w:tc>
      </w:tr>
      <w:tr w:rsidR="00A5646A" w:rsidRPr="001037E0" w14:paraId="01C62401" w14:textId="77777777" w:rsidTr="00647E7E">
        <w:trPr>
          <w:trHeight w:hRule="exact" w:val="226"/>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4D507617"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B_FRD.mean</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22CF323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Fraser discharge flow from April to June</w:t>
            </w:r>
          </w:p>
        </w:tc>
      </w:tr>
      <w:tr w:rsidR="00A5646A" w:rsidRPr="001037E0" w14:paraId="39E9FB0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95FDA6F"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B_FRD.peak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D4BA44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Peak Fraser Discharge at a given year</w:t>
            </w:r>
          </w:p>
        </w:tc>
      </w:tr>
      <w:tr w:rsidR="00A5646A" w:rsidRPr="001037E0" w14:paraId="12058688"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604F2C94"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B_Ei.SST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86E141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Entrance Island sea-surface temperature (SST) from April to July </w:t>
            </w:r>
          </w:p>
        </w:tc>
      </w:tr>
      <w:tr w:rsidR="00A5646A" w:rsidRPr="001037E0" w14:paraId="10B1B26C" w14:textId="77777777" w:rsidTr="00647E7E">
        <w:trPr>
          <w:trHeight w:hRule="exact" w:val="262"/>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7906D084" w14:textId="77777777" w:rsidR="00A5646A" w:rsidRPr="008755D3" w:rsidRDefault="00A5646A" w:rsidP="001A1C55">
            <w:pPr>
              <w:rPr>
                <w:rFonts w:ascii="Times New Roman" w:hAnsi="Times New Roman" w:cs="Times New Roman"/>
                <w:b/>
                <w:sz w:val="20"/>
                <w:szCs w:val="20"/>
              </w:rPr>
            </w:pPr>
            <w:proofErr w:type="spellStart"/>
            <w:r w:rsidRPr="008755D3">
              <w:rPr>
                <w:rFonts w:ascii="Times New Roman" w:hAnsi="Times New Roman" w:cs="Times New Roman"/>
                <w:sz w:val="20"/>
                <w:szCs w:val="20"/>
              </w:rPr>
              <w:t>B_Pi.SST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157A523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Pine Island SST from May to July </w:t>
            </w:r>
          </w:p>
        </w:tc>
      </w:tr>
      <w:tr w:rsidR="00A5646A" w:rsidRPr="001037E0" w14:paraId="300BE934" w14:textId="77777777" w:rsidTr="00647E7E">
        <w:trPr>
          <w:trHeight w:hRule="exact" w:val="280"/>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0C169EE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B_PDO</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ADB745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Pacific Decadal Oscillation in winter preceding outmigration from November to March</w:t>
            </w:r>
          </w:p>
        </w:tc>
      </w:tr>
      <w:tr w:rsidR="00A5646A" w:rsidRPr="001037E0" w14:paraId="305763C3"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3FE4C6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B_GOA.SST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DC6D7F3"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Gulf of Alaska annual SST</w:t>
            </w:r>
          </w:p>
        </w:tc>
      </w:tr>
      <w:tr w:rsidR="00A5646A" w:rsidRPr="001037E0" w14:paraId="2466F3C2"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39B0B8E"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B_Pink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0E1706A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3403BC1" w14:textId="77777777" w:rsidTr="00647E7E">
        <w:trPr>
          <w:trHeight w:hRule="exact" w:val="29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1CA23112"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B_Chum</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5413FFB"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chum</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734732CD"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52411E19"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B_Sockeye</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2C8DC3"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B29626D"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D74CED3"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B_Salmon.Total</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52F1AF1"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chum,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altogether in the North Pacific Ocean</w:t>
            </w:r>
          </w:p>
        </w:tc>
      </w:tr>
      <w:tr w:rsidR="00FA3DFF" w:rsidRPr="001037E0" w14:paraId="0D001BE9" w14:textId="77777777" w:rsidTr="001F2D10">
        <w:trPr>
          <w:trHeight w:hRule="exact" w:val="271"/>
          <w:tblHeader/>
        </w:trPr>
        <w:tc>
          <w:tcPr>
            <w:tcW w:w="9373" w:type="dxa"/>
            <w:gridSpan w:val="2"/>
            <w:tcBorders>
              <w:top w:val="single" w:sz="4" w:space="0" w:color="auto"/>
              <w:left w:val="single" w:sz="4" w:space="0" w:color="auto"/>
              <w:bottom w:val="single" w:sz="4" w:space="0" w:color="auto"/>
              <w:right w:val="single" w:sz="4" w:space="0" w:color="auto"/>
            </w:tcBorders>
            <w:shd w:val="clear" w:color="auto" w:fill="auto"/>
          </w:tcPr>
          <w:p w14:paraId="3251F3BB" w14:textId="728087E1" w:rsidR="00FA3DFF" w:rsidRPr="00B96641" w:rsidRDefault="00FA3DFF" w:rsidP="001A1C55">
            <w:pPr>
              <w:rPr>
                <w:rFonts w:ascii="Times New Roman" w:hAnsi="Times New Roman" w:cs="Times New Roman"/>
                <w:b/>
                <w:bCs/>
                <w:sz w:val="20"/>
                <w:szCs w:val="20"/>
              </w:rPr>
            </w:pPr>
            <w:r w:rsidRPr="00B96641">
              <w:rPr>
                <w:rFonts w:ascii="Times New Roman" w:hAnsi="Times New Roman" w:cs="Times New Roman"/>
                <w:b/>
                <w:bCs/>
                <w:sz w:val="20"/>
                <w:szCs w:val="20"/>
              </w:rPr>
              <w:t>Additional model for age 5</w:t>
            </w:r>
          </w:p>
        </w:tc>
      </w:tr>
      <w:tr w:rsidR="00FA3DFF" w:rsidRPr="001037E0" w14:paraId="04CC9BC8"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847200E" w14:textId="79A359DA" w:rsidR="00FA3DFF" w:rsidRPr="008755D3" w:rsidRDefault="00FA3DFF" w:rsidP="00FA3DFF">
            <w:pPr>
              <w:rPr>
                <w:rFonts w:ascii="Times New Roman" w:hAnsi="Times New Roman" w:cs="Times New Roman"/>
                <w:sz w:val="20"/>
                <w:szCs w:val="20"/>
              </w:rPr>
            </w:pPr>
            <w:r>
              <w:rPr>
                <w:rFonts w:ascii="Times New Roman" w:hAnsi="Times New Roman" w:cs="Times New Roman"/>
                <w:sz w:val="20"/>
                <w:szCs w:val="20"/>
              </w:rPr>
              <w:t>Sibling</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BA57029" w14:textId="4474162D" w:rsidR="00FA3DFF" w:rsidRPr="008755D3" w:rsidRDefault="00FA3DFF" w:rsidP="00FA3DFF">
            <w:pPr>
              <w:rPr>
                <w:rFonts w:ascii="Times New Roman" w:hAnsi="Times New Roman" w:cs="Times New Roman"/>
                <w:sz w:val="20"/>
                <w:szCs w:val="20"/>
              </w:rPr>
            </w:pPr>
            <w:r w:rsidRPr="008755D3">
              <w:rPr>
                <w:rFonts w:ascii="Times New Roman" w:hAnsi="Times New Roman" w:cs="Times New Roman"/>
                <w:sz w:val="20"/>
                <w:szCs w:val="20"/>
              </w:rPr>
              <w:t>Bayesian sibling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5</w:t>
            </w:r>
            <w:r w:rsidRPr="008755D3">
              <w:rPr>
                <w:rFonts w:ascii="Times New Roman" w:hAnsi="Times New Roman" w:cs="Times New Roman"/>
                <w:i/>
                <w:iCs/>
                <w:sz w:val="20"/>
                <w:szCs w:val="20"/>
              </w:rPr>
              <w:t xml:space="preserve">, </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4</w:t>
            </w:r>
            <w:r w:rsidRPr="008755D3">
              <w:rPr>
                <w:rFonts w:ascii="Times New Roman" w:hAnsi="Times New Roman" w:cs="Times New Roman"/>
                <w:i/>
                <w:iCs/>
                <w:sz w:val="20"/>
                <w:szCs w:val="20"/>
                <w:vertAlign w:val="subscript"/>
              </w:rPr>
              <w:t>, t-1</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bl>
    <w:p w14:paraId="649656B5" w14:textId="2918DD53" w:rsidR="00A5646A" w:rsidRDefault="00A5646A" w:rsidP="008D35DA">
      <w:pPr>
        <w:spacing w:line="480" w:lineRule="auto"/>
        <w:rPr>
          <w:rFonts w:ascii="Times New Roman" w:hAnsi="Times New Roman" w:cs="Times New Roman"/>
          <w:sz w:val="24"/>
          <w:szCs w:val="24"/>
        </w:rPr>
      </w:pPr>
    </w:p>
    <w:p w14:paraId="39EF76D2" w14:textId="77777777" w:rsidR="00A5646A" w:rsidRDefault="00A5646A" w:rsidP="008D35DA">
      <w:pPr>
        <w:spacing w:line="480" w:lineRule="auto"/>
        <w:rPr>
          <w:rFonts w:ascii="Times New Roman" w:hAnsi="Times New Roman" w:cs="Times New Roman"/>
          <w:sz w:val="24"/>
          <w:szCs w:val="24"/>
        </w:rPr>
      </w:pPr>
    </w:p>
    <w:p w14:paraId="0D71AF1B" w14:textId="2637BA05"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1.</w:t>
      </w:r>
      <w:r w:rsidR="001069A2">
        <w:rPr>
          <w:rFonts w:ascii="Arial" w:eastAsiaTheme="minorEastAsia" w:hAnsi="Arial" w:cs="Arial"/>
          <w:noProof/>
          <w:color w:val="44546A" w:themeColor="text2"/>
          <w:kern w:val="24"/>
          <w:sz w:val="18"/>
          <w:szCs w:val="18"/>
        </w:rPr>
        <w:drawing>
          <wp:inline distT="0" distB="0" distL="0" distR="0" wp14:anchorId="58B1B276" wp14:editId="341833C2">
            <wp:extent cx="5624448" cy="727873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35464" cy="7292986"/>
                    </a:xfrm>
                    <a:prstGeom prst="rect">
                      <a:avLst/>
                    </a:prstGeom>
                  </pic:spPr>
                </pic:pic>
              </a:graphicData>
            </a:graphic>
          </wp:inline>
        </w:drawing>
      </w:r>
      <w:r>
        <w:rPr>
          <w:rFonts w:ascii="Times New Roman" w:hAnsi="Times New Roman" w:cs="Times New Roman"/>
          <w:sz w:val="24"/>
          <w:szCs w:val="24"/>
        </w:rPr>
        <w:br w:type="page"/>
      </w:r>
    </w:p>
    <w:p w14:paraId="3DEC2409" w14:textId="45E29C04"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2.</w:t>
      </w:r>
    </w:p>
    <w:p w14:paraId="4501B585" w14:textId="63978E5B" w:rsidR="00687F78" w:rsidRDefault="001069A2" w:rsidP="00C90BF9">
      <w:pPr>
        <w:spacing w:line="480" w:lineRule="auto"/>
        <w:ind w:left="2160" w:hanging="2160"/>
        <w:rPr>
          <w:rFonts w:ascii="Times New Roman" w:hAnsi="Times New Roman" w:cs="Times New Roman"/>
          <w:sz w:val="24"/>
          <w:szCs w:val="24"/>
        </w:rPr>
      </w:pPr>
      <w:r>
        <w:rPr>
          <w:noProof/>
        </w:rPr>
        <w:drawing>
          <wp:inline distT="0" distB="0" distL="0" distR="0" wp14:anchorId="2043BD8E" wp14:editId="61CBBC30">
            <wp:extent cx="5603240" cy="7004050"/>
            <wp:effectExtent l="0" t="0" r="0" b="635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05264" cy="7006580"/>
                    </a:xfrm>
                    <a:prstGeom prst="rect">
                      <a:avLst/>
                    </a:prstGeom>
                  </pic:spPr>
                </pic:pic>
              </a:graphicData>
            </a:graphic>
          </wp:inline>
        </w:drawing>
      </w:r>
      <w:r w:rsidR="00687F78">
        <w:rPr>
          <w:rFonts w:ascii="Times New Roman" w:hAnsi="Times New Roman" w:cs="Times New Roman"/>
          <w:sz w:val="24"/>
          <w:szCs w:val="24"/>
        </w:rPr>
        <w:br w:type="page"/>
      </w:r>
    </w:p>
    <w:p w14:paraId="682E4958" w14:textId="14BE51BF" w:rsidR="001069A2" w:rsidRDefault="00687F78" w:rsidP="00687F78">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lastRenderedPageBreak/>
        <w:t>Figure 3.</w:t>
      </w:r>
    </w:p>
    <w:p w14:paraId="07A80DEC" w14:textId="2406AE5F" w:rsidR="001069A2" w:rsidRDefault="00B96641" w:rsidP="001E456B">
      <w:pPr>
        <w:spacing w:line="480" w:lineRule="auto"/>
        <w:ind w:left="2160" w:hanging="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C6F19F" wp14:editId="35A63F92">
            <wp:extent cx="5943600" cy="3441065"/>
            <wp:effectExtent l="0" t="0" r="0" b="6985"/>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2F5C25EA" w14:textId="43897AA2" w:rsidR="00687F78" w:rsidRDefault="00687F78" w:rsidP="001E456B">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t>Figure 4.</w:t>
      </w:r>
    </w:p>
    <w:p w14:paraId="4CA0D832" w14:textId="7A8CAAB9" w:rsidR="001069A2" w:rsidRDefault="00B96641" w:rsidP="008D35D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1089E" wp14:editId="7CE3EC4A">
            <wp:extent cx="5943600" cy="3441065"/>
            <wp:effectExtent l="0" t="0" r="0" b="6985"/>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4DAEBEE5" w14:textId="5615E7F0"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5a</w:t>
      </w:r>
    </w:p>
    <w:p w14:paraId="1F7759E6" w14:textId="00A6F2FD" w:rsidR="00687F78" w:rsidRDefault="00647E7E" w:rsidP="00C90B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8AAB6D" wp14:editId="5E692B61">
            <wp:extent cx="5943600" cy="5943600"/>
            <wp:effectExtent l="0" t="0" r="0" b="0"/>
            <wp:docPr id="3" name="Picture 3"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ma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1D4909A3" w14:textId="68A25771"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5b.</w:t>
      </w:r>
    </w:p>
    <w:p w14:paraId="65CDE360" w14:textId="56FAF59D" w:rsidR="00687F78" w:rsidRDefault="00647E7E" w:rsidP="00C90BF9">
      <w:pPr>
        <w:tabs>
          <w:tab w:val="left" w:pos="412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C9FC1" wp14:editId="2DD307C4">
            <wp:extent cx="5943600" cy="594360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55326852" w14:textId="7318F868" w:rsidR="001069A2" w:rsidRDefault="00687F78" w:rsidP="001069A2">
      <w:pPr>
        <w:tabs>
          <w:tab w:val="left" w:pos="4120"/>
        </w:tabs>
        <w:rPr>
          <w:rFonts w:ascii="Times New Roman" w:hAnsi="Times New Roman" w:cs="Times New Roman"/>
          <w:sz w:val="24"/>
          <w:szCs w:val="24"/>
        </w:rPr>
      </w:pPr>
      <w:r>
        <w:rPr>
          <w:rFonts w:ascii="Times New Roman" w:hAnsi="Times New Roman" w:cs="Times New Roman"/>
          <w:sz w:val="24"/>
          <w:szCs w:val="24"/>
        </w:rPr>
        <w:lastRenderedPageBreak/>
        <w:t>Figure 6.</w:t>
      </w:r>
    </w:p>
    <w:p w14:paraId="33629568" w14:textId="4088C8CB" w:rsidR="008755D3" w:rsidRPr="001E456B" w:rsidRDefault="00B96641" w:rsidP="007D31DF">
      <w:pPr>
        <w:tabs>
          <w:tab w:val="left" w:pos="3710"/>
          <w:tab w:val="left" w:pos="4120"/>
        </w:tabs>
        <w:rPr>
          <w:rFonts w:ascii="Times New Roman" w:hAnsi="Times New Roman" w:cs="Times New Roman"/>
          <w:sz w:val="24"/>
          <w:szCs w:val="24"/>
        </w:rPr>
      </w:pPr>
      <w:r>
        <w:rPr>
          <w:noProof/>
        </w:rPr>
        <w:drawing>
          <wp:inline distT="0" distB="0" distL="0" distR="0" wp14:anchorId="5B525DC6" wp14:editId="684BFD48">
            <wp:extent cx="5943600" cy="54483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sectPr w:rsidR="008755D3" w:rsidRPr="001E456B" w:rsidSect="008D35DA">
      <w:headerReference w:type="even" r:id="rId29"/>
      <w:headerReference w:type="default" r:id="rId30"/>
      <w:footerReference w:type="even" r:id="rId31"/>
      <w:footerReference w:type="default" r:id="rId32"/>
      <w:headerReference w:type="first" r:id="rId33"/>
      <w:footerReference w:type="first" r:id="rId34"/>
      <w:type w:val="continuous"/>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Holmes, John" w:date="2023-03-30T12:51:00Z" w:initials="HJ">
    <w:p w14:paraId="187A4EEA" w14:textId="572010DA" w:rsidR="00261632" w:rsidRDefault="00261632">
      <w:pPr>
        <w:pStyle w:val="CommentText"/>
      </w:pPr>
      <w:r>
        <w:rPr>
          <w:rStyle w:val="CommentReference"/>
        </w:rPr>
        <w:annotationRef/>
      </w:r>
      <w:r>
        <w:t>Be clear what is meant by return – is this referring to total return, i.e., escapement + fishery catches, or escapement only?</w:t>
      </w:r>
    </w:p>
  </w:comment>
  <w:comment w:id="19" w:author="Xu, Yi [2]" w:date="2023-04-10T18:34:00Z" w:initials="XY">
    <w:p w14:paraId="7D3F018B" w14:textId="77777777" w:rsidR="002F1637" w:rsidRDefault="002F1637">
      <w:pPr>
        <w:pStyle w:val="CommentText"/>
      </w:pPr>
      <w:r>
        <w:rPr>
          <w:rStyle w:val="CommentReference"/>
        </w:rPr>
        <w:annotationRef/>
      </w:r>
      <w:r>
        <w:t>Added here what was included.</w:t>
      </w:r>
    </w:p>
    <w:p w14:paraId="0C11382A" w14:textId="3EFA1358" w:rsidR="002F1637" w:rsidRDefault="002F1637">
      <w:pPr>
        <w:pStyle w:val="CommentText"/>
      </w:pPr>
      <w:r w:rsidRPr="002F1637">
        <w:rPr>
          <w:highlight w:val="yellow"/>
        </w:rPr>
        <w:t xml:space="preserve">Not sure </w:t>
      </w:r>
      <w:r w:rsidR="0059766D">
        <w:rPr>
          <w:highlight w:val="yellow"/>
        </w:rPr>
        <w:t xml:space="preserve">why John </w:t>
      </w:r>
      <w:r w:rsidRPr="002F1637">
        <w:rPr>
          <w:highlight w:val="yellow"/>
        </w:rPr>
        <w:t>highlight sentences?</w:t>
      </w:r>
    </w:p>
  </w:comment>
  <w:comment w:id="103" w:author="Holmes, John" w:date="2023-04-02T10:07:00Z" w:initials="JH">
    <w:p w14:paraId="57A28F07" w14:textId="4859655A" w:rsidR="00FE249B" w:rsidRDefault="00FE249B">
      <w:pPr>
        <w:pStyle w:val="CommentText"/>
      </w:pPr>
      <w:r>
        <w:rPr>
          <w:rStyle w:val="CommentReference"/>
        </w:rPr>
        <w:annotationRef/>
      </w:r>
      <w:r>
        <w:t xml:space="preserve">You can certainly say that pre-season forecasts are a critical component of the management system because they set the expectations upon which fishery and assessment plans are based.  However, as written this statement seems to suggest that the pre-season forecast is the only tool necessary for sustainable management.  There is the extensive in-season management system and post-season </w:t>
      </w:r>
      <w:proofErr w:type="spellStart"/>
      <w:r>
        <w:t>wrapup</w:t>
      </w:r>
      <w:proofErr w:type="spellEnd"/>
      <w:r>
        <w:t>.  Suggest you re-write this along the lines that I started with above.</w:t>
      </w:r>
    </w:p>
  </w:comment>
  <w:comment w:id="104" w:author="Xu, Yi [2]" w:date="2023-04-10T18:25:00Z" w:initials="XY">
    <w:p w14:paraId="2B4CF0EE" w14:textId="272037CE" w:rsidR="004718F4" w:rsidRDefault="004718F4">
      <w:pPr>
        <w:pStyle w:val="CommentText"/>
      </w:pPr>
      <w:r>
        <w:rPr>
          <w:rStyle w:val="CommentReference"/>
        </w:rPr>
        <w:annotationRef/>
      </w:r>
      <w:r>
        <w:t>I agree. Modified the sentence to add in-season management.</w:t>
      </w:r>
    </w:p>
  </w:comment>
  <w:comment w:id="117" w:author="Holmes, John" w:date="2023-04-02T10:11:00Z" w:initials="JH">
    <w:p w14:paraId="7DE90184" w14:textId="649B205C" w:rsidR="00FE249B" w:rsidRDefault="00FE249B">
      <w:pPr>
        <w:pStyle w:val="CommentText"/>
      </w:pPr>
      <w:r>
        <w:rPr>
          <w:rStyle w:val="CommentReference"/>
        </w:rPr>
        <w:annotationRef/>
      </w:r>
      <w:r>
        <w:t>It does do this but pre-season forecasts also influence the allocation of assessment resources by FIA STAD – stocks with returns &gt; 75,000 will be assessed with high precision methods.</w:t>
      </w:r>
    </w:p>
  </w:comment>
  <w:comment w:id="118" w:author="Xu, Yi [2]" w:date="2023-04-10T14:39:00Z" w:initials="XY">
    <w:p w14:paraId="2BDF688E" w14:textId="73550227" w:rsidR="00160529" w:rsidRDefault="00160529">
      <w:pPr>
        <w:pStyle w:val="CommentText"/>
      </w:pPr>
      <w:r>
        <w:rPr>
          <w:rStyle w:val="CommentReference"/>
        </w:rPr>
        <w:annotationRef/>
      </w:r>
      <w:r>
        <w:t xml:space="preserve">Added on line 52, </w:t>
      </w:r>
      <w:r w:rsidR="00296765">
        <w:t>allocation of stock assessment resources</w:t>
      </w:r>
    </w:p>
  </w:comment>
  <w:comment w:id="137" w:author="Holmes, John" w:date="2023-04-02T10:21:00Z" w:initials="JH">
    <w:p w14:paraId="0529C69F" w14:textId="15DC97B6" w:rsidR="0000048E" w:rsidRDefault="0000048E">
      <w:pPr>
        <w:pStyle w:val="CommentText"/>
      </w:pPr>
      <w:r>
        <w:rPr>
          <w:rStyle w:val="CommentReference"/>
        </w:rPr>
        <w:annotationRef/>
      </w:r>
      <w:r>
        <w:t>You need to define what you mean by returns at some point.</w:t>
      </w:r>
    </w:p>
  </w:comment>
  <w:comment w:id="138" w:author="Xu, Yi [2]" w:date="2023-04-10T14:38:00Z" w:initials="XY">
    <w:p w14:paraId="7D8F2D21" w14:textId="5D5ED50B" w:rsidR="00160529" w:rsidRDefault="00160529">
      <w:pPr>
        <w:pStyle w:val="CommentText"/>
      </w:pPr>
      <w:r>
        <w:rPr>
          <w:rStyle w:val="CommentReference"/>
        </w:rPr>
        <w:annotationRef/>
      </w:r>
      <w:r>
        <w:t>Added definition on line 122-123.</w:t>
      </w:r>
    </w:p>
  </w:comment>
  <w:comment w:id="163" w:author="Holmes, John" w:date="2023-04-02T10:23:00Z" w:initials="JH">
    <w:p w14:paraId="4508C0BD" w14:textId="0CF4AD97" w:rsidR="0000048E" w:rsidRDefault="0000048E">
      <w:pPr>
        <w:pStyle w:val="CommentText"/>
      </w:pPr>
      <w:r>
        <w:rPr>
          <w:rStyle w:val="CommentReference"/>
        </w:rPr>
        <w:annotationRef/>
      </w:r>
      <w:r w:rsidR="00E5211C">
        <w:t xml:space="preserve">Saying that pre-season forecasts are inaccurate </w:t>
      </w:r>
      <w:r>
        <w:t>is a conclusion – don’t think you should state it this way.</w:t>
      </w:r>
    </w:p>
  </w:comment>
  <w:comment w:id="164" w:author="Xu, Yi [2]" w:date="2023-04-10T14:41:00Z" w:initials="XY">
    <w:p w14:paraId="03C36B3B" w14:textId="4A7844B6" w:rsidR="00160529" w:rsidRDefault="00160529">
      <w:pPr>
        <w:pStyle w:val="CommentText"/>
      </w:pPr>
      <w:r>
        <w:rPr>
          <w:rStyle w:val="CommentReference"/>
        </w:rPr>
        <w:annotationRef/>
      </w:r>
      <w:r>
        <w:t>Thanks for the edits.</w:t>
      </w:r>
    </w:p>
  </w:comment>
  <w:comment w:id="180" w:author="Holmes, John" w:date="2023-04-02T10:31:00Z" w:initials="JH">
    <w:p w14:paraId="00972543" w14:textId="52F3122B" w:rsidR="00E5211C" w:rsidRDefault="00E5211C">
      <w:pPr>
        <w:pStyle w:val="CommentText"/>
      </w:pPr>
      <w:r>
        <w:rPr>
          <w:rStyle w:val="CommentReference"/>
        </w:rPr>
        <w:annotationRef/>
      </w:r>
      <w:r>
        <w:t>None of these stocks are on Schedule 1 of SARA so we should not refer to them as listed.  COSEWIC does the assessment</w:t>
      </w:r>
    </w:p>
  </w:comment>
  <w:comment w:id="181" w:author="Xu, Yi [2]" w:date="2023-04-10T14:41:00Z" w:initials="XY">
    <w:p w14:paraId="05245D4F" w14:textId="5C706088" w:rsidR="00160529" w:rsidRDefault="00160529">
      <w:pPr>
        <w:pStyle w:val="CommentText"/>
      </w:pPr>
      <w:r>
        <w:rPr>
          <w:rStyle w:val="CommentReference"/>
        </w:rPr>
        <w:annotationRef/>
      </w:r>
      <w:r>
        <w:t>Thanks for the edits and correction.</w:t>
      </w:r>
    </w:p>
  </w:comment>
  <w:comment w:id="211" w:author="Holmes, John" w:date="2023-04-02T10:37:00Z" w:initials="JH">
    <w:p w14:paraId="202CC2E2" w14:textId="2062C406" w:rsidR="00C75D56" w:rsidRDefault="00C75D56">
      <w:pPr>
        <w:pStyle w:val="CommentText"/>
      </w:pPr>
      <w:r>
        <w:rPr>
          <w:rStyle w:val="CommentReference"/>
        </w:rPr>
        <w:annotationRef/>
      </w:r>
      <w:r>
        <w:t>Probably should explain what this means.</w:t>
      </w:r>
    </w:p>
  </w:comment>
  <w:comment w:id="212" w:author="Xu, Yi [2]" w:date="2023-04-10T14:42:00Z" w:initials="XY">
    <w:p w14:paraId="711508E8" w14:textId="56A14F73" w:rsidR="00160529" w:rsidRDefault="00160529">
      <w:pPr>
        <w:pStyle w:val="CommentText"/>
      </w:pPr>
      <w:r>
        <w:rPr>
          <w:rStyle w:val="CommentReference"/>
        </w:rPr>
        <w:annotationRef/>
      </w:r>
      <w:r w:rsidR="002F1637" w:rsidRPr="002F1637">
        <w:rPr>
          <w:highlight w:val="yellow"/>
        </w:rPr>
        <w:t>V</w:t>
      </w:r>
      <w:r w:rsidRPr="002F1637">
        <w:rPr>
          <w:highlight w:val="yellow"/>
        </w:rPr>
        <w:t>isualization may not be important to this paper, it was important for communication during the panel discussion process.</w:t>
      </w:r>
      <w:r w:rsidR="0059766D">
        <w:t xml:space="preserve"> We deleted here.</w:t>
      </w:r>
    </w:p>
  </w:comment>
  <w:comment w:id="235" w:author="Holmes, John" w:date="2023-04-02T10:42:00Z" w:initials="JH">
    <w:p w14:paraId="2939E43A" w14:textId="249EB0BE" w:rsidR="00B827E1" w:rsidRDefault="00B827E1">
      <w:pPr>
        <w:pStyle w:val="CommentText"/>
      </w:pPr>
      <w:r>
        <w:rPr>
          <w:rStyle w:val="CommentReference"/>
        </w:rPr>
        <w:annotationRef/>
      </w:r>
      <w:r>
        <w:t>Since when?</w:t>
      </w:r>
    </w:p>
  </w:comment>
  <w:comment w:id="236" w:author="Xu, Yi [2]" w:date="2023-04-10T14:36:00Z" w:initials="XY">
    <w:p w14:paraId="7B533C7B" w14:textId="096EC876" w:rsidR="009D674C" w:rsidRDefault="009D674C">
      <w:pPr>
        <w:pStyle w:val="CommentText"/>
      </w:pPr>
      <w:r>
        <w:rPr>
          <w:rStyle w:val="CommentReference"/>
        </w:rPr>
        <w:annotationRef/>
      </w:r>
      <w:r>
        <w:t>Added the year 1952, early years can also be requested by for the purpose of forecast, we adopted the method from Grant et al. 2011 to start with 1948 brood year (1952 return year).</w:t>
      </w:r>
    </w:p>
  </w:comment>
  <w:comment w:id="274" w:author="Liu, Qi" w:date="2023-04-13T11:25:00Z" w:initials="LQ">
    <w:p w14:paraId="6FD63CC6" w14:textId="03AB5BFB" w:rsidR="003C2725" w:rsidRDefault="003C2725">
      <w:pPr>
        <w:pStyle w:val="CommentText"/>
      </w:pPr>
      <w:r>
        <w:rPr>
          <w:rStyle w:val="CommentReference"/>
        </w:rPr>
        <w:annotationRef/>
      </w:r>
      <w:r>
        <w:t xml:space="preserve">Do you mean </w:t>
      </w:r>
      <w:proofErr w:type="spellStart"/>
      <w:r>
        <w:t>Chilko</w:t>
      </w:r>
      <w:proofErr w:type="spellEnd"/>
      <w:r>
        <w:t xml:space="preserve"> here? </w:t>
      </w:r>
      <w:proofErr w:type="spellStart"/>
      <w:r>
        <w:t>Sakinaw</w:t>
      </w:r>
      <w:proofErr w:type="spellEnd"/>
      <w:r>
        <w:t xml:space="preserve"> lake is in a different watershed</w:t>
      </w:r>
      <w:r w:rsidR="00A7610E">
        <w:t>… and its sockeye pop is diminishing…</w:t>
      </w:r>
    </w:p>
  </w:comment>
  <w:comment w:id="267" w:author="Xu, Yi [2]" w:date="2023-04-10T18:49:00Z" w:initials="XY">
    <w:p w14:paraId="6520DB5C" w14:textId="4A70FB3E" w:rsidR="0059766D" w:rsidRDefault="0059766D">
      <w:pPr>
        <w:pStyle w:val="CommentText"/>
      </w:pPr>
      <w:r>
        <w:rPr>
          <w:rStyle w:val="CommentReference"/>
        </w:rPr>
        <w:annotationRef/>
      </w:r>
      <w:r w:rsidRPr="0059766D">
        <w:rPr>
          <w:highlight w:val="yellow"/>
        </w:rPr>
        <w:t>Is this necessary or should we move to Line 135</w:t>
      </w:r>
      <w:r>
        <w:t>?</w:t>
      </w:r>
    </w:p>
  </w:comment>
  <w:comment w:id="268" w:author="Liu, Qi" w:date="2023-04-13T15:15:00Z" w:initials="LQ">
    <w:p w14:paraId="1363AC9F" w14:textId="14557E6C" w:rsidR="00DB7AA2" w:rsidRDefault="00DB7AA2">
      <w:pPr>
        <w:pStyle w:val="CommentText"/>
      </w:pPr>
      <w:r>
        <w:rPr>
          <w:rStyle w:val="CommentReference"/>
        </w:rPr>
        <w:annotationRef/>
      </w:r>
      <w:r>
        <w:t xml:space="preserve">Since the Ogden 2015 has been cited for data quality. Maybe it is unnecessary to use the examples here??? </w:t>
      </w:r>
    </w:p>
  </w:comment>
  <w:comment w:id="309" w:author="Liu, Qi" w:date="2023-04-13T11:33:00Z" w:initials="LQ">
    <w:p w14:paraId="768F8332" w14:textId="01E7CAF6" w:rsidR="00A7610E" w:rsidRDefault="00A7610E">
      <w:pPr>
        <w:pStyle w:val="CommentText"/>
      </w:pPr>
      <w:r>
        <w:rPr>
          <w:rStyle w:val="CommentReference"/>
        </w:rPr>
        <w:annotationRef/>
      </w:r>
      <w:r>
        <w:t xml:space="preserve">Deleted </w:t>
      </w:r>
      <w:proofErr w:type="spellStart"/>
      <w:r>
        <w:t>broodstock</w:t>
      </w:r>
      <w:proofErr w:type="spellEnd"/>
      <w:r>
        <w:t xml:space="preserve"> program since it has been terminated since 2014. Maybe ‘enhancement activities’ are more accurate. </w:t>
      </w:r>
    </w:p>
  </w:comment>
  <w:comment w:id="332" w:author="Holmes, John" w:date="2023-04-02T10:57:00Z" w:initials="JH">
    <w:p w14:paraId="2293185F" w14:textId="4AA445D8" w:rsidR="00D2635C" w:rsidRDefault="00D2635C">
      <w:pPr>
        <w:pStyle w:val="CommentText"/>
      </w:pPr>
      <w:r>
        <w:rPr>
          <w:rStyle w:val="CommentReference"/>
        </w:rPr>
        <w:annotationRef/>
      </w:r>
      <w:r>
        <w:t>Abundance where?  GOA??  Terminal areas?  Need to specify)</w:t>
      </w:r>
    </w:p>
  </w:comment>
  <w:comment w:id="333" w:author="Fu, Caihong" w:date="2023-04-05T14:18:00Z" w:initials="FC">
    <w:p w14:paraId="53F1CAFE" w14:textId="578E3462" w:rsidR="00F26BD6" w:rsidRDefault="006C0D34">
      <w:pPr>
        <w:pStyle w:val="CommentText"/>
      </w:pPr>
      <w:r>
        <w:rPr>
          <w:rStyle w:val="CommentReference"/>
        </w:rPr>
        <w:annotationRef/>
      </w:r>
      <w:r>
        <w:t>I have re-arranged this paragraph to avoid confusion about SST and abundance.</w:t>
      </w:r>
    </w:p>
  </w:comment>
  <w:comment w:id="334" w:author="Liu, Qi" w:date="2023-04-13T13:45:00Z" w:initials="LQ">
    <w:p w14:paraId="23D312D4" w14:textId="774C1CDA" w:rsidR="00F26BD6" w:rsidRDefault="00F26BD6">
      <w:pPr>
        <w:pStyle w:val="CommentText"/>
      </w:pPr>
      <w:r>
        <w:rPr>
          <w:rStyle w:val="CommentReference"/>
        </w:rPr>
        <w:annotationRef/>
      </w:r>
      <w:r>
        <w:t>Revised the sentence to specify the source of ‘abundance’</w:t>
      </w:r>
    </w:p>
  </w:comment>
  <w:comment w:id="357" w:author="Holmes, John" w:date="2023-04-02T10:59:00Z" w:initials="JH">
    <w:p w14:paraId="452F1979" w14:textId="77777777" w:rsidR="00DC1BD3" w:rsidRDefault="00DC1BD3" w:rsidP="00DC1BD3">
      <w:pPr>
        <w:pStyle w:val="CommentText"/>
      </w:pPr>
      <w:r>
        <w:rPr>
          <w:rStyle w:val="CommentReference"/>
        </w:rPr>
        <w:annotationRef/>
      </w:r>
      <w:r>
        <w:t>Since this is based on Ruggerone and Irvine, I am surmising that you are quantifying high seas abundance since the interest is in inter-specific competition.  You should consider specifying that this is high-seas abundance.</w:t>
      </w:r>
    </w:p>
  </w:comment>
  <w:comment w:id="360" w:author="Liu, Qi" w:date="2023-04-13T13:42:00Z" w:initials="LQ">
    <w:p w14:paraId="1568C015" w14:textId="1F46CD7F" w:rsidR="00F26BD6" w:rsidRDefault="00F26BD6">
      <w:pPr>
        <w:pStyle w:val="CommentText"/>
      </w:pPr>
      <w:r>
        <w:rPr>
          <w:rStyle w:val="CommentReference"/>
        </w:rPr>
        <w:annotationRef/>
      </w:r>
      <w:r>
        <w:t>I think Fraser is also included?</w:t>
      </w:r>
    </w:p>
  </w:comment>
  <w:comment w:id="385" w:author="Holmes, John" w:date="2023-04-02T10:59:00Z" w:initials="JH">
    <w:p w14:paraId="5B98C843" w14:textId="544348A9" w:rsidR="00D2635C" w:rsidRDefault="00D2635C">
      <w:pPr>
        <w:pStyle w:val="CommentText"/>
      </w:pPr>
      <w:r>
        <w:rPr>
          <w:rStyle w:val="CommentReference"/>
        </w:rPr>
        <w:annotationRef/>
      </w:r>
      <w:r>
        <w:t>Since this is based on Ruggerone and Irvine, I am surmising that you are quantifying high seas abundance since the interest is in inter-specific competition.  You should consider specifying that this is high-seas abundance.</w:t>
      </w:r>
    </w:p>
  </w:comment>
  <w:comment w:id="409" w:author="Holmes, John" w:date="2023-04-02T11:10:00Z" w:initials="JH">
    <w:p w14:paraId="0CD960A7" w14:textId="0BF3D74C" w:rsidR="00244C4E" w:rsidRDefault="00244C4E">
      <w:pPr>
        <w:pStyle w:val="CommentText"/>
      </w:pPr>
      <w:r>
        <w:rPr>
          <w:rStyle w:val="CommentReference"/>
        </w:rPr>
        <w:annotationRef/>
      </w:r>
      <w:r>
        <w:t>Keep in mind that there are accuracy and uncertainty issues associated with the estimates of “returns” that are referred to as observed returns and that the variability that this imparts to observed returns may not be negligible relative to the forecast uncertainty.</w:t>
      </w:r>
    </w:p>
  </w:comment>
  <w:comment w:id="410" w:author="Xu, Yi [2]" w:date="2023-04-10T18:19:00Z" w:initials="XY">
    <w:p w14:paraId="283CA287" w14:textId="59AA0D07" w:rsidR="004718F4" w:rsidRDefault="004718F4">
      <w:pPr>
        <w:pStyle w:val="CommentText"/>
      </w:pPr>
      <w:r>
        <w:rPr>
          <w:rStyle w:val="CommentReference"/>
        </w:rPr>
        <w:annotationRef/>
      </w:r>
      <w:r>
        <w:t>I agree with this and we added a sentence in the method, yes there could be errors in the recruitment but that is so far the “authorized” data source from PSC.</w:t>
      </w:r>
      <w:r w:rsidR="00511C4D" w:rsidRPr="00511C4D">
        <w:t xml:space="preserve"> </w:t>
      </w:r>
      <w:r w:rsidR="00511C4D">
        <w:t xml:space="preserve">We addressed the data quality by citing </w:t>
      </w:r>
      <w:proofErr w:type="spellStart"/>
      <w:r w:rsidR="00511C4D">
        <w:t>Odgen’s</w:t>
      </w:r>
      <w:proofErr w:type="spellEnd"/>
      <w:r w:rsidR="00511C4D">
        <w:t xml:space="preserve"> paper.</w:t>
      </w:r>
    </w:p>
  </w:comment>
  <w:comment w:id="430" w:author="Holmes, John" w:date="2023-04-02T11:17:00Z" w:initials="JH">
    <w:p w14:paraId="33245B30" w14:textId="7934C505" w:rsidR="00745E1B" w:rsidRDefault="00745E1B">
      <w:pPr>
        <w:pStyle w:val="CommentText"/>
      </w:pPr>
      <w:r>
        <w:rPr>
          <w:rStyle w:val="CommentReference"/>
        </w:rPr>
        <w:annotationRef/>
      </w:r>
      <w:r>
        <w:t>Is this not a conclusion – what’s it based on?</w:t>
      </w:r>
    </w:p>
  </w:comment>
  <w:comment w:id="431" w:author="Fu, Caihong" w:date="2023-04-06T11:53:00Z" w:initials="FC">
    <w:p w14:paraId="5EFCCBF8" w14:textId="0FBB7268" w:rsidR="00AE149D" w:rsidRDefault="00AE149D">
      <w:pPr>
        <w:pStyle w:val="CommentText"/>
      </w:pPr>
      <w:r>
        <w:rPr>
          <w:rStyle w:val="CommentReference"/>
        </w:rPr>
        <w:annotationRef/>
      </w:r>
      <w:r w:rsidR="00415A67">
        <w:t>T</w:t>
      </w:r>
      <w:r>
        <w:t>he relationship between correlation and accuracy has been explained</w:t>
      </w:r>
      <w:r w:rsidR="00415A67">
        <w:t xml:space="preserve"> (Lines 220-223)</w:t>
      </w:r>
      <w:r>
        <w:t>.</w:t>
      </w:r>
      <w:r w:rsidR="00415A67">
        <w:t xml:space="preserve"> So this deleted part can be restored. </w:t>
      </w:r>
      <w:r>
        <w:t xml:space="preserve"> </w:t>
      </w:r>
    </w:p>
  </w:comment>
  <w:comment w:id="435" w:author="Holmes, John" w:date="2023-04-02T11:19:00Z" w:initials="JH">
    <w:p w14:paraId="14490595" w14:textId="4B115D50" w:rsidR="00D2611D" w:rsidRDefault="00D2611D">
      <w:pPr>
        <w:pStyle w:val="CommentText"/>
      </w:pPr>
      <w:r>
        <w:rPr>
          <w:rStyle w:val="CommentReference"/>
        </w:rPr>
        <w:annotationRef/>
      </w:r>
      <w:r>
        <w:t>Since you are making arguments about accuracy, I think you need to define what you mean by model accuracy. For example, does it mean that the observed return is between the 25</w:t>
      </w:r>
      <w:r w:rsidRPr="00D2611D">
        <w:rPr>
          <w:vertAlign w:val="superscript"/>
        </w:rPr>
        <w:t>th</w:t>
      </w:r>
      <w:r>
        <w:t xml:space="preserve"> and 75</w:t>
      </w:r>
      <w:r w:rsidRPr="00D2611D">
        <w:rPr>
          <w:vertAlign w:val="superscript"/>
        </w:rPr>
        <w:t>th</w:t>
      </w:r>
      <w:r>
        <w:t xml:space="preserve"> percentiles or something else?</w:t>
      </w:r>
    </w:p>
  </w:comment>
  <w:comment w:id="436" w:author="Fu, Caihong" w:date="2023-04-06T11:56:00Z" w:initials="FC">
    <w:p w14:paraId="26BCAFD7" w14:textId="2FF71546" w:rsidR="00415A67" w:rsidRDefault="00415A67">
      <w:pPr>
        <w:pStyle w:val="CommentText"/>
      </w:pPr>
      <w:r>
        <w:rPr>
          <w:rStyle w:val="CommentReference"/>
        </w:rPr>
        <w:annotationRef/>
      </w:r>
      <w:r>
        <w:t>Again, please see lines 220-223.</w:t>
      </w:r>
    </w:p>
  </w:comment>
  <w:comment w:id="439" w:author="Holmes, John" w:date="2023-04-02T11:22:00Z" w:initials="JH">
    <w:p w14:paraId="0DC51830" w14:textId="7CF97AA8" w:rsidR="00D2611D" w:rsidRDefault="00D2611D">
      <w:pPr>
        <w:pStyle w:val="CommentText"/>
      </w:pPr>
      <w:r>
        <w:rPr>
          <w:rStyle w:val="CommentReference"/>
        </w:rPr>
        <w:annotationRef/>
      </w:r>
      <w:r>
        <w:t xml:space="preserve">A disinterested observer would ask why inaccurate methods were used; why would </w:t>
      </w:r>
      <w:r w:rsidR="00BA79A3">
        <w:t xml:space="preserve">a decision to consciously use inaccurate methods </w:t>
      </w:r>
      <w:r>
        <w:t>be made?  Perhaps you mean low precision methods instead of inaccurate methods?</w:t>
      </w:r>
    </w:p>
  </w:comment>
  <w:comment w:id="440" w:author="Fu, Caihong" w:date="2023-04-06T12:19:00Z" w:initials="FC">
    <w:p w14:paraId="1979A3AB" w14:textId="009B9194" w:rsidR="004F26FE" w:rsidRDefault="004F26FE">
      <w:pPr>
        <w:pStyle w:val="CommentText"/>
      </w:pPr>
      <w:r>
        <w:rPr>
          <w:rStyle w:val="CommentReference"/>
        </w:rPr>
        <w:annotationRef/>
      </w:r>
      <w:r>
        <w:t xml:space="preserve">This sentence stated that </w:t>
      </w:r>
      <w:r w:rsidR="00927840">
        <w:t>ALL MODELS</w:t>
      </w:r>
      <w:r>
        <w:t xml:space="preserve"> performed poorly for the small stocks, which could be </w:t>
      </w:r>
      <w:r w:rsidR="00927840">
        <w:t xml:space="preserve">a result of inaccurate surveys. Better survey methods require higher financial budgets. Such a financial sacrifice may not be necessary for small stocks. </w:t>
      </w:r>
    </w:p>
  </w:comment>
  <w:comment w:id="443" w:author="Holmes, John" w:date="2023-04-02T11:22:00Z" w:initials="JH">
    <w:p w14:paraId="7998A339" w14:textId="2B9CC94C" w:rsidR="00D2611D" w:rsidRDefault="00D2611D">
      <w:pPr>
        <w:pStyle w:val="CommentText"/>
      </w:pPr>
      <w:r>
        <w:rPr>
          <w:rStyle w:val="CommentReference"/>
        </w:rPr>
        <w:annotationRef/>
      </w:r>
      <w:r>
        <w:t>Not in your reference list</w:t>
      </w:r>
    </w:p>
  </w:comment>
  <w:comment w:id="444" w:author="Xu, Yi [2]" w:date="2023-04-10T18:30:00Z" w:initials="XY">
    <w:p w14:paraId="03AEA264" w14:textId="523FA14C" w:rsidR="002F1637" w:rsidRDefault="002F1637">
      <w:pPr>
        <w:pStyle w:val="CommentText"/>
      </w:pPr>
      <w:r>
        <w:rPr>
          <w:rStyle w:val="CommentReference"/>
        </w:rPr>
        <w:annotationRef/>
      </w:r>
      <w:r>
        <w:t>Changed reference. Thanks.</w:t>
      </w:r>
    </w:p>
  </w:comment>
  <w:comment w:id="467" w:author="Holmes, John" w:date="2023-04-02T16:10:00Z" w:initials="JH">
    <w:p w14:paraId="005753E6" w14:textId="015BC4AE" w:rsidR="00BA79A3" w:rsidRDefault="00BA79A3">
      <w:pPr>
        <w:pStyle w:val="CommentText"/>
      </w:pPr>
      <w:r>
        <w:rPr>
          <w:rStyle w:val="CommentReference"/>
        </w:rPr>
        <w:annotationRef/>
      </w:r>
      <w:r>
        <w:t>Do you mean the historical forecast here?</w:t>
      </w:r>
    </w:p>
  </w:comment>
  <w:comment w:id="468" w:author="Xu, Yi [2]" w:date="2023-04-10T17:22:00Z" w:initials="XY">
    <w:p w14:paraId="4944CDBD" w14:textId="225B6EC4" w:rsidR="00AE22DD" w:rsidRDefault="00AE22DD">
      <w:pPr>
        <w:pStyle w:val="CommentText"/>
      </w:pPr>
      <w:r>
        <w:rPr>
          <w:rStyle w:val="CommentReference"/>
        </w:rPr>
        <w:annotationRef/>
      </w:r>
      <w:r>
        <w:t xml:space="preserve">Changed to </w:t>
      </w:r>
      <w:r w:rsidR="004457DA">
        <w:t>h</w:t>
      </w:r>
      <w:r>
        <w:t xml:space="preserve">istorical </w:t>
      </w:r>
      <w:r w:rsidR="004457DA">
        <w:t>f</w:t>
      </w:r>
      <w:r>
        <w:t>orecast</w:t>
      </w:r>
    </w:p>
  </w:comment>
  <w:comment w:id="481" w:author="Holmes, John" w:date="2023-04-02T16:11:00Z" w:initials="JH">
    <w:p w14:paraId="35CB9577" w14:textId="74CF86F7" w:rsidR="00BA79A3" w:rsidRDefault="00BA79A3">
      <w:pPr>
        <w:pStyle w:val="CommentText"/>
      </w:pPr>
      <w:r>
        <w:rPr>
          <w:rStyle w:val="CommentReference"/>
        </w:rPr>
        <w:annotationRef/>
      </w:r>
      <w:r>
        <w:t>Again – you need to define this term.</w:t>
      </w:r>
    </w:p>
  </w:comment>
  <w:comment w:id="482" w:author="Fu, Caihong" w:date="2023-04-06T12:45:00Z" w:initials="FC">
    <w:p w14:paraId="0CDB7423" w14:textId="62B6619A" w:rsidR="00504D52" w:rsidRDefault="00504D52">
      <w:pPr>
        <w:pStyle w:val="CommentText"/>
      </w:pPr>
      <w:r>
        <w:rPr>
          <w:rStyle w:val="CommentReference"/>
        </w:rPr>
        <w:annotationRef/>
      </w:r>
      <w:r>
        <w:t>It was done</w:t>
      </w:r>
      <w:r w:rsidR="00A81212">
        <w:t>.</w:t>
      </w:r>
      <w:r>
        <w:t xml:space="preserve"> </w:t>
      </w:r>
    </w:p>
  </w:comment>
  <w:comment w:id="508" w:author="Holmes, John" w:date="2023-04-02T16:14:00Z" w:initials="JH">
    <w:p w14:paraId="623895F4" w14:textId="68CDD2BF" w:rsidR="00BA79A3" w:rsidRDefault="00BA79A3">
      <w:pPr>
        <w:pStyle w:val="CommentText"/>
      </w:pPr>
      <w:r>
        <w:rPr>
          <w:rStyle w:val="CommentReference"/>
        </w:rPr>
        <w:annotationRef/>
      </w:r>
      <w:r>
        <w:t>Based on what criteria?</w:t>
      </w:r>
    </w:p>
  </w:comment>
  <w:comment w:id="509" w:author="Xu, Yi [2]" w:date="2023-04-10T18:30:00Z" w:initials="XY">
    <w:p w14:paraId="2162D185" w14:textId="03E24478" w:rsidR="002F1637" w:rsidRDefault="002F1637">
      <w:pPr>
        <w:pStyle w:val="CommentText"/>
      </w:pPr>
      <w:r>
        <w:rPr>
          <w:rStyle w:val="CommentReference"/>
        </w:rPr>
        <w:annotationRef/>
      </w:r>
      <w:r>
        <w:t>Added sentence for more accuracy.</w:t>
      </w:r>
    </w:p>
  </w:comment>
  <w:comment w:id="517" w:author="Holmes, John" w:date="2023-04-02T16:24:00Z" w:initials="JH">
    <w:p w14:paraId="48DF3A63" w14:textId="10453410" w:rsidR="00EA099F" w:rsidRDefault="00EA099F">
      <w:pPr>
        <w:pStyle w:val="CommentText"/>
      </w:pPr>
      <w:r>
        <w:rPr>
          <w:rStyle w:val="CommentReference"/>
        </w:rPr>
        <w:annotationRef/>
      </w:r>
      <w:r>
        <w:t>You have mention data quality as a potential issue with these stocks but not what those issues are specifically.</w:t>
      </w:r>
    </w:p>
  </w:comment>
  <w:comment w:id="518" w:author="Xu, Yi [2]" w:date="2023-04-10T18:34:00Z" w:initials="XY">
    <w:p w14:paraId="3494EAE7" w14:textId="0F84E6B4" w:rsidR="002F1637" w:rsidRDefault="002F1637">
      <w:pPr>
        <w:pStyle w:val="CommentText"/>
      </w:pPr>
      <w:r>
        <w:rPr>
          <w:rStyle w:val="CommentReference"/>
        </w:rPr>
        <w:annotationRef/>
      </w:r>
      <w:r>
        <w:t>Addressed this in Line 253</w:t>
      </w:r>
    </w:p>
  </w:comment>
  <w:comment w:id="558" w:author="Holmes, John" w:date="2023-04-02T16:28:00Z" w:initials="JH">
    <w:p w14:paraId="20223470" w14:textId="66A52F04" w:rsidR="00260D15" w:rsidRDefault="00260D15">
      <w:pPr>
        <w:pStyle w:val="CommentText"/>
      </w:pPr>
      <w:r>
        <w:rPr>
          <w:rStyle w:val="CommentReference"/>
        </w:rPr>
        <w:annotationRef/>
      </w:r>
      <w:r>
        <w:t xml:space="preserve">No one will know what this body does and why they do it unless you explain it somewhere.  Otherwise delete mentioning the Fraser River Panel in this </w:t>
      </w:r>
      <w:proofErr w:type="spellStart"/>
      <w:r>
        <w:t>contewxt</w:t>
      </w:r>
      <w:proofErr w:type="spellEnd"/>
      <w:r>
        <w:t xml:space="preserve"> and simply say the forecast models chosen for 2022 forecasts ….</w:t>
      </w:r>
    </w:p>
  </w:comment>
  <w:comment w:id="559" w:author="Xu, Yi [2]" w:date="2023-04-10T13:48:00Z" w:initials="XY">
    <w:p w14:paraId="294338F7" w14:textId="57405BF9" w:rsidR="00A725F7" w:rsidRDefault="00A725F7">
      <w:pPr>
        <w:pStyle w:val="CommentText"/>
      </w:pPr>
      <w:r>
        <w:rPr>
          <w:rStyle w:val="CommentReference"/>
        </w:rPr>
        <w:annotationRef/>
      </w:r>
      <w:r>
        <w:t>Modified to the selected forecast models instead and delete the Fraser River Panel</w:t>
      </w:r>
    </w:p>
  </w:comment>
  <w:comment w:id="565" w:author="Holmes, John" w:date="2023-04-02T16:32:00Z" w:initials="JH">
    <w:p w14:paraId="5AABCFCC" w14:textId="6FC24DD9" w:rsidR="00260D15" w:rsidRDefault="00260D15">
      <w:pPr>
        <w:pStyle w:val="CommentText"/>
      </w:pPr>
      <w:r>
        <w:rPr>
          <w:rStyle w:val="CommentReference"/>
        </w:rPr>
        <w:annotationRef/>
      </w:r>
      <w:r>
        <w:t xml:space="preserve">Please clarify – I think this phrase is referring to the error of 30% being the lowest observed over the past few years.  Best is a pretty subjective term to use in this context. </w:t>
      </w:r>
    </w:p>
  </w:comment>
  <w:comment w:id="566" w:author="Xu, Yi [2]" w:date="2023-04-10T13:51:00Z" w:initials="XY">
    <w:p w14:paraId="1784C759" w14:textId="1F10809A" w:rsidR="00A725F7" w:rsidRDefault="00A725F7">
      <w:pPr>
        <w:pStyle w:val="CommentText"/>
      </w:pPr>
      <w:r>
        <w:rPr>
          <w:rStyle w:val="CommentReference"/>
        </w:rPr>
        <w:annotationRef/>
      </w:r>
      <w:r w:rsidR="00AF389B">
        <w:t xml:space="preserve">Not necessarily the lowest as they can be negative values. </w:t>
      </w:r>
    </w:p>
  </w:comment>
  <w:comment w:id="572" w:author="Holmes, John" w:date="2023-04-02T16:33:00Z" w:initials="JH">
    <w:p w14:paraId="5FD19732" w14:textId="03D96DC2" w:rsidR="00260D15" w:rsidRDefault="00260D15">
      <w:pPr>
        <w:pStyle w:val="CommentText"/>
      </w:pPr>
      <w:r>
        <w:rPr>
          <w:rStyle w:val="CommentReference"/>
        </w:rPr>
        <w:annotationRef/>
      </w:r>
      <w:r>
        <w:t>Please clarify – reasonable range of what and how is reasonable determined??</w:t>
      </w:r>
    </w:p>
  </w:comment>
  <w:comment w:id="573" w:author="Xu, Yi [2]" w:date="2023-04-10T13:56:00Z" w:initials="XY">
    <w:p w14:paraId="5219D32D" w14:textId="27405168" w:rsidR="00A725F7" w:rsidRDefault="00A725F7">
      <w:pPr>
        <w:pStyle w:val="CommentText"/>
      </w:pPr>
      <w:r>
        <w:rPr>
          <w:rStyle w:val="CommentReference"/>
        </w:rPr>
        <w:annotationRef/>
      </w:r>
      <w:r>
        <w:t>30% comparing to -39%~+234% is reasonable, we added the percentage in bracket for further explanation.</w:t>
      </w:r>
    </w:p>
  </w:comment>
  <w:comment w:id="618" w:author="Holmes, John" w:date="2023-04-02T16:44:00Z" w:initials="JH">
    <w:p w14:paraId="06A77FA6" w14:textId="076E2542" w:rsidR="008C4662" w:rsidRDefault="008C4662">
      <w:pPr>
        <w:pStyle w:val="CommentText"/>
      </w:pPr>
      <w:r>
        <w:rPr>
          <w:rStyle w:val="CommentReference"/>
        </w:rPr>
        <w:annotationRef/>
      </w:r>
      <w:r>
        <w:t>This one sticks out as odd relative to all of the other examples.  Perhaps delete it?</w:t>
      </w:r>
    </w:p>
  </w:comment>
  <w:comment w:id="619" w:author="Xu, Yi [2]" w:date="2023-04-10T14:02:00Z" w:initials="XY">
    <w:p w14:paraId="1AC3C11E" w14:textId="13FC7D9D" w:rsidR="00EE1791" w:rsidRDefault="00EE1791">
      <w:pPr>
        <w:pStyle w:val="CommentText"/>
      </w:pPr>
      <w:r>
        <w:rPr>
          <w:rStyle w:val="CommentReference"/>
        </w:rPr>
        <w:annotationRef/>
      </w:r>
      <w:r>
        <w:t>Deleted according to your suggestion, this is an important factor for fishermen, suggested by Karen Richards from FM.</w:t>
      </w:r>
    </w:p>
  </w:comment>
  <w:comment w:id="636" w:author="Holmes, John" w:date="2023-04-02T16:53:00Z" w:initials="JH">
    <w:p w14:paraId="32290BF0" w14:textId="2B27DB4D" w:rsidR="00AE21A9" w:rsidRDefault="00AE21A9">
      <w:pPr>
        <w:pStyle w:val="CommentText"/>
      </w:pPr>
      <w:r>
        <w:rPr>
          <w:rStyle w:val="CommentReference"/>
        </w:rPr>
        <w:annotationRef/>
      </w:r>
      <w:r>
        <w:t xml:space="preserve">What is the conclusion that these indicators might be “good” based on?  </w:t>
      </w:r>
    </w:p>
  </w:comment>
  <w:comment w:id="637" w:author="Xu, Yi [2]" w:date="2023-04-10T14:07:00Z" w:initials="XY">
    <w:p w14:paraId="64478562" w14:textId="568673C9" w:rsidR="00EE1791" w:rsidRDefault="00EE1791">
      <w:pPr>
        <w:pStyle w:val="CommentText"/>
      </w:pPr>
      <w:r>
        <w:rPr>
          <w:rStyle w:val="CommentReference"/>
        </w:rPr>
        <w:annotationRef/>
      </w:r>
      <w:r w:rsidR="002C2698">
        <w:t>Based on the results of relative rank and Taylor diagrams, added to the sentence.</w:t>
      </w:r>
    </w:p>
  </w:comment>
  <w:comment w:id="639" w:author="Holmes, John" w:date="2023-04-02T16:53:00Z" w:initials="JH">
    <w:p w14:paraId="6E814C23" w14:textId="55DADAA5" w:rsidR="00AE21A9" w:rsidRDefault="00AE21A9">
      <w:pPr>
        <w:pStyle w:val="CommentText"/>
      </w:pPr>
      <w:r>
        <w:rPr>
          <w:rStyle w:val="CommentReference"/>
        </w:rPr>
        <w:annotationRef/>
      </w:r>
      <w:r>
        <w:t xml:space="preserve">Indicators of what?  </w:t>
      </w:r>
    </w:p>
  </w:comment>
  <w:comment w:id="640" w:author="Xu, Yi [2]" w:date="2023-04-10T14:09:00Z" w:initials="XY">
    <w:p w14:paraId="1FC7E1DB" w14:textId="6DF8E64B" w:rsidR="002C2698" w:rsidRDefault="002C2698">
      <w:pPr>
        <w:pStyle w:val="CommentText"/>
      </w:pPr>
      <w:r>
        <w:rPr>
          <w:rStyle w:val="CommentReference"/>
        </w:rPr>
        <w:annotationRef/>
      </w:r>
      <w:r>
        <w:t>Indicators of sockeye survival, added to the sentence.</w:t>
      </w:r>
    </w:p>
  </w:comment>
  <w:comment w:id="709" w:author="Holmes, John" w:date="2023-04-02T17:15:00Z" w:initials="JH">
    <w:p w14:paraId="65A7E25A" w14:textId="7ABC0E2A" w:rsidR="00724203" w:rsidRDefault="00724203">
      <w:pPr>
        <w:pStyle w:val="CommentText"/>
      </w:pPr>
      <w:r>
        <w:rPr>
          <w:rStyle w:val="CommentReference"/>
        </w:rPr>
        <w:annotationRef/>
      </w:r>
      <w:r>
        <w:t>I think it’s truer to say that the new models significantly reduced the difference between forecast and observation.  We do not really know anything about the accuracy of the observed returns – they are not error-free</w:t>
      </w:r>
      <w:r w:rsidR="00453BA5">
        <w:t xml:space="preserve">, there is both process and observation error </w:t>
      </w:r>
      <w:r>
        <w:t xml:space="preserve"> – but you seem to be assuming that they are </w:t>
      </w:r>
      <w:r w:rsidR="00453BA5">
        <w:t xml:space="preserve">known perfectly and are therefore </w:t>
      </w:r>
      <w:r>
        <w:t>accurate.</w:t>
      </w:r>
      <w:r w:rsidR="00453BA5">
        <w:t xml:space="preserve"> This is not the case.</w:t>
      </w:r>
    </w:p>
  </w:comment>
  <w:comment w:id="710" w:author="Xu, Yi [2]" w:date="2023-04-10T14:19:00Z" w:initials="XY">
    <w:p w14:paraId="68BF1FE0" w14:textId="68A5DE5E" w:rsidR="0004294D" w:rsidRDefault="0004294D">
      <w:pPr>
        <w:pStyle w:val="CommentText"/>
      </w:pPr>
      <w:r>
        <w:rPr>
          <w:rStyle w:val="CommentReference"/>
        </w:rPr>
        <w:annotationRef/>
      </w:r>
      <w:r>
        <w:t>I agree with this. In this exercise we treated ‘observation’ as true abundance, and PSC is taking the lead of verification of that. I modified the sentence</w:t>
      </w:r>
      <w:r w:rsidR="00FA34D9">
        <w:t xml:space="preserve"> and also mentioned in Line 133-134.</w:t>
      </w:r>
    </w:p>
  </w:comment>
  <w:comment w:id="722" w:author="Holmes, John" w:date="2023-04-02T17:21:00Z" w:initials="JH">
    <w:p w14:paraId="25504CB5" w14:textId="1A0C7BB5" w:rsidR="00453BA5" w:rsidRDefault="00453BA5">
      <w:pPr>
        <w:pStyle w:val="CommentText"/>
      </w:pPr>
      <w:r>
        <w:rPr>
          <w:rStyle w:val="CommentReference"/>
        </w:rPr>
        <w:annotationRef/>
      </w:r>
      <w:r>
        <w:t>I think at some point it would be useful to describe the framework – what’s in it, what are the steps??  This could be in a table.</w:t>
      </w:r>
    </w:p>
  </w:comment>
  <w:comment w:id="723" w:author="Xu, Yi [2]" w:date="2023-04-10T14:28:00Z" w:initials="XY">
    <w:p w14:paraId="53D11211" w14:textId="7243B921" w:rsidR="0004294D" w:rsidRDefault="0004294D">
      <w:pPr>
        <w:pStyle w:val="CommentText"/>
      </w:pPr>
      <w:r>
        <w:rPr>
          <w:rStyle w:val="CommentReference"/>
        </w:rPr>
        <w:annotationRef/>
      </w:r>
      <w:r>
        <w:t xml:space="preserve">The framework is defined in the 2022 forecast </w:t>
      </w:r>
      <w:r w:rsidR="00E3094F">
        <w:t>report, cited here.</w:t>
      </w:r>
    </w:p>
  </w:comment>
  <w:comment w:id="738" w:author="Holmes, John" w:date="2023-04-02T17:23:00Z" w:initials="JH">
    <w:p w14:paraId="4265BD2F" w14:textId="6382DA07" w:rsidR="00453BA5" w:rsidRDefault="00453BA5">
      <w:pPr>
        <w:pStyle w:val="CommentText"/>
      </w:pPr>
      <w:r>
        <w:rPr>
          <w:rStyle w:val="CommentReference"/>
        </w:rPr>
        <w:annotationRef/>
      </w:r>
      <w:r>
        <w:t>Can’t leave this hanging – promising in what sense?? Be specific.</w:t>
      </w:r>
    </w:p>
  </w:comment>
  <w:comment w:id="739" w:author="Xu, Yi [2]" w:date="2023-04-10T17:54:00Z" w:initials="XY">
    <w:p w14:paraId="52A21395" w14:textId="66ED1CA0" w:rsidR="00823B4F" w:rsidRDefault="00823B4F">
      <w:pPr>
        <w:pStyle w:val="CommentText"/>
      </w:pPr>
      <w:r>
        <w:rPr>
          <w:rStyle w:val="CommentReference"/>
        </w:rPr>
        <w:annotationRef/>
      </w:r>
      <w:r w:rsidRPr="00823B4F">
        <w:rPr>
          <w:highlight w:val="yellow"/>
        </w:rPr>
        <w:t>Folks, can you help with this one?</w:t>
      </w:r>
    </w:p>
  </w:comment>
  <w:comment w:id="740" w:author="Liu, Qi" w:date="2023-04-13T14:55:00Z" w:initials="LQ">
    <w:p w14:paraId="2B6716A5" w14:textId="275FF544" w:rsidR="00772275" w:rsidRDefault="00772275">
      <w:pPr>
        <w:pStyle w:val="CommentText"/>
      </w:pPr>
      <w:r>
        <w:rPr>
          <w:rStyle w:val="CommentReference"/>
        </w:rPr>
        <w:annotationRef/>
      </w:r>
      <w:r>
        <w:t xml:space="preserve">Maybe delete this sentence as the performance of 2022 forecasts using the framework has been indicated in Line 401-405. </w:t>
      </w:r>
      <w:r w:rsidR="006F277A">
        <w:t>And it improves the flow of sentence.</w:t>
      </w:r>
    </w:p>
  </w:comment>
  <w:comment w:id="743" w:author="Holmes, John" w:date="2023-04-02T17:24:00Z" w:initials="JH">
    <w:p w14:paraId="696F6218" w14:textId="4A66CD34" w:rsidR="00453BA5" w:rsidRDefault="00453BA5">
      <w:pPr>
        <w:pStyle w:val="CommentText"/>
      </w:pPr>
      <w:r>
        <w:rPr>
          <w:rStyle w:val="CommentReference"/>
        </w:rPr>
        <w:annotationRef/>
      </w:r>
      <w:r>
        <w:t>This assumes that the Observation is correct, doesn’t it?</w:t>
      </w:r>
    </w:p>
  </w:comment>
  <w:comment w:id="744" w:author="Xu, Yi [2]" w:date="2023-04-10T17:37:00Z" w:initials="XY">
    <w:p w14:paraId="06E62ECC" w14:textId="1EB73F1F" w:rsidR="00FA34D9" w:rsidRDefault="00FA34D9">
      <w:pPr>
        <w:pStyle w:val="CommentText"/>
      </w:pPr>
      <w:r>
        <w:rPr>
          <w:rStyle w:val="CommentReference"/>
        </w:rPr>
        <w:annotationRef/>
      </w:r>
      <w:r>
        <w:t>Similar comment as before, added a sentence in method Line 133-134, added a condition here.</w:t>
      </w:r>
    </w:p>
  </w:comment>
  <w:comment w:id="751" w:author="Holmes, John" w:date="2023-04-02T17:25:00Z" w:initials="JH">
    <w:p w14:paraId="3210B2C1" w14:textId="12AEE31C" w:rsidR="00453BA5" w:rsidRDefault="00453BA5">
      <w:pPr>
        <w:pStyle w:val="CommentText"/>
      </w:pPr>
      <w:r>
        <w:rPr>
          <w:rStyle w:val="CommentReference"/>
        </w:rPr>
        <w:annotationRef/>
      </w:r>
      <w:r>
        <w:t>Not understanding the tense and capitalization here – The Observation, not observations or observed returns??</w:t>
      </w:r>
    </w:p>
  </w:comment>
  <w:comment w:id="752" w:author="Xu, Yi [2]" w:date="2023-04-10T17:41:00Z" w:initials="XY">
    <w:p w14:paraId="48F6FEC8" w14:textId="120A7B75" w:rsidR="00FA34D9" w:rsidRDefault="00FA34D9">
      <w:pPr>
        <w:pStyle w:val="CommentText"/>
      </w:pPr>
      <w:r>
        <w:rPr>
          <w:rStyle w:val="CommentReference"/>
        </w:rPr>
        <w:annotationRef/>
      </w:r>
      <w:r>
        <w:t>Changed to lower case.</w:t>
      </w:r>
    </w:p>
  </w:comment>
  <w:comment w:id="755" w:author="Holmes, John" w:date="2023-04-02T17:26:00Z" w:initials="JH">
    <w:p w14:paraId="2206572A" w14:textId="504F963A" w:rsidR="00453BA5" w:rsidRDefault="00453BA5">
      <w:pPr>
        <w:pStyle w:val="CommentText"/>
      </w:pPr>
      <w:r>
        <w:rPr>
          <w:rStyle w:val="CommentReference"/>
        </w:rPr>
        <w:annotationRef/>
      </w:r>
      <w:r>
        <w:t>Meaning whether differences between forecasts and observed returns are position or negative and the magnitude of these differences???</w:t>
      </w:r>
    </w:p>
  </w:comment>
  <w:comment w:id="756" w:author="Xu, Yi [2]" w:date="2023-04-10T17:56:00Z" w:initials="XY">
    <w:p w14:paraId="6B5E264B" w14:textId="59323838" w:rsidR="00823B4F" w:rsidRDefault="00823B4F">
      <w:pPr>
        <w:pStyle w:val="CommentText"/>
      </w:pPr>
      <w:r>
        <w:rPr>
          <w:rStyle w:val="CommentReference"/>
        </w:rPr>
        <w:annotationRef/>
      </w:r>
      <w:r>
        <w:t xml:space="preserve">No, meaning that if the model is closer and closer to the observation over time, that is a good model. If the model is moving away from the observation, the model may be false alarms. </w:t>
      </w:r>
    </w:p>
  </w:comment>
  <w:comment w:id="760" w:author="Holmes, John" w:date="2023-04-02T17:27:00Z" w:initials="JH">
    <w:p w14:paraId="136FD149" w14:textId="2F8C13DE" w:rsidR="00453BA5" w:rsidRDefault="00453BA5">
      <w:pPr>
        <w:pStyle w:val="CommentText"/>
      </w:pPr>
      <w:r>
        <w:rPr>
          <w:rStyle w:val="CommentReference"/>
        </w:rPr>
        <w:annotationRef/>
      </w:r>
      <w:r>
        <w:t xml:space="preserve">Better is a relative term – better than what and what does better mean in this context? Improved forecasting skill based on smaller differences relative to observed returns </w:t>
      </w:r>
      <w:r w:rsidR="001F7FD1">
        <w:t>seems to be the thinking here.  If so, then you should state it.</w:t>
      </w:r>
    </w:p>
  </w:comment>
  <w:comment w:id="761" w:author="Xu, Yi [2]" w:date="2023-04-10T17:51:00Z" w:initials="XY">
    <w:p w14:paraId="028B47A7" w14:textId="19395B69" w:rsidR="004457DA" w:rsidRDefault="004457DA">
      <w:pPr>
        <w:pStyle w:val="CommentText"/>
      </w:pPr>
      <w:r>
        <w:rPr>
          <w:rStyle w:val="CommentReference"/>
        </w:rPr>
        <w:annotationRef/>
      </w:r>
      <w:r w:rsidRPr="004457DA">
        <w:t>Thank you for the feedback. You're right, "better" is a relative term and can have different interpretations.</w:t>
      </w:r>
      <w:r>
        <w:t xml:space="preserve"> I modify it based on your suggestions.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7A4EEA" w15:done="0"/>
  <w15:commentEx w15:paraId="0C11382A" w15:paraIdParent="187A4EEA" w15:done="0"/>
  <w15:commentEx w15:paraId="57A28F07" w15:done="0"/>
  <w15:commentEx w15:paraId="2B4CF0EE" w15:paraIdParent="57A28F07" w15:done="0"/>
  <w15:commentEx w15:paraId="7DE90184" w15:done="0"/>
  <w15:commentEx w15:paraId="2BDF688E" w15:paraIdParent="7DE90184" w15:done="0"/>
  <w15:commentEx w15:paraId="0529C69F" w15:done="0"/>
  <w15:commentEx w15:paraId="7D8F2D21" w15:paraIdParent="0529C69F" w15:done="0"/>
  <w15:commentEx w15:paraId="4508C0BD" w15:done="0"/>
  <w15:commentEx w15:paraId="03C36B3B" w15:paraIdParent="4508C0BD" w15:done="0"/>
  <w15:commentEx w15:paraId="00972543" w15:done="0"/>
  <w15:commentEx w15:paraId="05245D4F" w15:paraIdParent="00972543" w15:done="0"/>
  <w15:commentEx w15:paraId="202CC2E2" w15:done="0"/>
  <w15:commentEx w15:paraId="711508E8" w15:paraIdParent="202CC2E2" w15:done="0"/>
  <w15:commentEx w15:paraId="2939E43A" w15:done="0"/>
  <w15:commentEx w15:paraId="7B533C7B" w15:paraIdParent="2939E43A" w15:done="0"/>
  <w15:commentEx w15:paraId="6FD63CC6" w15:done="0"/>
  <w15:commentEx w15:paraId="6520DB5C" w15:done="0"/>
  <w15:commentEx w15:paraId="1363AC9F" w15:paraIdParent="6520DB5C" w15:done="0"/>
  <w15:commentEx w15:paraId="768F8332" w15:done="0"/>
  <w15:commentEx w15:paraId="2293185F" w15:done="0"/>
  <w15:commentEx w15:paraId="53F1CAFE" w15:paraIdParent="2293185F" w15:done="0"/>
  <w15:commentEx w15:paraId="23D312D4" w15:paraIdParent="2293185F" w15:done="0"/>
  <w15:commentEx w15:paraId="452F1979" w15:done="0"/>
  <w15:commentEx w15:paraId="1568C015" w15:done="0"/>
  <w15:commentEx w15:paraId="5B98C843" w15:done="0"/>
  <w15:commentEx w15:paraId="0CD960A7" w15:done="0"/>
  <w15:commentEx w15:paraId="283CA287" w15:paraIdParent="0CD960A7" w15:done="0"/>
  <w15:commentEx w15:paraId="33245B30" w15:done="0"/>
  <w15:commentEx w15:paraId="5EFCCBF8" w15:paraIdParent="33245B30" w15:done="0"/>
  <w15:commentEx w15:paraId="14490595" w15:done="0"/>
  <w15:commentEx w15:paraId="26BCAFD7" w15:paraIdParent="14490595" w15:done="0"/>
  <w15:commentEx w15:paraId="0DC51830" w15:done="0"/>
  <w15:commentEx w15:paraId="1979A3AB" w15:paraIdParent="0DC51830" w15:done="0"/>
  <w15:commentEx w15:paraId="7998A339" w15:done="0"/>
  <w15:commentEx w15:paraId="03AEA264" w15:paraIdParent="7998A339" w15:done="0"/>
  <w15:commentEx w15:paraId="005753E6" w15:done="0"/>
  <w15:commentEx w15:paraId="4944CDBD" w15:paraIdParent="005753E6" w15:done="0"/>
  <w15:commentEx w15:paraId="35CB9577" w15:done="0"/>
  <w15:commentEx w15:paraId="0CDB7423" w15:paraIdParent="35CB9577" w15:done="0"/>
  <w15:commentEx w15:paraId="623895F4" w15:done="0"/>
  <w15:commentEx w15:paraId="2162D185" w15:paraIdParent="623895F4" w15:done="0"/>
  <w15:commentEx w15:paraId="48DF3A63" w15:done="0"/>
  <w15:commentEx w15:paraId="3494EAE7" w15:paraIdParent="48DF3A63" w15:done="0"/>
  <w15:commentEx w15:paraId="20223470" w15:done="0"/>
  <w15:commentEx w15:paraId="294338F7" w15:paraIdParent="20223470" w15:done="0"/>
  <w15:commentEx w15:paraId="5AABCFCC" w15:done="0"/>
  <w15:commentEx w15:paraId="1784C759" w15:paraIdParent="5AABCFCC" w15:done="0"/>
  <w15:commentEx w15:paraId="5FD19732" w15:done="0"/>
  <w15:commentEx w15:paraId="5219D32D" w15:paraIdParent="5FD19732" w15:done="0"/>
  <w15:commentEx w15:paraId="06A77FA6" w15:done="0"/>
  <w15:commentEx w15:paraId="1AC3C11E" w15:paraIdParent="06A77FA6" w15:done="0"/>
  <w15:commentEx w15:paraId="32290BF0" w15:done="0"/>
  <w15:commentEx w15:paraId="64478562" w15:paraIdParent="32290BF0" w15:done="0"/>
  <w15:commentEx w15:paraId="6E814C23" w15:done="0"/>
  <w15:commentEx w15:paraId="1FC7E1DB" w15:paraIdParent="6E814C23" w15:done="0"/>
  <w15:commentEx w15:paraId="65A7E25A" w15:done="0"/>
  <w15:commentEx w15:paraId="68BF1FE0" w15:paraIdParent="65A7E25A" w15:done="0"/>
  <w15:commentEx w15:paraId="25504CB5" w15:done="0"/>
  <w15:commentEx w15:paraId="53D11211" w15:paraIdParent="25504CB5" w15:done="0"/>
  <w15:commentEx w15:paraId="4265BD2F" w15:done="0"/>
  <w15:commentEx w15:paraId="52A21395" w15:paraIdParent="4265BD2F" w15:done="0"/>
  <w15:commentEx w15:paraId="2B6716A5" w15:paraIdParent="4265BD2F" w15:done="0"/>
  <w15:commentEx w15:paraId="696F6218" w15:done="0"/>
  <w15:commentEx w15:paraId="06E62ECC" w15:paraIdParent="696F6218" w15:done="0"/>
  <w15:commentEx w15:paraId="3210B2C1" w15:done="0"/>
  <w15:commentEx w15:paraId="48F6FEC8" w15:paraIdParent="3210B2C1" w15:done="0"/>
  <w15:commentEx w15:paraId="2206572A" w15:done="0"/>
  <w15:commentEx w15:paraId="6B5E264B" w15:paraIdParent="2206572A" w15:done="0"/>
  <w15:commentEx w15:paraId="136FD149" w15:done="0"/>
  <w15:commentEx w15:paraId="028B47A7" w15:paraIdParent="136FD1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00445" w16cex:dateUtc="2023-03-30T19:51:00Z"/>
  <w16cex:commentExtensible w16cex:durableId="27DED550" w16cex:dateUtc="2023-04-11T01:34:00Z"/>
  <w16cex:commentExtensible w16cex:durableId="27D3D259" w16cex:dateUtc="2023-04-02T17:07:00Z"/>
  <w16cex:commentExtensible w16cex:durableId="27DED307" w16cex:dateUtc="2023-04-11T01:25:00Z"/>
  <w16cex:commentExtensible w16cex:durableId="27D3D33E" w16cex:dateUtc="2023-04-02T17:11:00Z"/>
  <w16cex:commentExtensible w16cex:durableId="27DE9E3C" w16cex:dateUtc="2023-04-10T21:39:00Z"/>
  <w16cex:commentExtensible w16cex:durableId="27D3D58C" w16cex:dateUtc="2023-04-02T17:21:00Z"/>
  <w16cex:commentExtensible w16cex:durableId="27DE9DFF" w16cex:dateUtc="2023-04-10T21:38:00Z"/>
  <w16cex:commentExtensible w16cex:durableId="27D3D63A" w16cex:dateUtc="2023-04-02T17:23:00Z"/>
  <w16cex:commentExtensible w16cex:durableId="27DE9E97" w16cex:dateUtc="2023-04-10T21:41:00Z"/>
  <w16cex:commentExtensible w16cex:durableId="27D3D80B" w16cex:dateUtc="2023-04-02T17:31:00Z"/>
  <w16cex:commentExtensible w16cex:durableId="27DE9EB7" w16cex:dateUtc="2023-04-10T21:41:00Z"/>
  <w16cex:commentExtensible w16cex:durableId="27D3D96D" w16cex:dateUtc="2023-04-02T17:37:00Z"/>
  <w16cex:commentExtensible w16cex:durableId="27DE9EE4" w16cex:dateUtc="2023-04-10T21:42:00Z"/>
  <w16cex:commentExtensible w16cex:durableId="27D3DA8E" w16cex:dateUtc="2023-04-02T17:42:00Z"/>
  <w16cex:commentExtensible w16cex:durableId="27DE9D78" w16cex:dateUtc="2023-04-10T21:36:00Z"/>
  <w16cex:commentExtensible w16cex:durableId="27E2653C" w16cex:dateUtc="2023-04-13T18:25:00Z"/>
  <w16cex:commentExtensible w16cex:durableId="27DED8CF" w16cex:dateUtc="2023-04-11T01:49:00Z"/>
  <w16cex:commentExtensible w16cex:durableId="27E29B25" w16cex:dateUtc="2023-04-13T22:15:00Z"/>
  <w16cex:commentExtensible w16cex:durableId="27E266F6" w16cex:dateUtc="2023-04-13T18:33:00Z"/>
  <w16cex:commentExtensible w16cex:durableId="27D3DE30" w16cex:dateUtc="2023-04-02T17:57:00Z"/>
  <w16cex:commentExtensible w16cex:durableId="27D801B6" w16cex:dateUtc="2023-04-05T21:18:00Z"/>
  <w16cex:commentExtensible w16cex:durableId="27E2860C" w16cex:dateUtc="2023-04-13T20:45:00Z"/>
  <w16cex:commentExtensible w16cex:durableId="27D7EF9F" w16cex:dateUtc="2023-04-02T17:59:00Z"/>
  <w16cex:commentExtensible w16cex:durableId="27E2855C" w16cex:dateUtc="2023-04-13T20:42:00Z"/>
  <w16cex:commentExtensible w16cex:durableId="27D3DE84" w16cex:dateUtc="2023-04-02T17:59:00Z"/>
  <w16cex:commentExtensible w16cex:durableId="27D3E128" w16cex:dateUtc="2023-04-02T18:10:00Z"/>
  <w16cex:commentExtensible w16cex:durableId="27DED1AE" w16cex:dateUtc="2023-04-11T01:19:00Z"/>
  <w16cex:commentExtensible w16cex:durableId="27D3E2C5" w16cex:dateUtc="2023-04-02T18:17:00Z"/>
  <w16cex:commentExtensible w16cex:durableId="27D9314E" w16cex:dateUtc="2023-04-06T18:53:00Z"/>
  <w16cex:commentExtensible w16cex:durableId="27D3E348" w16cex:dateUtc="2023-04-02T18:19:00Z"/>
  <w16cex:commentExtensible w16cex:durableId="27D931D3" w16cex:dateUtc="2023-04-06T18:56:00Z"/>
  <w16cex:commentExtensible w16cex:durableId="27D3E40C" w16cex:dateUtc="2023-04-02T18:22:00Z"/>
  <w16cex:commentExtensible w16cex:durableId="27D9376D" w16cex:dateUtc="2023-04-06T19:19:00Z"/>
  <w16cex:commentExtensible w16cex:durableId="27D3E3F4" w16cex:dateUtc="2023-04-02T18:22:00Z"/>
  <w16cex:commentExtensible w16cex:durableId="27DED441" w16cex:dateUtc="2023-04-11T01:30:00Z"/>
  <w16cex:commentExtensible w16cex:durableId="27D4275F" w16cex:dateUtc="2023-04-02T23:10:00Z"/>
  <w16cex:commentExtensible w16cex:durableId="27DEC449" w16cex:dateUtc="2023-04-11T00:22:00Z"/>
  <w16cex:commentExtensible w16cex:durableId="27D427B4" w16cex:dateUtc="2023-04-02T23:11:00Z"/>
  <w16cex:commentExtensible w16cex:durableId="27D93D52" w16cex:dateUtc="2023-04-06T19:45:00Z"/>
  <w16cex:commentExtensible w16cex:durableId="27D4286D" w16cex:dateUtc="2023-04-02T23:14:00Z"/>
  <w16cex:commentExtensible w16cex:durableId="27DED455" w16cex:dateUtc="2023-04-11T01:30:00Z"/>
  <w16cex:commentExtensible w16cex:durableId="27D42ABE" w16cex:dateUtc="2023-04-02T23:24:00Z"/>
  <w16cex:commentExtensible w16cex:durableId="27DED52F" w16cex:dateUtc="2023-04-11T01:34:00Z"/>
  <w16cex:commentExtensible w16cex:durableId="27D42BA6" w16cex:dateUtc="2023-04-02T23:28:00Z"/>
  <w16cex:commentExtensible w16cex:durableId="27DE9219" w16cex:dateUtc="2023-04-10T20:48:00Z"/>
  <w16cex:commentExtensible w16cex:durableId="27D42C8F" w16cex:dateUtc="2023-04-02T23:32:00Z"/>
  <w16cex:commentExtensible w16cex:durableId="27DE92D2" w16cex:dateUtc="2023-04-10T20:51:00Z"/>
  <w16cex:commentExtensible w16cex:durableId="27D42CEE" w16cex:dateUtc="2023-04-02T23:33:00Z"/>
  <w16cex:commentExtensible w16cex:durableId="27DE942A" w16cex:dateUtc="2023-04-10T20:56:00Z"/>
  <w16cex:commentExtensible w16cex:durableId="27D42F76" w16cex:dateUtc="2023-04-02T23:44:00Z"/>
  <w16cex:commentExtensible w16cex:durableId="27DE957A" w16cex:dateUtc="2023-04-10T21:02:00Z"/>
  <w16cex:commentExtensible w16cex:durableId="27D431A4" w16cex:dateUtc="2023-04-02T23:53:00Z"/>
  <w16cex:commentExtensible w16cex:durableId="27DE96AE" w16cex:dateUtc="2023-04-10T21:07:00Z"/>
  <w16cex:commentExtensible w16cex:durableId="27D4316C" w16cex:dateUtc="2023-04-02T23:53:00Z"/>
  <w16cex:commentExtensible w16cex:durableId="27DE972B" w16cex:dateUtc="2023-04-10T21:09:00Z"/>
  <w16cex:commentExtensible w16cex:durableId="27D4369A" w16cex:dateUtc="2023-04-03T00:15:00Z"/>
  <w16cex:commentExtensible w16cex:durableId="27DE9987" w16cex:dateUtc="2023-04-10T21:19:00Z"/>
  <w16cex:commentExtensible w16cex:durableId="27D43819" w16cex:dateUtc="2023-04-03T00:21:00Z"/>
  <w16cex:commentExtensible w16cex:durableId="27DE9B77" w16cex:dateUtc="2023-04-10T21:28:00Z"/>
  <w16cex:commentExtensible w16cex:durableId="27D4388D" w16cex:dateUtc="2023-04-03T00:23:00Z"/>
  <w16cex:commentExtensible w16cex:durableId="27DECBF0" w16cex:dateUtc="2023-04-11T00:54:00Z"/>
  <w16cex:commentExtensible w16cex:durableId="27E29664" w16cex:dateUtc="2023-04-13T21:55:00Z"/>
  <w16cex:commentExtensible w16cex:durableId="27D438DD" w16cex:dateUtc="2023-04-03T00:24:00Z"/>
  <w16cex:commentExtensible w16cex:durableId="27DEC7E8" w16cex:dateUtc="2023-04-11T00:37:00Z"/>
  <w16cex:commentExtensible w16cex:durableId="27D438FA" w16cex:dateUtc="2023-04-03T00:25:00Z"/>
  <w16cex:commentExtensible w16cex:durableId="27DEC8B8" w16cex:dateUtc="2023-04-11T00:41:00Z"/>
  <w16cex:commentExtensible w16cex:durableId="27D43942" w16cex:dateUtc="2023-04-03T00:26:00Z"/>
  <w16cex:commentExtensible w16cex:durableId="27DECC33" w16cex:dateUtc="2023-04-11T00:56:00Z"/>
  <w16cex:commentExtensible w16cex:durableId="27D43994" w16cex:dateUtc="2023-04-03T00:27:00Z"/>
  <w16cex:commentExtensible w16cex:durableId="27DECB3A" w16cex:dateUtc="2023-04-11T0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7A4EEA" w16cid:durableId="27D00445"/>
  <w16cid:commentId w16cid:paraId="0C11382A" w16cid:durableId="27DED550"/>
  <w16cid:commentId w16cid:paraId="57A28F07" w16cid:durableId="27D3D259"/>
  <w16cid:commentId w16cid:paraId="2B4CF0EE" w16cid:durableId="27DED307"/>
  <w16cid:commentId w16cid:paraId="7DE90184" w16cid:durableId="27D3D33E"/>
  <w16cid:commentId w16cid:paraId="2BDF688E" w16cid:durableId="27DE9E3C"/>
  <w16cid:commentId w16cid:paraId="0529C69F" w16cid:durableId="27D3D58C"/>
  <w16cid:commentId w16cid:paraId="7D8F2D21" w16cid:durableId="27DE9DFF"/>
  <w16cid:commentId w16cid:paraId="4508C0BD" w16cid:durableId="27D3D63A"/>
  <w16cid:commentId w16cid:paraId="03C36B3B" w16cid:durableId="27DE9E97"/>
  <w16cid:commentId w16cid:paraId="00972543" w16cid:durableId="27D3D80B"/>
  <w16cid:commentId w16cid:paraId="05245D4F" w16cid:durableId="27DE9EB7"/>
  <w16cid:commentId w16cid:paraId="202CC2E2" w16cid:durableId="27D3D96D"/>
  <w16cid:commentId w16cid:paraId="711508E8" w16cid:durableId="27DE9EE4"/>
  <w16cid:commentId w16cid:paraId="2939E43A" w16cid:durableId="27D3DA8E"/>
  <w16cid:commentId w16cid:paraId="7B533C7B" w16cid:durableId="27DE9D78"/>
  <w16cid:commentId w16cid:paraId="6FD63CC6" w16cid:durableId="27E2653C"/>
  <w16cid:commentId w16cid:paraId="6520DB5C" w16cid:durableId="27DED8CF"/>
  <w16cid:commentId w16cid:paraId="1363AC9F" w16cid:durableId="27E29B25"/>
  <w16cid:commentId w16cid:paraId="768F8332" w16cid:durableId="27E266F6"/>
  <w16cid:commentId w16cid:paraId="2293185F" w16cid:durableId="27D3DE30"/>
  <w16cid:commentId w16cid:paraId="53F1CAFE" w16cid:durableId="27D801B6"/>
  <w16cid:commentId w16cid:paraId="23D312D4" w16cid:durableId="27E2860C"/>
  <w16cid:commentId w16cid:paraId="452F1979" w16cid:durableId="27D7EF9F"/>
  <w16cid:commentId w16cid:paraId="1568C015" w16cid:durableId="27E2855C"/>
  <w16cid:commentId w16cid:paraId="5B98C843" w16cid:durableId="27D3DE84"/>
  <w16cid:commentId w16cid:paraId="0CD960A7" w16cid:durableId="27D3E128"/>
  <w16cid:commentId w16cid:paraId="283CA287" w16cid:durableId="27DED1AE"/>
  <w16cid:commentId w16cid:paraId="33245B30" w16cid:durableId="27D3E2C5"/>
  <w16cid:commentId w16cid:paraId="5EFCCBF8" w16cid:durableId="27D9314E"/>
  <w16cid:commentId w16cid:paraId="14490595" w16cid:durableId="27D3E348"/>
  <w16cid:commentId w16cid:paraId="26BCAFD7" w16cid:durableId="27D931D3"/>
  <w16cid:commentId w16cid:paraId="0DC51830" w16cid:durableId="27D3E40C"/>
  <w16cid:commentId w16cid:paraId="1979A3AB" w16cid:durableId="27D9376D"/>
  <w16cid:commentId w16cid:paraId="7998A339" w16cid:durableId="27D3E3F4"/>
  <w16cid:commentId w16cid:paraId="03AEA264" w16cid:durableId="27DED441"/>
  <w16cid:commentId w16cid:paraId="005753E6" w16cid:durableId="27D4275F"/>
  <w16cid:commentId w16cid:paraId="4944CDBD" w16cid:durableId="27DEC449"/>
  <w16cid:commentId w16cid:paraId="35CB9577" w16cid:durableId="27D427B4"/>
  <w16cid:commentId w16cid:paraId="0CDB7423" w16cid:durableId="27D93D52"/>
  <w16cid:commentId w16cid:paraId="623895F4" w16cid:durableId="27D4286D"/>
  <w16cid:commentId w16cid:paraId="2162D185" w16cid:durableId="27DED455"/>
  <w16cid:commentId w16cid:paraId="48DF3A63" w16cid:durableId="27D42ABE"/>
  <w16cid:commentId w16cid:paraId="3494EAE7" w16cid:durableId="27DED52F"/>
  <w16cid:commentId w16cid:paraId="20223470" w16cid:durableId="27D42BA6"/>
  <w16cid:commentId w16cid:paraId="294338F7" w16cid:durableId="27DE9219"/>
  <w16cid:commentId w16cid:paraId="5AABCFCC" w16cid:durableId="27D42C8F"/>
  <w16cid:commentId w16cid:paraId="1784C759" w16cid:durableId="27DE92D2"/>
  <w16cid:commentId w16cid:paraId="5FD19732" w16cid:durableId="27D42CEE"/>
  <w16cid:commentId w16cid:paraId="5219D32D" w16cid:durableId="27DE942A"/>
  <w16cid:commentId w16cid:paraId="06A77FA6" w16cid:durableId="27D42F76"/>
  <w16cid:commentId w16cid:paraId="1AC3C11E" w16cid:durableId="27DE957A"/>
  <w16cid:commentId w16cid:paraId="32290BF0" w16cid:durableId="27D431A4"/>
  <w16cid:commentId w16cid:paraId="64478562" w16cid:durableId="27DE96AE"/>
  <w16cid:commentId w16cid:paraId="6E814C23" w16cid:durableId="27D4316C"/>
  <w16cid:commentId w16cid:paraId="1FC7E1DB" w16cid:durableId="27DE972B"/>
  <w16cid:commentId w16cid:paraId="65A7E25A" w16cid:durableId="27D4369A"/>
  <w16cid:commentId w16cid:paraId="68BF1FE0" w16cid:durableId="27DE9987"/>
  <w16cid:commentId w16cid:paraId="25504CB5" w16cid:durableId="27D43819"/>
  <w16cid:commentId w16cid:paraId="53D11211" w16cid:durableId="27DE9B77"/>
  <w16cid:commentId w16cid:paraId="4265BD2F" w16cid:durableId="27D4388D"/>
  <w16cid:commentId w16cid:paraId="52A21395" w16cid:durableId="27DECBF0"/>
  <w16cid:commentId w16cid:paraId="2B6716A5" w16cid:durableId="27E29664"/>
  <w16cid:commentId w16cid:paraId="696F6218" w16cid:durableId="27D438DD"/>
  <w16cid:commentId w16cid:paraId="06E62ECC" w16cid:durableId="27DEC7E8"/>
  <w16cid:commentId w16cid:paraId="3210B2C1" w16cid:durableId="27D438FA"/>
  <w16cid:commentId w16cid:paraId="48F6FEC8" w16cid:durableId="27DEC8B8"/>
  <w16cid:commentId w16cid:paraId="2206572A" w16cid:durableId="27D43942"/>
  <w16cid:commentId w16cid:paraId="6B5E264B" w16cid:durableId="27DECC33"/>
  <w16cid:commentId w16cid:paraId="136FD149" w16cid:durableId="27D43994"/>
  <w16cid:commentId w16cid:paraId="028B47A7" w16cid:durableId="27DECB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98E82" w14:textId="77777777" w:rsidR="00C67154" w:rsidRDefault="00C67154" w:rsidP="00D35F6B">
      <w:pPr>
        <w:spacing w:after="0" w:line="240" w:lineRule="auto"/>
      </w:pPr>
      <w:r>
        <w:separator/>
      </w:r>
    </w:p>
  </w:endnote>
  <w:endnote w:type="continuationSeparator" w:id="0">
    <w:p w14:paraId="2242E249" w14:textId="77777777" w:rsidR="00C67154" w:rsidRDefault="00C67154" w:rsidP="00D35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DDA7D" w14:textId="77777777" w:rsidR="006A0A47" w:rsidRDefault="006A0A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431958"/>
      <w:docPartObj>
        <w:docPartGallery w:val="Page Numbers (Bottom of Page)"/>
        <w:docPartUnique/>
      </w:docPartObj>
    </w:sdtPr>
    <w:sdtEndPr>
      <w:rPr>
        <w:noProof/>
      </w:rPr>
    </w:sdtEndPr>
    <w:sdtContent>
      <w:p w14:paraId="6612DEE9" w14:textId="4A448651" w:rsidR="008D35DA" w:rsidRDefault="008D35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10F72" w14:textId="77777777" w:rsidR="007C1A4E" w:rsidRDefault="007C1A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864E" w14:textId="77777777" w:rsidR="006A0A47" w:rsidRDefault="006A0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A4B87" w14:textId="77777777" w:rsidR="00C67154" w:rsidRDefault="00C67154" w:rsidP="00D35F6B">
      <w:pPr>
        <w:spacing w:after="0" w:line="240" w:lineRule="auto"/>
      </w:pPr>
      <w:r>
        <w:separator/>
      </w:r>
    </w:p>
  </w:footnote>
  <w:footnote w:type="continuationSeparator" w:id="0">
    <w:p w14:paraId="64320BD6" w14:textId="77777777" w:rsidR="00C67154" w:rsidRDefault="00C67154" w:rsidP="00D35F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0FA1E" w14:textId="77777777" w:rsidR="006A0A47" w:rsidRDefault="006A0A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8FC6" w14:textId="77777777" w:rsidR="006A0A47" w:rsidRDefault="006A0A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3DF5" w14:textId="77777777" w:rsidR="006A0A47" w:rsidRDefault="006A0A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63858E0"/>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4B5A20D2"/>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FDCA51A"/>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3" w15:restartNumberingAfterBreak="0">
    <w:nsid w:val="0000A990"/>
    <w:multiLevelType w:val="multilevel"/>
    <w:tmpl w:val="0CF6AC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125A4796"/>
    <w:multiLevelType w:val="hybridMultilevel"/>
    <w:tmpl w:val="D5C438C8"/>
    <w:lvl w:ilvl="0" w:tplc="8E62D1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33DF9"/>
    <w:multiLevelType w:val="hybridMultilevel"/>
    <w:tmpl w:val="3CB0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EA5D6A"/>
    <w:multiLevelType w:val="hybridMultilevel"/>
    <w:tmpl w:val="FF5E7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6D3F1B"/>
    <w:multiLevelType w:val="hybridMultilevel"/>
    <w:tmpl w:val="DA92D2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2276E"/>
    <w:multiLevelType w:val="hybridMultilevel"/>
    <w:tmpl w:val="BDA4D83E"/>
    <w:lvl w:ilvl="0" w:tplc="74568B44">
      <w:start w:val="1"/>
      <w:numFmt w:val="bullet"/>
      <w:lvlText w:val="•"/>
      <w:lvlJc w:val="left"/>
      <w:pPr>
        <w:tabs>
          <w:tab w:val="num" w:pos="720"/>
        </w:tabs>
        <w:ind w:left="720" w:hanging="360"/>
      </w:pPr>
      <w:rPr>
        <w:rFonts w:ascii="Arial" w:hAnsi="Arial" w:hint="default"/>
      </w:rPr>
    </w:lvl>
    <w:lvl w:ilvl="1" w:tplc="308E1C06" w:tentative="1">
      <w:start w:val="1"/>
      <w:numFmt w:val="bullet"/>
      <w:lvlText w:val="•"/>
      <w:lvlJc w:val="left"/>
      <w:pPr>
        <w:tabs>
          <w:tab w:val="num" w:pos="1440"/>
        </w:tabs>
        <w:ind w:left="1440" w:hanging="360"/>
      </w:pPr>
      <w:rPr>
        <w:rFonts w:ascii="Arial" w:hAnsi="Arial" w:hint="default"/>
      </w:rPr>
    </w:lvl>
    <w:lvl w:ilvl="2" w:tplc="7804C09A" w:tentative="1">
      <w:start w:val="1"/>
      <w:numFmt w:val="bullet"/>
      <w:lvlText w:val="•"/>
      <w:lvlJc w:val="left"/>
      <w:pPr>
        <w:tabs>
          <w:tab w:val="num" w:pos="2160"/>
        </w:tabs>
        <w:ind w:left="2160" w:hanging="360"/>
      </w:pPr>
      <w:rPr>
        <w:rFonts w:ascii="Arial" w:hAnsi="Arial" w:hint="default"/>
      </w:rPr>
    </w:lvl>
    <w:lvl w:ilvl="3" w:tplc="4F583878" w:tentative="1">
      <w:start w:val="1"/>
      <w:numFmt w:val="bullet"/>
      <w:lvlText w:val="•"/>
      <w:lvlJc w:val="left"/>
      <w:pPr>
        <w:tabs>
          <w:tab w:val="num" w:pos="2880"/>
        </w:tabs>
        <w:ind w:left="2880" w:hanging="360"/>
      </w:pPr>
      <w:rPr>
        <w:rFonts w:ascii="Arial" w:hAnsi="Arial" w:hint="default"/>
      </w:rPr>
    </w:lvl>
    <w:lvl w:ilvl="4" w:tplc="E5FA6512" w:tentative="1">
      <w:start w:val="1"/>
      <w:numFmt w:val="bullet"/>
      <w:lvlText w:val="•"/>
      <w:lvlJc w:val="left"/>
      <w:pPr>
        <w:tabs>
          <w:tab w:val="num" w:pos="3600"/>
        </w:tabs>
        <w:ind w:left="3600" w:hanging="360"/>
      </w:pPr>
      <w:rPr>
        <w:rFonts w:ascii="Arial" w:hAnsi="Arial" w:hint="default"/>
      </w:rPr>
    </w:lvl>
    <w:lvl w:ilvl="5" w:tplc="D27A1C2A" w:tentative="1">
      <w:start w:val="1"/>
      <w:numFmt w:val="bullet"/>
      <w:lvlText w:val="•"/>
      <w:lvlJc w:val="left"/>
      <w:pPr>
        <w:tabs>
          <w:tab w:val="num" w:pos="4320"/>
        </w:tabs>
        <w:ind w:left="4320" w:hanging="360"/>
      </w:pPr>
      <w:rPr>
        <w:rFonts w:ascii="Arial" w:hAnsi="Arial" w:hint="default"/>
      </w:rPr>
    </w:lvl>
    <w:lvl w:ilvl="6" w:tplc="C936991A" w:tentative="1">
      <w:start w:val="1"/>
      <w:numFmt w:val="bullet"/>
      <w:lvlText w:val="•"/>
      <w:lvlJc w:val="left"/>
      <w:pPr>
        <w:tabs>
          <w:tab w:val="num" w:pos="5040"/>
        </w:tabs>
        <w:ind w:left="5040" w:hanging="360"/>
      </w:pPr>
      <w:rPr>
        <w:rFonts w:ascii="Arial" w:hAnsi="Arial" w:hint="default"/>
      </w:rPr>
    </w:lvl>
    <w:lvl w:ilvl="7" w:tplc="F23A327C" w:tentative="1">
      <w:start w:val="1"/>
      <w:numFmt w:val="bullet"/>
      <w:lvlText w:val="•"/>
      <w:lvlJc w:val="left"/>
      <w:pPr>
        <w:tabs>
          <w:tab w:val="num" w:pos="5760"/>
        </w:tabs>
        <w:ind w:left="5760" w:hanging="360"/>
      </w:pPr>
      <w:rPr>
        <w:rFonts w:ascii="Arial" w:hAnsi="Arial" w:hint="default"/>
      </w:rPr>
    </w:lvl>
    <w:lvl w:ilvl="8" w:tplc="2D3CC4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D94C18"/>
    <w:multiLevelType w:val="multilevel"/>
    <w:tmpl w:val="F8CEA498"/>
    <w:lvl w:ilvl="0">
      <w:start w:val="1"/>
      <w:numFmt w:val="decimal"/>
      <w:pStyle w:val="Heading1"/>
      <w:lvlText w:val="%1."/>
      <w:lvlJc w:val="left"/>
      <w:pPr>
        <w:ind w:left="430" w:hanging="340"/>
      </w:pPr>
      <w:rPr>
        <w:rFonts w:ascii="Arial Bold" w:eastAsia="Times New Roman" w:hAnsi="Arial Bold" w:cs="Times New Roman"/>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645" w:hanging="794"/>
      </w:pPr>
      <w:rPr>
        <w:rFonts w:hint="default"/>
      </w:rPr>
    </w:lvl>
    <w:lvl w:ilvl="3">
      <w:start w:val="1"/>
      <w:numFmt w:val="decimal"/>
      <w:lvlRestart w:val="0"/>
      <w:lvlText w:val="%1.%2.%3.%4."/>
      <w:lvlJc w:val="left"/>
      <w:pPr>
        <w:ind w:left="907"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B090FAE"/>
    <w:multiLevelType w:val="hybridMultilevel"/>
    <w:tmpl w:val="130622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BA30D16"/>
    <w:multiLevelType w:val="multilevel"/>
    <w:tmpl w:val="51C8BCBC"/>
    <w:lvl w:ilvl="0">
      <w:start w:val="2"/>
      <w:numFmt w:val="decimal"/>
      <w:lvlText w:val="%1.0"/>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19D71D2"/>
    <w:multiLevelType w:val="hybridMultilevel"/>
    <w:tmpl w:val="8FAA07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686135"/>
    <w:multiLevelType w:val="hybridMultilevel"/>
    <w:tmpl w:val="E7B46EE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136B08"/>
    <w:multiLevelType w:val="multilevel"/>
    <w:tmpl w:val="451E15B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4A24369"/>
    <w:multiLevelType w:val="multilevel"/>
    <w:tmpl w:val="A4B68CCE"/>
    <w:lvl w:ilvl="0">
      <w:start w:val="3"/>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9370D8B"/>
    <w:multiLevelType w:val="multilevel"/>
    <w:tmpl w:val="9B08EB4A"/>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0A0BFB"/>
    <w:multiLevelType w:val="hybridMultilevel"/>
    <w:tmpl w:val="B35A2A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019DB"/>
    <w:multiLevelType w:val="multilevel"/>
    <w:tmpl w:val="BD66981C"/>
    <w:lvl w:ilvl="0">
      <w:start w:val="1"/>
      <w:numFmt w:val="upperLetter"/>
      <w:pStyle w:val="AppendixH1"/>
      <w:suff w:val="space"/>
      <w:lvlText w:val="Appendix %1."/>
      <w:lvlJc w:val="left"/>
      <w:pPr>
        <w:ind w:left="0" w:firstLine="0"/>
      </w:pPr>
      <w:rPr>
        <w:rFonts w:ascii="Arial" w:hAnsi="Arial" w:hint="default"/>
        <w:b/>
        <w:color w:val="auto"/>
        <w:sz w:val="24"/>
      </w:rPr>
    </w:lvl>
    <w:lvl w:ilvl="1">
      <w:start w:val="1"/>
      <w:numFmt w:val="decimal"/>
      <w:pStyle w:val="AppendixH2"/>
      <w:suff w:val="space"/>
      <w:lvlText w:val="%1.%2."/>
      <w:lvlJc w:val="left"/>
      <w:pPr>
        <w:ind w:left="0" w:firstLine="0"/>
      </w:pPr>
      <w:rPr>
        <w:rFonts w:ascii="Arial" w:hAnsi="Arial" w:hint="default"/>
        <w:b/>
        <w:color w:val="auto"/>
        <w:sz w:val="24"/>
        <w:lang w:val="en-CA"/>
      </w:rPr>
    </w:lvl>
    <w:lvl w:ilvl="2">
      <w:start w:val="1"/>
      <w:numFmt w:val="decimal"/>
      <w:pStyle w:val="AppendixH3"/>
      <w:suff w:val="space"/>
      <w:lvlText w:val="%1.%2.%3."/>
      <w:lvlJc w:val="left"/>
      <w:pPr>
        <w:ind w:left="0" w:firstLine="0"/>
      </w:pPr>
      <w:rPr>
        <w:rFonts w:ascii="Arial" w:hAnsi="Arial" w:hint="default"/>
        <w:b/>
        <w:color w:val="auto"/>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15:restartNumberingAfterBreak="0">
    <w:nsid w:val="7EB54B43"/>
    <w:multiLevelType w:val="multilevel"/>
    <w:tmpl w:val="D6F63666"/>
    <w:lvl w:ilvl="0">
      <w:start w:val="1"/>
      <w:numFmt w:val="decimal"/>
      <w:lvlText w:val="%1."/>
      <w:lvlJc w:val="left"/>
      <w:pPr>
        <w:ind w:left="340" w:hanging="340"/>
      </w:pPr>
      <w:rPr>
        <w:rFonts w:ascii="Arial Bold" w:eastAsia="Times New Roman" w:hAnsi="Arial Bold" w:cs="Times New Roman"/>
      </w:rPr>
    </w:lvl>
    <w:lvl w:ilvl="1">
      <w:start w:val="1"/>
      <w:numFmt w:val="decimal"/>
      <w:lvlText w:val="%1.%2."/>
      <w:lvlJc w:val="left"/>
      <w:pPr>
        <w:ind w:left="-2943" w:hanging="567"/>
      </w:pPr>
      <w:rPr>
        <w:rFonts w:hint="default"/>
      </w:rPr>
    </w:lvl>
    <w:lvl w:ilvl="2">
      <w:start w:val="1"/>
      <w:numFmt w:val="decimal"/>
      <w:lvlText w:val="%1.%2.%3."/>
      <w:lvlJc w:val="left"/>
      <w:pPr>
        <w:ind w:left="-1865" w:hanging="794"/>
      </w:pPr>
      <w:rPr>
        <w:rFonts w:hint="default"/>
      </w:rPr>
    </w:lvl>
    <w:lvl w:ilvl="3">
      <w:start w:val="1"/>
      <w:numFmt w:val="decimal"/>
      <w:lvlRestart w:val="0"/>
      <w:lvlText w:val="%1.%2.%3.%4."/>
      <w:lvlJc w:val="left"/>
      <w:pPr>
        <w:ind w:left="-2603" w:hanging="340"/>
      </w:pPr>
      <w:rPr>
        <w:rFonts w:hint="default"/>
      </w:rPr>
    </w:lvl>
    <w:lvl w:ilvl="4">
      <w:start w:val="1"/>
      <w:numFmt w:val="lowerLetter"/>
      <w:lvlText w:val="(%5)"/>
      <w:lvlJc w:val="left"/>
      <w:pPr>
        <w:ind w:left="-1710" w:hanging="360"/>
      </w:pPr>
      <w:rPr>
        <w:rFonts w:hint="default"/>
      </w:rPr>
    </w:lvl>
    <w:lvl w:ilvl="5">
      <w:start w:val="1"/>
      <w:numFmt w:val="lowerRoman"/>
      <w:lvlText w:val="(%6)"/>
      <w:lvlJc w:val="left"/>
      <w:pPr>
        <w:ind w:left="-1350" w:hanging="360"/>
      </w:pPr>
      <w:rPr>
        <w:rFonts w:hint="default"/>
      </w:rPr>
    </w:lvl>
    <w:lvl w:ilvl="6">
      <w:start w:val="1"/>
      <w:numFmt w:val="decimal"/>
      <w:lvlText w:val="%7."/>
      <w:lvlJc w:val="left"/>
      <w:pPr>
        <w:ind w:left="-990" w:hanging="360"/>
      </w:pPr>
      <w:rPr>
        <w:rFonts w:hint="default"/>
      </w:rPr>
    </w:lvl>
    <w:lvl w:ilvl="7">
      <w:start w:val="1"/>
      <w:numFmt w:val="lowerLetter"/>
      <w:lvlText w:val="%8."/>
      <w:lvlJc w:val="left"/>
      <w:pPr>
        <w:ind w:left="-630" w:hanging="360"/>
      </w:pPr>
      <w:rPr>
        <w:rFonts w:hint="default"/>
      </w:rPr>
    </w:lvl>
    <w:lvl w:ilvl="8">
      <w:start w:val="1"/>
      <w:numFmt w:val="lowerRoman"/>
      <w:lvlText w:val="%9."/>
      <w:lvlJc w:val="left"/>
      <w:pPr>
        <w:ind w:left="-270" w:hanging="360"/>
      </w:pPr>
      <w:rPr>
        <w:rFonts w:hint="default"/>
      </w:rPr>
    </w:lvl>
  </w:abstractNum>
  <w:num w:numId="1" w16cid:durableId="2043631932">
    <w:abstractNumId w:val="9"/>
  </w:num>
  <w:num w:numId="2" w16cid:durableId="1927688838">
    <w:abstractNumId w:val="2"/>
  </w:num>
  <w:num w:numId="3" w16cid:durableId="310064172">
    <w:abstractNumId w:val="8"/>
  </w:num>
  <w:num w:numId="4" w16cid:durableId="1984649965">
    <w:abstractNumId w:val="1"/>
  </w:num>
  <w:num w:numId="5" w16cid:durableId="1571422738">
    <w:abstractNumId w:val="1"/>
    <w:lvlOverride w:ilvl="0">
      <w:startOverride w:val="1"/>
    </w:lvlOverride>
  </w:num>
  <w:num w:numId="6" w16cid:durableId="698630996">
    <w:abstractNumId w:val="15"/>
  </w:num>
  <w:num w:numId="7" w16cid:durableId="77917777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3272642">
    <w:abstractNumId w:val="0"/>
  </w:num>
  <w:num w:numId="9" w16cid:durableId="1096706586">
    <w:abstractNumId w:val="17"/>
  </w:num>
  <w:num w:numId="10" w16cid:durableId="1848015644">
    <w:abstractNumId w:val="3"/>
  </w:num>
  <w:num w:numId="11" w16cid:durableId="997028867">
    <w:abstractNumId w:val="16"/>
  </w:num>
  <w:num w:numId="12" w16cid:durableId="685450773">
    <w:abstractNumId w:val="11"/>
  </w:num>
  <w:num w:numId="13" w16cid:durableId="449935519">
    <w:abstractNumId w:val="18"/>
  </w:num>
  <w:num w:numId="14" w16cid:durableId="183783672">
    <w:abstractNumId w:val="10"/>
  </w:num>
  <w:num w:numId="15" w16cid:durableId="1629162619">
    <w:abstractNumId w:val="4"/>
  </w:num>
  <w:num w:numId="16" w16cid:durableId="1990358216">
    <w:abstractNumId w:val="19"/>
  </w:num>
  <w:num w:numId="17" w16cid:durableId="391587027">
    <w:abstractNumId w:val="5"/>
  </w:num>
  <w:num w:numId="18" w16cid:durableId="1988782447">
    <w:abstractNumId w:val="6"/>
  </w:num>
  <w:num w:numId="19" w16cid:durableId="460461060">
    <w:abstractNumId w:val="13"/>
  </w:num>
  <w:num w:numId="20" w16cid:durableId="14231216">
    <w:abstractNumId w:val="7"/>
  </w:num>
  <w:num w:numId="21" w16cid:durableId="2032147518">
    <w:abstractNumId w:val="12"/>
  </w:num>
  <w:num w:numId="22" w16cid:durableId="53681718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olmes, John">
    <w15:presenceInfo w15:providerId="AD" w15:userId="S::John.Holmes@dfo-mpo.gc.ca::af7fbdb6-6aeb-4046-b124-0f5e4abd342d"/>
  </w15:person>
  <w15:person w15:author="Xu, Yi">
    <w15:presenceInfo w15:providerId="AD" w15:userId="S::Yi.Xu2@dfo-mpo.gc.ca::745a8f62-f348-4845-b5f4-a2a7920b6487"/>
  </w15:person>
  <w15:person w15:author="Xu, Yi [2]">
    <w15:presenceInfo w15:providerId="AD" w15:userId="S::Yi.Xu2@dfo-mpo.gc.ca::745a8f62-f348-4845-b5f4-a2a7920b6487"/>
  </w15:person>
  <w15:person w15:author="Fu, Caihong">
    <w15:presenceInfo w15:providerId="AD" w15:userId="S::Caihong.Fu@dfo-mpo.gc.ca::af4f083f-55b4-45ef-b3b0-6b237a9d3cb5"/>
  </w15:person>
  <w15:person w15:author="Liu, Qi">
    <w15:presenceInfo w15:providerId="AD" w15:userId="S::Qi.Liu@dfo-mpo.gc.ca::5177f87f-c4fb-4d9a-a2b8-fd3698fd0c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324"/>
    <w:rsid w:val="0000048E"/>
    <w:rsid w:val="0000075D"/>
    <w:rsid w:val="000007BE"/>
    <w:rsid w:val="0000235C"/>
    <w:rsid w:val="00002382"/>
    <w:rsid w:val="00003170"/>
    <w:rsid w:val="0000587C"/>
    <w:rsid w:val="00005ACD"/>
    <w:rsid w:val="00006A2C"/>
    <w:rsid w:val="00006B85"/>
    <w:rsid w:val="00011460"/>
    <w:rsid w:val="000119A9"/>
    <w:rsid w:val="00011FC2"/>
    <w:rsid w:val="000120F3"/>
    <w:rsid w:val="00014E45"/>
    <w:rsid w:val="00015D5D"/>
    <w:rsid w:val="00016110"/>
    <w:rsid w:val="00017A1A"/>
    <w:rsid w:val="00020FC7"/>
    <w:rsid w:val="000214F8"/>
    <w:rsid w:val="00021BCA"/>
    <w:rsid w:val="00021C72"/>
    <w:rsid w:val="00022746"/>
    <w:rsid w:val="0002279C"/>
    <w:rsid w:val="000233D0"/>
    <w:rsid w:val="0002475E"/>
    <w:rsid w:val="000249DE"/>
    <w:rsid w:val="00025663"/>
    <w:rsid w:val="00030B66"/>
    <w:rsid w:val="00031115"/>
    <w:rsid w:val="000314E1"/>
    <w:rsid w:val="00031EE3"/>
    <w:rsid w:val="0003275F"/>
    <w:rsid w:val="00033393"/>
    <w:rsid w:val="000346D4"/>
    <w:rsid w:val="0003512F"/>
    <w:rsid w:val="0003607B"/>
    <w:rsid w:val="00036333"/>
    <w:rsid w:val="0003675E"/>
    <w:rsid w:val="000375A2"/>
    <w:rsid w:val="00037E7F"/>
    <w:rsid w:val="00040597"/>
    <w:rsid w:val="00040A5B"/>
    <w:rsid w:val="00041AF0"/>
    <w:rsid w:val="00041C93"/>
    <w:rsid w:val="0004294D"/>
    <w:rsid w:val="00042BF1"/>
    <w:rsid w:val="00043050"/>
    <w:rsid w:val="000436F1"/>
    <w:rsid w:val="000439FB"/>
    <w:rsid w:val="000450FA"/>
    <w:rsid w:val="00045360"/>
    <w:rsid w:val="000453A3"/>
    <w:rsid w:val="000464A2"/>
    <w:rsid w:val="000477BA"/>
    <w:rsid w:val="00047AD0"/>
    <w:rsid w:val="0005023D"/>
    <w:rsid w:val="00051A93"/>
    <w:rsid w:val="000537DE"/>
    <w:rsid w:val="00054BF4"/>
    <w:rsid w:val="0005540C"/>
    <w:rsid w:val="000604B4"/>
    <w:rsid w:val="0006094C"/>
    <w:rsid w:val="000619F2"/>
    <w:rsid w:val="00062A54"/>
    <w:rsid w:val="00063D28"/>
    <w:rsid w:val="00063F53"/>
    <w:rsid w:val="00065344"/>
    <w:rsid w:val="00065535"/>
    <w:rsid w:val="0006684F"/>
    <w:rsid w:val="00066EBE"/>
    <w:rsid w:val="00071563"/>
    <w:rsid w:val="00071B82"/>
    <w:rsid w:val="00071D42"/>
    <w:rsid w:val="000728E3"/>
    <w:rsid w:val="00073652"/>
    <w:rsid w:val="000757FE"/>
    <w:rsid w:val="00076D9F"/>
    <w:rsid w:val="000806FC"/>
    <w:rsid w:val="0008101B"/>
    <w:rsid w:val="0008140A"/>
    <w:rsid w:val="00081EEC"/>
    <w:rsid w:val="00082E9D"/>
    <w:rsid w:val="00083F7A"/>
    <w:rsid w:val="000840BF"/>
    <w:rsid w:val="000847BC"/>
    <w:rsid w:val="00084922"/>
    <w:rsid w:val="00084C18"/>
    <w:rsid w:val="000857F9"/>
    <w:rsid w:val="0008693F"/>
    <w:rsid w:val="00086D21"/>
    <w:rsid w:val="00087058"/>
    <w:rsid w:val="0008762A"/>
    <w:rsid w:val="00092431"/>
    <w:rsid w:val="000944CB"/>
    <w:rsid w:val="000947C5"/>
    <w:rsid w:val="0009482C"/>
    <w:rsid w:val="000951E6"/>
    <w:rsid w:val="0009599F"/>
    <w:rsid w:val="00095C1F"/>
    <w:rsid w:val="000966AC"/>
    <w:rsid w:val="0009678A"/>
    <w:rsid w:val="00096DF9"/>
    <w:rsid w:val="000A021A"/>
    <w:rsid w:val="000A02AE"/>
    <w:rsid w:val="000A0320"/>
    <w:rsid w:val="000A11EA"/>
    <w:rsid w:val="000A197A"/>
    <w:rsid w:val="000A1D25"/>
    <w:rsid w:val="000A29EF"/>
    <w:rsid w:val="000A2D76"/>
    <w:rsid w:val="000A3324"/>
    <w:rsid w:val="000A45F7"/>
    <w:rsid w:val="000A5D9D"/>
    <w:rsid w:val="000B1B47"/>
    <w:rsid w:val="000B1C95"/>
    <w:rsid w:val="000B2566"/>
    <w:rsid w:val="000B5194"/>
    <w:rsid w:val="000B5433"/>
    <w:rsid w:val="000B6113"/>
    <w:rsid w:val="000B6157"/>
    <w:rsid w:val="000B6EB1"/>
    <w:rsid w:val="000B7A15"/>
    <w:rsid w:val="000C09BE"/>
    <w:rsid w:val="000C0AE5"/>
    <w:rsid w:val="000C2A9F"/>
    <w:rsid w:val="000C3711"/>
    <w:rsid w:val="000C4DE4"/>
    <w:rsid w:val="000C656A"/>
    <w:rsid w:val="000C6717"/>
    <w:rsid w:val="000C7135"/>
    <w:rsid w:val="000C79A4"/>
    <w:rsid w:val="000C7C8D"/>
    <w:rsid w:val="000C7E24"/>
    <w:rsid w:val="000D35BD"/>
    <w:rsid w:val="000D3B70"/>
    <w:rsid w:val="000D3C77"/>
    <w:rsid w:val="000D5770"/>
    <w:rsid w:val="000D5911"/>
    <w:rsid w:val="000D64A3"/>
    <w:rsid w:val="000D65D4"/>
    <w:rsid w:val="000D7150"/>
    <w:rsid w:val="000E271A"/>
    <w:rsid w:val="000E3446"/>
    <w:rsid w:val="000E4CF4"/>
    <w:rsid w:val="000E5BC1"/>
    <w:rsid w:val="000E6471"/>
    <w:rsid w:val="000F0550"/>
    <w:rsid w:val="000F12C0"/>
    <w:rsid w:val="000F35FC"/>
    <w:rsid w:val="000F3B8C"/>
    <w:rsid w:val="000F6299"/>
    <w:rsid w:val="00100194"/>
    <w:rsid w:val="00100CCA"/>
    <w:rsid w:val="00100E00"/>
    <w:rsid w:val="00101DB4"/>
    <w:rsid w:val="00102005"/>
    <w:rsid w:val="001021F6"/>
    <w:rsid w:val="001037E0"/>
    <w:rsid w:val="00103B16"/>
    <w:rsid w:val="001057FD"/>
    <w:rsid w:val="001069A2"/>
    <w:rsid w:val="00107C9C"/>
    <w:rsid w:val="00110667"/>
    <w:rsid w:val="001107E5"/>
    <w:rsid w:val="0011095B"/>
    <w:rsid w:val="00110C48"/>
    <w:rsid w:val="001121DD"/>
    <w:rsid w:val="0011226B"/>
    <w:rsid w:val="001122D2"/>
    <w:rsid w:val="00112406"/>
    <w:rsid w:val="00112F8F"/>
    <w:rsid w:val="001140E9"/>
    <w:rsid w:val="00114726"/>
    <w:rsid w:val="00114F3E"/>
    <w:rsid w:val="001177D9"/>
    <w:rsid w:val="00120A4E"/>
    <w:rsid w:val="00121046"/>
    <w:rsid w:val="00121DDB"/>
    <w:rsid w:val="00121E2D"/>
    <w:rsid w:val="00122726"/>
    <w:rsid w:val="00122811"/>
    <w:rsid w:val="00122AD2"/>
    <w:rsid w:val="00122D62"/>
    <w:rsid w:val="00124B9D"/>
    <w:rsid w:val="00125809"/>
    <w:rsid w:val="00125A87"/>
    <w:rsid w:val="00125BB8"/>
    <w:rsid w:val="00130C61"/>
    <w:rsid w:val="001310B0"/>
    <w:rsid w:val="0013155C"/>
    <w:rsid w:val="00132FED"/>
    <w:rsid w:val="00136082"/>
    <w:rsid w:val="001369BF"/>
    <w:rsid w:val="00137DF8"/>
    <w:rsid w:val="00137E81"/>
    <w:rsid w:val="00140A15"/>
    <w:rsid w:val="00142398"/>
    <w:rsid w:val="00142629"/>
    <w:rsid w:val="00142969"/>
    <w:rsid w:val="00144213"/>
    <w:rsid w:val="0014516C"/>
    <w:rsid w:val="00145F00"/>
    <w:rsid w:val="001466D5"/>
    <w:rsid w:val="0014788F"/>
    <w:rsid w:val="00147EE2"/>
    <w:rsid w:val="00150BD6"/>
    <w:rsid w:val="0015210E"/>
    <w:rsid w:val="0015552F"/>
    <w:rsid w:val="00155DD2"/>
    <w:rsid w:val="00160163"/>
    <w:rsid w:val="00160529"/>
    <w:rsid w:val="001610D6"/>
    <w:rsid w:val="001613DB"/>
    <w:rsid w:val="00162EF5"/>
    <w:rsid w:val="00163C5B"/>
    <w:rsid w:val="00165128"/>
    <w:rsid w:val="00170517"/>
    <w:rsid w:val="001715D9"/>
    <w:rsid w:val="001726FC"/>
    <w:rsid w:val="001733D7"/>
    <w:rsid w:val="00175E17"/>
    <w:rsid w:val="00176091"/>
    <w:rsid w:val="0017684B"/>
    <w:rsid w:val="00176B0C"/>
    <w:rsid w:val="00180D8F"/>
    <w:rsid w:val="00181519"/>
    <w:rsid w:val="00184948"/>
    <w:rsid w:val="00184F04"/>
    <w:rsid w:val="001857A5"/>
    <w:rsid w:val="00185CF6"/>
    <w:rsid w:val="0018613C"/>
    <w:rsid w:val="00190998"/>
    <w:rsid w:val="001915CD"/>
    <w:rsid w:val="001944E9"/>
    <w:rsid w:val="00195478"/>
    <w:rsid w:val="00197D27"/>
    <w:rsid w:val="001A0AA1"/>
    <w:rsid w:val="001A46C4"/>
    <w:rsid w:val="001A5CE8"/>
    <w:rsid w:val="001A5E4B"/>
    <w:rsid w:val="001A6422"/>
    <w:rsid w:val="001A6D81"/>
    <w:rsid w:val="001B1BDB"/>
    <w:rsid w:val="001B36C9"/>
    <w:rsid w:val="001B4792"/>
    <w:rsid w:val="001B5C79"/>
    <w:rsid w:val="001B7991"/>
    <w:rsid w:val="001C09F5"/>
    <w:rsid w:val="001C0F3C"/>
    <w:rsid w:val="001C1831"/>
    <w:rsid w:val="001C187D"/>
    <w:rsid w:val="001C2C48"/>
    <w:rsid w:val="001C2ED6"/>
    <w:rsid w:val="001C33A6"/>
    <w:rsid w:val="001C4E8A"/>
    <w:rsid w:val="001C5E4A"/>
    <w:rsid w:val="001C62CB"/>
    <w:rsid w:val="001C72B2"/>
    <w:rsid w:val="001D0681"/>
    <w:rsid w:val="001D16A9"/>
    <w:rsid w:val="001D2487"/>
    <w:rsid w:val="001D321E"/>
    <w:rsid w:val="001D39B6"/>
    <w:rsid w:val="001D5391"/>
    <w:rsid w:val="001D5886"/>
    <w:rsid w:val="001D735A"/>
    <w:rsid w:val="001E0E8D"/>
    <w:rsid w:val="001E12B2"/>
    <w:rsid w:val="001E1B8F"/>
    <w:rsid w:val="001E1E14"/>
    <w:rsid w:val="001E2264"/>
    <w:rsid w:val="001E269B"/>
    <w:rsid w:val="001E32D8"/>
    <w:rsid w:val="001E3736"/>
    <w:rsid w:val="001E456B"/>
    <w:rsid w:val="001E61EE"/>
    <w:rsid w:val="001E63E1"/>
    <w:rsid w:val="001F065B"/>
    <w:rsid w:val="001F18B6"/>
    <w:rsid w:val="001F1A62"/>
    <w:rsid w:val="001F1B93"/>
    <w:rsid w:val="001F2A76"/>
    <w:rsid w:val="001F2FA7"/>
    <w:rsid w:val="001F3245"/>
    <w:rsid w:val="001F6624"/>
    <w:rsid w:val="001F7FD1"/>
    <w:rsid w:val="00200F51"/>
    <w:rsid w:val="002012F6"/>
    <w:rsid w:val="00201AC5"/>
    <w:rsid w:val="00202BE0"/>
    <w:rsid w:val="00203ACF"/>
    <w:rsid w:val="002052AE"/>
    <w:rsid w:val="00205DDC"/>
    <w:rsid w:val="00205E9B"/>
    <w:rsid w:val="00206853"/>
    <w:rsid w:val="00206B1E"/>
    <w:rsid w:val="00207452"/>
    <w:rsid w:val="00207D7F"/>
    <w:rsid w:val="0021092C"/>
    <w:rsid w:val="00211AFE"/>
    <w:rsid w:val="00213A1F"/>
    <w:rsid w:val="00214D62"/>
    <w:rsid w:val="00215450"/>
    <w:rsid w:val="00215573"/>
    <w:rsid w:val="00216D28"/>
    <w:rsid w:val="00216F49"/>
    <w:rsid w:val="00217853"/>
    <w:rsid w:val="00217FEC"/>
    <w:rsid w:val="00220093"/>
    <w:rsid w:val="00220164"/>
    <w:rsid w:val="002214FB"/>
    <w:rsid w:val="00221DFA"/>
    <w:rsid w:val="00222172"/>
    <w:rsid w:val="00225C62"/>
    <w:rsid w:val="0023002F"/>
    <w:rsid w:val="0023502D"/>
    <w:rsid w:val="0023778D"/>
    <w:rsid w:val="002401CC"/>
    <w:rsid w:val="002402D7"/>
    <w:rsid w:val="00240306"/>
    <w:rsid w:val="00240E8F"/>
    <w:rsid w:val="00241BCF"/>
    <w:rsid w:val="002424F4"/>
    <w:rsid w:val="00243367"/>
    <w:rsid w:val="00243D05"/>
    <w:rsid w:val="00244932"/>
    <w:rsid w:val="00244C4E"/>
    <w:rsid w:val="00245A3C"/>
    <w:rsid w:val="00245B20"/>
    <w:rsid w:val="00246853"/>
    <w:rsid w:val="00246DB8"/>
    <w:rsid w:val="00255C4A"/>
    <w:rsid w:val="00255E7E"/>
    <w:rsid w:val="002563F6"/>
    <w:rsid w:val="0025767C"/>
    <w:rsid w:val="00260B91"/>
    <w:rsid w:val="00260D15"/>
    <w:rsid w:val="00261632"/>
    <w:rsid w:val="002616CC"/>
    <w:rsid w:val="00263010"/>
    <w:rsid w:val="00263132"/>
    <w:rsid w:val="00264386"/>
    <w:rsid w:val="00264F47"/>
    <w:rsid w:val="0026559E"/>
    <w:rsid w:val="00265691"/>
    <w:rsid w:val="0026593C"/>
    <w:rsid w:val="00265AB2"/>
    <w:rsid w:val="00267272"/>
    <w:rsid w:val="00270512"/>
    <w:rsid w:val="00270A0E"/>
    <w:rsid w:val="00271392"/>
    <w:rsid w:val="0027171B"/>
    <w:rsid w:val="002746D9"/>
    <w:rsid w:val="0027498C"/>
    <w:rsid w:val="00275489"/>
    <w:rsid w:val="0027558E"/>
    <w:rsid w:val="0027679E"/>
    <w:rsid w:val="00280A9B"/>
    <w:rsid w:val="0028110C"/>
    <w:rsid w:val="00282A3C"/>
    <w:rsid w:val="00284D89"/>
    <w:rsid w:val="00285085"/>
    <w:rsid w:val="002860AD"/>
    <w:rsid w:val="00286337"/>
    <w:rsid w:val="00287587"/>
    <w:rsid w:val="0028782A"/>
    <w:rsid w:val="00290B4C"/>
    <w:rsid w:val="00291CD6"/>
    <w:rsid w:val="00293463"/>
    <w:rsid w:val="00294358"/>
    <w:rsid w:val="00294383"/>
    <w:rsid w:val="00294883"/>
    <w:rsid w:val="0029581D"/>
    <w:rsid w:val="002963B6"/>
    <w:rsid w:val="00296426"/>
    <w:rsid w:val="00296765"/>
    <w:rsid w:val="0029696F"/>
    <w:rsid w:val="0029759F"/>
    <w:rsid w:val="002A22AA"/>
    <w:rsid w:val="002A2AB1"/>
    <w:rsid w:val="002A4892"/>
    <w:rsid w:val="002A59CD"/>
    <w:rsid w:val="002A59E4"/>
    <w:rsid w:val="002A62F4"/>
    <w:rsid w:val="002A695C"/>
    <w:rsid w:val="002A6C25"/>
    <w:rsid w:val="002A6F86"/>
    <w:rsid w:val="002A7E32"/>
    <w:rsid w:val="002B07F4"/>
    <w:rsid w:val="002B134D"/>
    <w:rsid w:val="002B1A7A"/>
    <w:rsid w:val="002B1BB1"/>
    <w:rsid w:val="002B1D88"/>
    <w:rsid w:val="002B1DDC"/>
    <w:rsid w:val="002B3FD1"/>
    <w:rsid w:val="002B6095"/>
    <w:rsid w:val="002B6335"/>
    <w:rsid w:val="002B692B"/>
    <w:rsid w:val="002C10D9"/>
    <w:rsid w:val="002C20F2"/>
    <w:rsid w:val="002C2698"/>
    <w:rsid w:val="002C2C26"/>
    <w:rsid w:val="002C3F46"/>
    <w:rsid w:val="002C4189"/>
    <w:rsid w:val="002C4C25"/>
    <w:rsid w:val="002C622C"/>
    <w:rsid w:val="002C79FE"/>
    <w:rsid w:val="002D035D"/>
    <w:rsid w:val="002D08C7"/>
    <w:rsid w:val="002D2D23"/>
    <w:rsid w:val="002D41A4"/>
    <w:rsid w:val="002D53C4"/>
    <w:rsid w:val="002D60C1"/>
    <w:rsid w:val="002D67D7"/>
    <w:rsid w:val="002D6B68"/>
    <w:rsid w:val="002D6ECF"/>
    <w:rsid w:val="002D72B3"/>
    <w:rsid w:val="002E2F64"/>
    <w:rsid w:val="002E315D"/>
    <w:rsid w:val="002E3488"/>
    <w:rsid w:val="002E44A7"/>
    <w:rsid w:val="002E4AF3"/>
    <w:rsid w:val="002E5E6E"/>
    <w:rsid w:val="002E5F1F"/>
    <w:rsid w:val="002E63BC"/>
    <w:rsid w:val="002E68FB"/>
    <w:rsid w:val="002E776B"/>
    <w:rsid w:val="002F0D4B"/>
    <w:rsid w:val="002F1637"/>
    <w:rsid w:val="002F16AF"/>
    <w:rsid w:val="002F2EC8"/>
    <w:rsid w:val="002F34C0"/>
    <w:rsid w:val="002F3514"/>
    <w:rsid w:val="002F3962"/>
    <w:rsid w:val="002F3E9E"/>
    <w:rsid w:val="002F501B"/>
    <w:rsid w:val="002F5DC9"/>
    <w:rsid w:val="002F6B94"/>
    <w:rsid w:val="002F6CB7"/>
    <w:rsid w:val="002F6E81"/>
    <w:rsid w:val="002F7646"/>
    <w:rsid w:val="00300A3F"/>
    <w:rsid w:val="00300CA4"/>
    <w:rsid w:val="003010B4"/>
    <w:rsid w:val="003042CC"/>
    <w:rsid w:val="00305DD0"/>
    <w:rsid w:val="00310BEF"/>
    <w:rsid w:val="003110B1"/>
    <w:rsid w:val="00314782"/>
    <w:rsid w:val="00315DB1"/>
    <w:rsid w:val="0031635D"/>
    <w:rsid w:val="00316CC7"/>
    <w:rsid w:val="00316E06"/>
    <w:rsid w:val="003213D7"/>
    <w:rsid w:val="0032155B"/>
    <w:rsid w:val="00322FAA"/>
    <w:rsid w:val="00323760"/>
    <w:rsid w:val="00323925"/>
    <w:rsid w:val="00323CC8"/>
    <w:rsid w:val="00324034"/>
    <w:rsid w:val="003241C1"/>
    <w:rsid w:val="003244F8"/>
    <w:rsid w:val="003246AE"/>
    <w:rsid w:val="00325AC0"/>
    <w:rsid w:val="00325C2B"/>
    <w:rsid w:val="0032638C"/>
    <w:rsid w:val="00330341"/>
    <w:rsid w:val="00330845"/>
    <w:rsid w:val="003314AD"/>
    <w:rsid w:val="00332D16"/>
    <w:rsid w:val="00333363"/>
    <w:rsid w:val="00333538"/>
    <w:rsid w:val="00337F77"/>
    <w:rsid w:val="00341D36"/>
    <w:rsid w:val="003433BB"/>
    <w:rsid w:val="00344917"/>
    <w:rsid w:val="003479CF"/>
    <w:rsid w:val="0035106F"/>
    <w:rsid w:val="00355591"/>
    <w:rsid w:val="00356A33"/>
    <w:rsid w:val="00356F29"/>
    <w:rsid w:val="00357512"/>
    <w:rsid w:val="003611E6"/>
    <w:rsid w:val="003614BE"/>
    <w:rsid w:val="00361D16"/>
    <w:rsid w:val="00364260"/>
    <w:rsid w:val="003642C4"/>
    <w:rsid w:val="00365BED"/>
    <w:rsid w:val="00365F04"/>
    <w:rsid w:val="003660AE"/>
    <w:rsid w:val="0037243C"/>
    <w:rsid w:val="00373226"/>
    <w:rsid w:val="00373EC6"/>
    <w:rsid w:val="0037572C"/>
    <w:rsid w:val="00376B37"/>
    <w:rsid w:val="00377337"/>
    <w:rsid w:val="00377442"/>
    <w:rsid w:val="0038029D"/>
    <w:rsid w:val="00380B6C"/>
    <w:rsid w:val="003811CE"/>
    <w:rsid w:val="00381288"/>
    <w:rsid w:val="00381E73"/>
    <w:rsid w:val="003838FD"/>
    <w:rsid w:val="00383FC1"/>
    <w:rsid w:val="00384A3A"/>
    <w:rsid w:val="00385E0A"/>
    <w:rsid w:val="0038648D"/>
    <w:rsid w:val="00386BDD"/>
    <w:rsid w:val="0038771F"/>
    <w:rsid w:val="00387E85"/>
    <w:rsid w:val="00390E2E"/>
    <w:rsid w:val="00391983"/>
    <w:rsid w:val="0039338F"/>
    <w:rsid w:val="00394FB9"/>
    <w:rsid w:val="00395D1E"/>
    <w:rsid w:val="0039667A"/>
    <w:rsid w:val="003974B6"/>
    <w:rsid w:val="003A19F1"/>
    <w:rsid w:val="003A1F50"/>
    <w:rsid w:val="003A205A"/>
    <w:rsid w:val="003A37EE"/>
    <w:rsid w:val="003A6B8A"/>
    <w:rsid w:val="003A7092"/>
    <w:rsid w:val="003A7B5F"/>
    <w:rsid w:val="003B10D9"/>
    <w:rsid w:val="003B1A5A"/>
    <w:rsid w:val="003B4978"/>
    <w:rsid w:val="003B4F29"/>
    <w:rsid w:val="003B512A"/>
    <w:rsid w:val="003B65FD"/>
    <w:rsid w:val="003B6F1C"/>
    <w:rsid w:val="003B6F49"/>
    <w:rsid w:val="003C04EA"/>
    <w:rsid w:val="003C0E77"/>
    <w:rsid w:val="003C185C"/>
    <w:rsid w:val="003C2725"/>
    <w:rsid w:val="003C375C"/>
    <w:rsid w:val="003C46B9"/>
    <w:rsid w:val="003C498F"/>
    <w:rsid w:val="003C4CF1"/>
    <w:rsid w:val="003C4D42"/>
    <w:rsid w:val="003C560C"/>
    <w:rsid w:val="003C6065"/>
    <w:rsid w:val="003C63B9"/>
    <w:rsid w:val="003C6748"/>
    <w:rsid w:val="003C6898"/>
    <w:rsid w:val="003D08FA"/>
    <w:rsid w:val="003D16BE"/>
    <w:rsid w:val="003D26B2"/>
    <w:rsid w:val="003D2858"/>
    <w:rsid w:val="003D2C01"/>
    <w:rsid w:val="003D4BE6"/>
    <w:rsid w:val="003D4F81"/>
    <w:rsid w:val="003D70AF"/>
    <w:rsid w:val="003D7771"/>
    <w:rsid w:val="003E0542"/>
    <w:rsid w:val="003E233D"/>
    <w:rsid w:val="003E33A5"/>
    <w:rsid w:val="003E37F1"/>
    <w:rsid w:val="003E4393"/>
    <w:rsid w:val="003E4C31"/>
    <w:rsid w:val="003E6910"/>
    <w:rsid w:val="003E6EF1"/>
    <w:rsid w:val="003E7479"/>
    <w:rsid w:val="003E76AB"/>
    <w:rsid w:val="003F3E23"/>
    <w:rsid w:val="003F40A0"/>
    <w:rsid w:val="003F41AA"/>
    <w:rsid w:val="003F4407"/>
    <w:rsid w:val="003F7D25"/>
    <w:rsid w:val="0040327B"/>
    <w:rsid w:val="004035E5"/>
    <w:rsid w:val="00404E57"/>
    <w:rsid w:val="00405347"/>
    <w:rsid w:val="00405F03"/>
    <w:rsid w:val="004065E6"/>
    <w:rsid w:val="00406DBD"/>
    <w:rsid w:val="00407936"/>
    <w:rsid w:val="004133AB"/>
    <w:rsid w:val="00415A67"/>
    <w:rsid w:val="0041607E"/>
    <w:rsid w:val="00416DAD"/>
    <w:rsid w:val="004173A2"/>
    <w:rsid w:val="00417587"/>
    <w:rsid w:val="00423381"/>
    <w:rsid w:val="004241B2"/>
    <w:rsid w:val="00426210"/>
    <w:rsid w:val="004263EC"/>
    <w:rsid w:val="004278E7"/>
    <w:rsid w:val="00427F8B"/>
    <w:rsid w:val="00430B67"/>
    <w:rsid w:val="004314D9"/>
    <w:rsid w:val="00432C05"/>
    <w:rsid w:val="00432EA5"/>
    <w:rsid w:val="00434572"/>
    <w:rsid w:val="00436702"/>
    <w:rsid w:val="00436887"/>
    <w:rsid w:val="00436FF8"/>
    <w:rsid w:val="00442F7E"/>
    <w:rsid w:val="00443371"/>
    <w:rsid w:val="00443B36"/>
    <w:rsid w:val="0044427A"/>
    <w:rsid w:val="00444684"/>
    <w:rsid w:val="00444969"/>
    <w:rsid w:val="004457DA"/>
    <w:rsid w:val="00445928"/>
    <w:rsid w:val="00445A09"/>
    <w:rsid w:val="00446009"/>
    <w:rsid w:val="00447265"/>
    <w:rsid w:val="004514CE"/>
    <w:rsid w:val="0045201D"/>
    <w:rsid w:val="00453BA5"/>
    <w:rsid w:val="00453D62"/>
    <w:rsid w:val="00456F25"/>
    <w:rsid w:val="00457586"/>
    <w:rsid w:val="00460922"/>
    <w:rsid w:val="00461706"/>
    <w:rsid w:val="0046282C"/>
    <w:rsid w:val="00464E5B"/>
    <w:rsid w:val="004656AB"/>
    <w:rsid w:val="00465FC7"/>
    <w:rsid w:val="00466F87"/>
    <w:rsid w:val="0046773A"/>
    <w:rsid w:val="004677D7"/>
    <w:rsid w:val="00467A2B"/>
    <w:rsid w:val="004703D9"/>
    <w:rsid w:val="0047114D"/>
    <w:rsid w:val="004718F4"/>
    <w:rsid w:val="00472176"/>
    <w:rsid w:val="004745F7"/>
    <w:rsid w:val="0047488B"/>
    <w:rsid w:val="004749AC"/>
    <w:rsid w:val="00474AD0"/>
    <w:rsid w:val="00476156"/>
    <w:rsid w:val="00476581"/>
    <w:rsid w:val="0047765D"/>
    <w:rsid w:val="004802C5"/>
    <w:rsid w:val="00481CF0"/>
    <w:rsid w:val="00482803"/>
    <w:rsid w:val="00483211"/>
    <w:rsid w:val="0048529C"/>
    <w:rsid w:val="00485697"/>
    <w:rsid w:val="00485A13"/>
    <w:rsid w:val="00486608"/>
    <w:rsid w:val="00486E25"/>
    <w:rsid w:val="0049157D"/>
    <w:rsid w:val="00492D5E"/>
    <w:rsid w:val="004947AA"/>
    <w:rsid w:val="00496579"/>
    <w:rsid w:val="004976C1"/>
    <w:rsid w:val="004A0229"/>
    <w:rsid w:val="004A1E85"/>
    <w:rsid w:val="004A237B"/>
    <w:rsid w:val="004A3E4E"/>
    <w:rsid w:val="004A6B24"/>
    <w:rsid w:val="004A74AA"/>
    <w:rsid w:val="004B045D"/>
    <w:rsid w:val="004B07B8"/>
    <w:rsid w:val="004B0CAD"/>
    <w:rsid w:val="004B1281"/>
    <w:rsid w:val="004B17BF"/>
    <w:rsid w:val="004B244E"/>
    <w:rsid w:val="004B2C79"/>
    <w:rsid w:val="004B3974"/>
    <w:rsid w:val="004B4347"/>
    <w:rsid w:val="004B6DAA"/>
    <w:rsid w:val="004B6DE1"/>
    <w:rsid w:val="004B70AE"/>
    <w:rsid w:val="004B7A86"/>
    <w:rsid w:val="004C4681"/>
    <w:rsid w:val="004C4881"/>
    <w:rsid w:val="004C5941"/>
    <w:rsid w:val="004D222F"/>
    <w:rsid w:val="004D2790"/>
    <w:rsid w:val="004D28EB"/>
    <w:rsid w:val="004D2A81"/>
    <w:rsid w:val="004D3562"/>
    <w:rsid w:val="004D5F1D"/>
    <w:rsid w:val="004D6A12"/>
    <w:rsid w:val="004D78D8"/>
    <w:rsid w:val="004E0463"/>
    <w:rsid w:val="004E0C9A"/>
    <w:rsid w:val="004E0D5C"/>
    <w:rsid w:val="004E2600"/>
    <w:rsid w:val="004E4766"/>
    <w:rsid w:val="004E4DDA"/>
    <w:rsid w:val="004E5A7C"/>
    <w:rsid w:val="004E673B"/>
    <w:rsid w:val="004E6C74"/>
    <w:rsid w:val="004E7EA5"/>
    <w:rsid w:val="004F0577"/>
    <w:rsid w:val="004F26FE"/>
    <w:rsid w:val="004F2E4F"/>
    <w:rsid w:val="004F549B"/>
    <w:rsid w:val="004F6E46"/>
    <w:rsid w:val="004F7D2A"/>
    <w:rsid w:val="00500681"/>
    <w:rsid w:val="00500BDF"/>
    <w:rsid w:val="00501B04"/>
    <w:rsid w:val="00502C2B"/>
    <w:rsid w:val="00502E29"/>
    <w:rsid w:val="005030E0"/>
    <w:rsid w:val="005036F1"/>
    <w:rsid w:val="005038FF"/>
    <w:rsid w:val="00504D52"/>
    <w:rsid w:val="00506389"/>
    <w:rsid w:val="00506453"/>
    <w:rsid w:val="00506F69"/>
    <w:rsid w:val="005074E9"/>
    <w:rsid w:val="00507DE0"/>
    <w:rsid w:val="00511C4D"/>
    <w:rsid w:val="00511D98"/>
    <w:rsid w:val="0051424C"/>
    <w:rsid w:val="00514343"/>
    <w:rsid w:val="00514549"/>
    <w:rsid w:val="00514AAB"/>
    <w:rsid w:val="00515177"/>
    <w:rsid w:val="0051539D"/>
    <w:rsid w:val="00516D58"/>
    <w:rsid w:val="00517A49"/>
    <w:rsid w:val="00520B9F"/>
    <w:rsid w:val="0052179A"/>
    <w:rsid w:val="005224AF"/>
    <w:rsid w:val="00522608"/>
    <w:rsid w:val="005245B5"/>
    <w:rsid w:val="0052465E"/>
    <w:rsid w:val="005252B0"/>
    <w:rsid w:val="005252DB"/>
    <w:rsid w:val="005266B1"/>
    <w:rsid w:val="0052734E"/>
    <w:rsid w:val="005273E9"/>
    <w:rsid w:val="005322A5"/>
    <w:rsid w:val="00532BCB"/>
    <w:rsid w:val="00532F75"/>
    <w:rsid w:val="00533B16"/>
    <w:rsid w:val="00533B19"/>
    <w:rsid w:val="00534367"/>
    <w:rsid w:val="00535231"/>
    <w:rsid w:val="00535942"/>
    <w:rsid w:val="00535F48"/>
    <w:rsid w:val="005360B8"/>
    <w:rsid w:val="00536AE2"/>
    <w:rsid w:val="00537220"/>
    <w:rsid w:val="00540DF4"/>
    <w:rsid w:val="00541462"/>
    <w:rsid w:val="00541D43"/>
    <w:rsid w:val="00543774"/>
    <w:rsid w:val="00544020"/>
    <w:rsid w:val="00544F8C"/>
    <w:rsid w:val="00545BF6"/>
    <w:rsid w:val="005510AB"/>
    <w:rsid w:val="00552460"/>
    <w:rsid w:val="00552724"/>
    <w:rsid w:val="005527FF"/>
    <w:rsid w:val="00553444"/>
    <w:rsid w:val="00554CB4"/>
    <w:rsid w:val="00554D87"/>
    <w:rsid w:val="00555376"/>
    <w:rsid w:val="00556AC9"/>
    <w:rsid w:val="00560395"/>
    <w:rsid w:val="00560B39"/>
    <w:rsid w:val="005613C5"/>
    <w:rsid w:val="00561658"/>
    <w:rsid w:val="00562450"/>
    <w:rsid w:val="00566673"/>
    <w:rsid w:val="00566E82"/>
    <w:rsid w:val="00567950"/>
    <w:rsid w:val="00570341"/>
    <w:rsid w:val="005714D3"/>
    <w:rsid w:val="0057294D"/>
    <w:rsid w:val="00572A47"/>
    <w:rsid w:val="00573554"/>
    <w:rsid w:val="0057424B"/>
    <w:rsid w:val="0057488B"/>
    <w:rsid w:val="00574B19"/>
    <w:rsid w:val="00576FD9"/>
    <w:rsid w:val="00577534"/>
    <w:rsid w:val="0058052D"/>
    <w:rsid w:val="0058095C"/>
    <w:rsid w:val="00580B9F"/>
    <w:rsid w:val="0058196A"/>
    <w:rsid w:val="00581A58"/>
    <w:rsid w:val="00581BAC"/>
    <w:rsid w:val="00581FDD"/>
    <w:rsid w:val="005831B7"/>
    <w:rsid w:val="00583283"/>
    <w:rsid w:val="0058656C"/>
    <w:rsid w:val="00586A37"/>
    <w:rsid w:val="0058725D"/>
    <w:rsid w:val="005877EC"/>
    <w:rsid w:val="00587E47"/>
    <w:rsid w:val="00590FAC"/>
    <w:rsid w:val="005913C4"/>
    <w:rsid w:val="0059158C"/>
    <w:rsid w:val="00591B1D"/>
    <w:rsid w:val="00591D80"/>
    <w:rsid w:val="005921F2"/>
    <w:rsid w:val="00593090"/>
    <w:rsid w:val="00593118"/>
    <w:rsid w:val="00593410"/>
    <w:rsid w:val="0059439D"/>
    <w:rsid w:val="005952A1"/>
    <w:rsid w:val="00595DA2"/>
    <w:rsid w:val="00597302"/>
    <w:rsid w:val="0059766D"/>
    <w:rsid w:val="005A0446"/>
    <w:rsid w:val="005A19E7"/>
    <w:rsid w:val="005A3179"/>
    <w:rsid w:val="005A3228"/>
    <w:rsid w:val="005A39B4"/>
    <w:rsid w:val="005A47C2"/>
    <w:rsid w:val="005A51E8"/>
    <w:rsid w:val="005A55EA"/>
    <w:rsid w:val="005A56A1"/>
    <w:rsid w:val="005A6A3E"/>
    <w:rsid w:val="005A6E32"/>
    <w:rsid w:val="005A7E3C"/>
    <w:rsid w:val="005B1A92"/>
    <w:rsid w:val="005B1CA4"/>
    <w:rsid w:val="005B254B"/>
    <w:rsid w:val="005B408D"/>
    <w:rsid w:val="005B53CF"/>
    <w:rsid w:val="005B6339"/>
    <w:rsid w:val="005C0237"/>
    <w:rsid w:val="005C0614"/>
    <w:rsid w:val="005C08A9"/>
    <w:rsid w:val="005C1A0B"/>
    <w:rsid w:val="005C3A2F"/>
    <w:rsid w:val="005C3B5E"/>
    <w:rsid w:val="005C5B8B"/>
    <w:rsid w:val="005D0719"/>
    <w:rsid w:val="005D0ECB"/>
    <w:rsid w:val="005D14F1"/>
    <w:rsid w:val="005D1F16"/>
    <w:rsid w:val="005D31C8"/>
    <w:rsid w:val="005D3343"/>
    <w:rsid w:val="005D4F96"/>
    <w:rsid w:val="005D5D5B"/>
    <w:rsid w:val="005D77C2"/>
    <w:rsid w:val="005D7A24"/>
    <w:rsid w:val="005E00DF"/>
    <w:rsid w:val="005E21C9"/>
    <w:rsid w:val="005E3586"/>
    <w:rsid w:val="005E4039"/>
    <w:rsid w:val="005E700C"/>
    <w:rsid w:val="005E724E"/>
    <w:rsid w:val="005E7ADD"/>
    <w:rsid w:val="005E7E6C"/>
    <w:rsid w:val="005F03E9"/>
    <w:rsid w:val="005F0453"/>
    <w:rsid w:val="005F1D9C"/>
    <w:rsid w:val="005F45D0"/>
    <w:rsid w:val="005F4F5B"/>
    <w:rsid w:val="005F5275"/>
    <w:rsid w:val="005F5CCC"/>
    <w:rsid w:val="005F5F65"/>
    <w:rsid w:val="005F7013"/>
    <w:rsid w:val="005F7D3C"/>
    <w:rsid w:val="006001FF"/>
    <w:rsid w:val="00600515"/>
    <w:rsid w:val="006024C3"/>
    <w:rsid w:val="00603020"/>
    <w:rsid w:val="00603565"/>
    <w:rsid w:val="00603F5C"/>
    <w:rsid w:val="00605870"/>
    <w:rsid w:val="00605FF0"/>
    <w:rsid w:val="0060620C"/>
    <w:rsid w:val="006066F0"/>
    <w:rsid w:val="006105E0"/>
    <w:rsid w:val="00610693"/>
    <w:rsid w:val="006118DD"/>
    <w:rsid w:val="00612722"/>
    <w:rsid w:val="00612A51"/>
    <w:rsid w:val="00612E31"/>
    <w:rsid w:val="00615984"/>
    <w:rsid w:val="00615B63"/>
    <w:rsid w:val="006160D2"/>
    <w:rsid w:val="006171B8"/>
    <w:rsid w:val="006175B8"/>
    <w:rsid w:val="00620F0F"/>
    <w:rsid w:val="0062116A"/>
    <w:rsid w:val="00622E14"/>
    <w:rsid w:val="0062403F"/>
    <w:rsid w:val="0062434B"/>
    <w:rsid w:val="00625086"/>
    <w:rsid w:val="006254C8"/>
    <w:rsid w:val="00626540"/>
    <w:rsid w:val="00632A80"/>
    <w:rsid w:val="0063455A"/>
    <w:rsid w:val="00634A57"/>
    <w:rsid w:val="00635768"/>
    <w:rsid w:val="00635F64"/>
    <w:rsid w:val="00636486"/>
    <w:rsid w:val="006406DD"/>
    <w:rsid w:val="0064164B"/>
    <w:rsid w:val="0064168B"/>
    <w:rsid w:val="00641E8E"/>
    <w:rsid w:val="00641FF1"/>
    <w:rsid w:val="006425B8"/>
    <w:rsid w:val="00643F40"/>
    <w:rsid w:val="00644AF8"/>
    <w:rsid w:val="0064617F"/>
    <w:rsid w:val="00646932"/>
    <w:rsid w:val="006476BE"/>
    <w:rsid w:val="00647E7E"/>
    <w:rsid w:val="00650B64"/>
    <w:rsid w:val="006515AA"/>
    <w:rsid w:val="00654A86"/>
    <w:rsid w:val="00655AB5"/>
    <w:rsid w:val="006565FE"/>
    <w:rsid w:val="00662156"/>
    <w:rsid w:val="00663E2A"/>
    <w:rsid w:val="0066438B"/>
    <w:rsid w:val="0066493D"/>
    <w:rsid w:val="006652F0"/>
    <w:rsid w:val="00665A6A"/>
    <w:rsid w:val="0066630D"/>
    <w:rsid w:val="00666629"/>
    <w:rsid w:val="00666716"/>
    <w:rsid w:val="006669FD"/>
    <w:rsid w:val="00666CA3"/>
    <w:rsid w:val="00667D7D"/>
    <w:rsid w:val="00670EB3"/>
    <w:rsid w:val="006720C2"/>
    <w:rsid w:val="006755AD"/>
    <w:rsid w:val="00677C04"/>
    <w:rsid w:val="006829A4"/>
    <w:rsid w:val="00683615"/>
    <w:rsid w:val="006841EF"/>
    <w:rsid w:val="00684FC1"/>
    <w:rsid w:val="00685174"/>
    <w:rsid w:val="006868AC"/>
    <w:rsid w:val="00687F78"/>
    <w:rsid w:val="00691698"/>
    <w:rsid w:val="006923D7"/>
    <w:rsid w:val="0069336A"/>
    <w:rsid w:val="00695193"/>
    <w:rsid w:val="006954AD"/>
    <w:rsid w:val="006960F1"/>
    <w:rsid w:val="006968FC"/>
    <w:rsid w:val="0069732B"/>
    <w:rsid w:val="00697BCF"/>
    <w:rsid w:val="006A0A47"/>
    <w:rsid w:val="006A10C5"/>
    <w:rsid w:val="006A1563"/>
    <w:rsid w:val="006A1605"/>
    <w:rsid w:val="006A1B13"/>
    <w:rsid w:val="006A1DB3"/>
    <w:rsid w:val="006A1F62"/>
    <w:rsid w:val="006A2EC8"/>
    <w:rsid w:val="006A436D"/>
    <w:rsid w:val="006A46F0"/>
    <w:rsid w:val="006A48CC"/>
    <w:rsid w:val="006A4F18"/>
    <w:rsid w:val="006A58B7"/>
    <w:rsid w:val="006A5DE6"/>
    <w:rsid w:val="006A6E82"/>
    <w:rsid w:val="006A7142"/>
    <w:rsid w:val="006A7302"/>
    <w:rsid w:val="006A77C9"/>
    <w:rsid w:val="006B241F"/>
    <w:rsid w:val="006B2866"/>
    <w:rsid w:val="006B2BA4"/>
    <w:rsid w:val="006B67ED"/>
    <w:rsid w:val="006B7A60"/>
    <w:rsid w:val="006C0326"/>
    <w:rsid w:val="006C066E"/>
    <w:rsid w:val="006C0D34"/>
    <w:rsid w:val="006C1480"/>
    <w:rsid w:val="006C1D31"/>
    <w:rsid w:val="006C217B"/>
    <w:rsid w:val="006C2D07"/>
    <w:rsid w:val="006C32F4"/>
    <w:rsid w:val="006C5D6A"/>
    <w:rsid w:val="006C5E34"/>
    <w:rsid w:val="006C5F07"/>
    <w:rsid w:val="006C7BF8"/>
    <w:rsid w:val="006D5222"/>
    <w:rsid w:val="006E0FD9"/>
    <w:rsid w:val="006E3769"/>
    <w:rsid w:val="006E3CC1"/>
    <w:rsid w:val="006E450B"/>
    <w:rsid w:val="006E4A77"/>
    <w:rsid w:val="006E4C89"/>
    <w:rsid w:val="006E4C91"/>
    <w:rsid w:val="006E50F7"/>
    <w:rsid w:val="006E51A4"/>
    <w:rsid w:val="006E5A88"/>
    <w:rsid w:val="006E6B4E"/>
    <w:rsid w:val="006F12C0"/>
    <w:rsid w:val="006F15F7"/>
    <w:rsid w:val="006F2421"/>
    <w:rsid w:val="006F25CE"/>
    <w:rsid w:val="006F277A"/>
    <w:rsid w:val="006F2B19"/>
    <w:rsid w:val="006F2BBE"/>
    <w:rsid w:val="006F2E45"/>
    <w:rsid w:val="006F3C02"/>
    <w:rsid w:val="006F3E3E"/>
    <w:rsid w:val="006F488E"/>
    <w:rsid w:val="006F55D3"/>
    <w:rsid w:val="006F652E"/>
    <w:rsid w:val="006F72D0"/>
    <w:rsid w:val="006F7938"/>
    <w:rsid w:val="00700D0E"/>
    <w:rsid w:val="00702B44"/>
    <w:rsid w:val="00703028"/>
    <w:rsid w:val="007040F0"/>
    <w:rsid w:val="0070482D"/>
    <w:rsid w:val="007068B7"/>
    <w:rsid w:val="00707E60"/>
    <w:rsid w:val="00710454"/>
    <w:rsid w:val="007108A3"/>
    <w:rsid w:val="00711B3A"/>
    <w:rsid w:val="007131D0"/>
    <w:rsid w:val="00713C78"/>
    <w:rsid w:val="00713DBF"/>
    <w:rsid w:val="00715BD2"/>
    <w:rsid w:val="00720273"/>
    <w:rsid w:val="00721C10"/>
    <w:rsid w:val="007223DF"/>
    <w:rsid w:val="00722499"/>
    <w:rsid w:val="00724203"/>
    <w:rsid w:val="00725064"/>
    <w:rsid w:val="00725086"/>
    <w:rsid w:val="00725638"/>
    <w:rsid w:val="00725D5A"/>
    <w:rsid w:val="00730111"/>
    <w:rsid w:val="00730E46"/>
    <w:rsid w:val="00731574"/>
    <w:rsid w:val="00732806"/>
    <w:rsid w:val="00733A7D"/>
    <w:rsid w:val="00734153"/>
    <w:rsid w:val="00736807"/>
    <w:rsid w:val="00736974"/>
    <w:rsid w:val="00736E17"/>
    <w:rsid w:val="00741336"/>
    <w:rsid w:val="007427CB"/>
    <w:rsid w:val="00742E8A"/>
    <w:rsid w:val="00744FDC"/>
    <w:rsid w:val="00745E0E"/>
    <w:rsid w:val="00745E1B"/>
    <w:rsid w:val="0075055B"/>
    <w:rsid w:val="00750DE6"/>
    <w:rsid w:val="00751965"/>
    <w:rsid w:val="00751983"/>
    <w:rsid w:val="00753193"/>
    <w:rsid w:val="00754CAD"/>
    <w:rsid w:val="00754FF6"/>
    <w:rsid w:val="00755F01"/>
    <w:rsid w:val="007566ED"/>
    <w:rsid w:val="00757C91"/>
    <w:rsid w:val="00762CC0"/>
    <w:rsid w:val="00763DA4"/>
    <w:rsid w:val="007641A9"/>
    <w:rsid w:val="00764A0E"/>
    <w:rsid w:val="00766668"/>
    <w:rsid w:val="0076726E"/>
    <w:rsid w:val="00767557"/>
    <w:rsid w:val="0077070F"/>
    <w:rsid w:val="00770769"/>
    <w:rsid w:val="00770D02"/>
    <w:rsid w:val="00772275"/>
    <w:rsid w:val="00773467"/>
    <w:rsid w:val="007759E3"/>
    <w:rsid w:val="00776E94"/>
    <w:rsid w:val="00777030"/>
    <w:rsid w:val="0078086B"/>
    <w:rsid w:val="007833DA"/>
    <w:rsid w:val="00783BEE"/>
    <w:rsid w:val="0078418A"/>
    <w:rsid w:val="007847FA"/>
    <w:rsid w:val="00786527"/>
    <w:rsid w:val="00787DD5"/>
    <w:rsid w:val="00792397"/>
    <w:rsid w:val="00792C3A"/>
    <w:rsid w:val="00793911"/>
    <w:rsid w:val="00793E5B"/>
    <w:rsid w:val="00794916"/>
    <w:rsid w:val="00794FE9"/>
    <w:rsid w:val="00796227"/>
    <w:rsid w:val="00797676"/>
    <w:rsid w:val="00797D6C"/>
    <w:rsid w:val="007A2B3B"/>
    <w:rsid w:val="007A69BE"/>
    <w:rsid w:val="007B1149"/>
    <w:rsid w:val="007B5DFB"/>
    <w:rsid w:val="007B7E3A"/>
    <w:rsid w:val="007C08E7"/>
    <w:rsid w:val="007C0F5D"/>
    <w:rsid w:val="007C1462"/>
    <w:rsid w:val="007C1A4E"/>
    <w:rsid w:val="007C26B8"/>
    <w:rsid w:val="007C324D"/>
    <w:rsid w:val="007C3843"/>
    <w:rsid w:val="007C3C76"/>
    <w:rsid w:val="007C4F3F"/>
    <w:rsid w:val="007D1530"/>
    <w:rsid w:val="007D2D00"/>
    <w:rsid w:val="007D31DF"/>
    <w:rsid w:val="007D331A"/>
    <w:rsid w:val="007D4679"/>
    <w:rsid w:val="007D5B16"/>
    <w:rsid w:val="007D7C14"/>
    <w:rsid w:val="007E0DAA"/>
    <w:rsid w:val="007E30AC"/>
    <w:rsid w:val="007E4657"/>
    <w:rsid w:val="007E5B05"/>
    <w:rsid w:val="007E5B35"/>
    <w:rsid w:val="007E6357"/>
    <w:rsid w:val="007E6C11"/>
    <w:rsid w:val="007F060B"/>
    <w:rsid w:val="007F1350"/>
    <w:rsid w:val="007F1BB1"/>
    <w:rsid w:val="007F1EC1"/>
    <w:rsid w:val="007F3477"/>
    <w:rsid w:val="007F3CC0"/>
    <w:rsid w:val="007F3EC1"/>
    <w:rsid w:val="007F5BBC"/>
    <w:rsid w:val="007F6A2E"/>
    <w:rsid w:val="007F6B03"/>
    <w:rsid w:val="007F79B6"/>
    <w:rsid w:val="00800BE2"/>
    <w:rsid w:val="0080377A"/>
    <w:rsid w:val="0080466F"/>
    <w:rsid w:val="00804AB1"/>
    <w:rsid w:val="00804BDA"/>
    <w:rsid w:val="00804F75"/>
    <w:rsid w:val="00805A6D"/>
    <w:rsid w:val="008066DF"/>
    <w:rsid w:val="00807F69"/>
    <w:rsid w:val="00807FAB"/>
    <w:rsid w:val="008108F8"/>
    <w:rsid w:val="00810EC2"/>
    <w:rsid w:val="00811080"/>
    <w:rsid w:val="00812005"/>
    <w:rsid w:val="008122C5"/>
    <w:rsid w:val="008124E2"/>
    <w:rsid w:val="0081266C"/>
    <w:rsid w:val="00812CE0"/>
    <w:rsid w:val="008144B8"/>
    <w:rsid w:val="00814993"/>
    <w:rsid w:val="008159E8"/>
    <w:rsid w:val="00815A91"/>
    <w:rsid w:val="008170BC"/>
    <w:rsid w:val="0081722C"/>
    <w:rsid w:val="008201D5"/>
    <w:rsid w:val="00821483"/>
    <w:rsid w:val="00822B25"/>
    <w:rsid w:val="00823AF0"/>
    <w:rsid w:val="00823B4F"/>
    <w:rsid w:val="00824E6E"/>
    <w:rsid w:val="00827552"/>
    <w:rsid w:val="0083050D"/>
    <w:rsid w:val="00833B40"/>
    <w:rsid w:val="0083402F"/>
    <w:rsid w:val="00834D8B"/>
    <w:rsid w:val="0083529A"/>
    <w:rsid w:val="00836648"/>
    <w:rsid w:val="00836A10"/>
    <w:rsid w:val="00836FDB"/>
    <w:rsid w:val="0083722C"/>
    <w:rsid w:val="00837498"/>
    <w:rsid w:val="008405B2"/>
    <w:rsid w:val="008421A0"/>
    <w:rsid w:val="00842E10"/>
    <w:rsid w:val="0084358E"/>
    <w:rsid w:val="00843FB8"/>
    <w:rsid w:val="0084415C"/>
    <w:rsid w:val="00845578"/>
    <w:rsid w:val="00845C29"/>
    <w:rsid w:val="00847CFF"/>
    <w:rsid w:val="00850B33"/>
    <w:rsid w:val="00851287"/>
    <w:rsid w:val="008524E8"/>
    <w:rsid w:val="00852C60"/>
    <w:rsid w:val="008542A2"/>
    <w:rsid w:val="00856157"/>
    <w:rsid w:val="00856219"/>
    <w:rsid w:val="008576A2"/>
    <w:rsid w:val="00861D43"/>
    <w:rsid w:val="00864A33"/>
    <w:rsid w:val="00864AEB"/>
    <w:rsid w:val="00866836"/>
    <w:rsid w:val="008673EF"/>
    <w:rsid w:val="00867C6D"/>
    <w:rsid w:val="00871600"/>
    <w:rsid w:val="00872525"/>
    <w:rsid w:val="00872632"/>
    <w:rsid w:val="0087288A"/>
    <w:rsid w:val="00873105"/>
    <w:rsid w:val="008737A9"/>
    <w:rsid w:val="00874483"/>
    <w:rsid w:val="008749FE"/>
    <w:rsid w:val="008755D3"/>
    <w:rsid w:val="008762F5"/>
    <w:rsid w:val="00876546"/>
    <w:rsid w:val="00876A3A"/>
    <w:rsid w:val="00884305"/>
    <w:rsid w:val="00884D4D"/>
    <w:rsid w:val="00884ECF"/>
    <w:rsid w:val="00885A48"/>
    <w:rsid w:val="008912E9"/>
    <w:rsid w:val="00891991"/>
    <w:rsid w:val="00891A9C"/>
    <w:rsid w:val="00891C5A"/>
    <w:rsid w:val="00891D68"/>
    <w:rsid w:val="008938A1"/>
    <w:rsid w:val="00893FF1"/>
    <w:rsid w:val="008954B6"/>
    <w:rsid w:val="008957C7"/>
    <w:rsid w:val="0089614B"/>
    <w:rsid w:val="008973A8"/>
    <w:rsid w:val="00897F2D"/>
    <w:rsid w:val="008A2CDF"/>
    <w:rsid w:val="008A2E92"/>
    <w:rsid w:val="008A3DB7"/>
    <w:rsid w:val="008A4522"/>
    <w:rsid w:val="008A59B3"/>
    <w:rsid w:val="008A6C97"/>
    <w:rsid w:val="008A764A"/>
    <w:rsid w:val="008B09B3"/>
    <w:rsid w:val="008B1457"/>
    <w:rsid w:val="008B1629"/>
    <w:rsid w:val="008B1A8B"/>
    <w:rsid w:val="008B2938"/>
    <w:rsid w:val="008B39AA"/>
    <w:rsid w:val="008B5460"/>
    <w:rsid w:val="008B69F9"/>
    <w:rsid w:val="008C000F"/>
    <w:rsid w:val="008C0441"/>
    <w:rsid w:val="008C2BD9"/>
    <w:rsid w:val="008C383D"/>
    <w:rsid w:val="008C3B68"/>
    <w:rsid w:val="008C4662"/>
    <w:rsid w:val="008C4814"/>
    <w:rsid w:val="008C7CF7"/>
    <w:rsid w:val="008D054F"/>
    <w:rsid w:val="008D0A9A"/>
    <w:rsid w:val="008D2FF8"/>
    <w:rsid w:val="008D35DA"/>
    <w:rsid w:val="008D436C"/>
    <w:rsid w:val="008D54AA"/>
    <w:rsid w:val="008D61A6"/>
    <w:rsid w:val="008D6427"/>
    <w:rsid w:val="008D65FA"/>
    <w:rsid w:val="008D704F"/>
    <w:rsid w:val="008D74D9"/>
    <w:rsid w:val="008D7597"/>
    <w:rsid w:val="008D7C84"/>
    <w:rsid w:val="008E01A5"/>
    <w:rsid w:val="008E0761"/>
    <w:rsid w:val="008E0DB8"/>
    <w:rsid w:val="008E0F4D"/>
    <w:rsid w:val="008E170B"/>
    <w:rsid w:val="008E270E"/>
    <w:rsid w:val="008E2E0C"/>
    <w:rsid w:val="008E3B2E"/>
    <w:rsid w:val="008E6604"/>
    <w:rsid w:val="008E66B7"/>
    <w:rsid w:val="008E766F"/>
    <w:rsid w:val="008E78B6"/>
    <w:rsid w:val="008E7BCE"/>
    <w:rsid w:val="008F037F"/>
    <w:rsid w:val="008F1DEB"/>
    <w:rsid w:val="008F2EA9"/>
    <w:rsid w:val="008F3DCB"/>
    <w:rsid w:val="008F70F1"/>
    <w:rsid w:val="009008C9"/>
    <w:rsid w:val="00901FD5"/>
    <w:rsid w:val="009042D8"/>
    <w:rsid w:val="00904437"/>
    <w:rsid w:val="00904D7A"/>
    <w:rsid w:val="00905218"/>
    <w:rsid w:val="00905573"/>
    <w:rsid w:val="00905F33"/>
    <w:rsid w:val="00906711"/>
    <w:rsid w:val="00906B18"/>
    <w:rsid w:val="00907008"/>
    <w:rsid w:val="009074A8"/>
    <w:rsid w:val="00910D8B"/>
    <w:rsid w:val="00911BA6"/>
    <w:rsid w:val="00913B54"/>
    <w:rsid w:val="00915A2A"/>
    <w:rsid w:val="00916443"/>
    <w:rsid w:val="00916837"/>
    <w:rsid w:val="00916922"/>
    <w:rsid w:val="009175C5"/>
    <w:rsid w:val="009213DE"/>
    <w:rsid w:val="00924388"/>
    <w:rsid w:val="009254B0"/>
    <w:rsid w:val="00927840"/>
    <w:rsid w:val="00927B17"/>
    <w:rsid w:val="00927E56"/>
    <w:rsid w:val="0093104F"/>
    <w:rsid w:val="00931BCA"/>
    <w:rsid w:val="009333BA"/>
    <w:rsid w:val="00935169"/>
    <w:rsid w:val="00935BC3"/>
    <w:rsid w:val="00935F29"/>
    <w:rsid w:val="009400C7"/>
    <w:rsid w:val="009404E3"/>
    <w:rsid w:val="009421FA"/>
    <w:rsid w:val="009426C3"/>
    <w:rsid w:val="00942A73"/>
    <w:rsid w:val="00942EA7"/>
    <w:rsid w:val="00943241"/>
    <w:rsid w:val="00943DC1"/>
    <w:rsid w:val="009458C4"/>
    <w:rsid w:val="009458DC"/>
    <w:rsid w:val="0094750A"/>
    <w:rsid w:val="009501EC"/>
    <w:rsid w:val="00951648"/>
    <w:rsid w:val="009517A7"/>
    <w:rsid w:val="00952B4F"/>
    <w:rsid w:val="00953938"/>
    <w:rsid w:val="00953B28"/>
    <w:rsid w:val="0095540A"/>
    <w:rsid w:val="00955508"/>
    <w:rsid w:val="0096458F"/>
    <w:rsid w:val="00965042"/>
    <w:rsid w:val="00965BF6"/>
    <w:rsid w:val="00967A4B"/>
    <w:rsid w:val="00967E00"/>
    <w:rsid w:val="00970472"/>
    <w:rsid w:val="00970FF2"/>
    <w:rsid w:val="009740AC"/>
    <w:rsid w:val="00974C5B"/>
    <w:rsid w:val="009776A7"/>
    <w:rsid w:val="00977F49"/>
    <w:rsid w:val="00977F75"/>
    <w:rsid w:val="00980308"/>
    <w:rsid w:val="00980BA6"/>
    <w:rsid w:val="009810A1"/>
    <w:rsid w:val="00981124"/>
    <w:rsid w:val="00981C81"/>
    <w:rsid w:val="00982A63"/>
    <w:rsid w:val="00982EB3"/>
    <w:rsid w:val="009830A3"/>
    <w:rsid w:val="0098490E"/>
    <w:rsid w:val="00984D40"/>
    <w:rsid w:val="0098651C"/>
    <w:rsid w:val="0098662B"/>
    <w:rsid w:val="00987C2F"/>
    <w:rsid w:val="009900F4"/>
    <w:rsid w:val="0099026C"/>
    <w:rsid w:val="00990664"/>
    <w:rsid w:val="00991493"/>
    <w:rsid w:val="00992567"/>
    <w:rsid w:val="00993D44"/>
    <w:rsid w:val="00994479"/>
    <w:rsid w:val="00994F6C"/>
    <w:rsid w:val="00995EE1"/>
    <w:rsid w:val="00996A24"/>
    <w:rsid w:val="009977F1"/>
    <w:rsid w:val="00997F57"/>
    <w:rsid w:val="009A1276"/>
    <w:rsid w:val="009A4D1F"/>
    <w:rsid w:val="009A4DD2"/>
    <w:rsid w:val="009B08ED"/>
    <w:rsid w:val="009B25C3"/>
    <w:rsid w:val="009B2763"/>
    <w:rsid w:val="009B2B82"/>
    <w:rsid w:val="009B53F5"/>
    <w:rsid w:val="009B7C98"/>
    <w:rsid w:val="009C05D6"/>
    <w:rsid w:val="009C2469"/>
    <w:rsid w:val="009C5842"/>
    <w:rsid w:val="009D0504"/>
    <w:rsid w:val="009D2EDD"/>
    <w:rsid w:val="009D3002"/>
    <w:rsid w:val="009D314A"/>
    <w:rsid w:val="009D6271"/>
    <w:rsid w:val="009D644D"/>
    <w:rsid w:val="009D64F2"/>
    <w:rsid w:val="009D674C"/>
    <w:rsid w:val="009E0283"/>
    <w:rsid w:val="009E04FD"/>
    <w:rsid w:val="009E1F87"/>
    <w:rsid w:val="009E27C3"/>
    <w:rsid w:val="009E35C4"/>
    <w:rsid w:val="009E4821"/>
    <w:rsid w:val="009E70BC"/>
    <w:rsid w:val="009E7302"/>
    <w:rsid w:val="009E7A29"/>
    <w:rsid w:val="009F0DEC"/>
    <w:rsid w:val="009F2040"/>
    <w:rsid w:val="009F35BE"/>
    <w:rsid w:val="009F393D"/>
    <w:rsid w:val="009F5979"/>
    <w:rsid w:val="009F60FF"/>
    <w:rsid w:val="009F77F5"/>
    <w:rsid w:val="009F7DE8"/>
    <w:rsid w:val="00A01792"/>
    <w:rsid w:val="00A024DC"/>
    <w:rsid w:val="00A02E8A"/>
    <w:rsid w:val="00A033B5"/>
    <w:rsid w:val="00A03FB3"/>
    <w:rsid w:val="00A04BC4"/>
    <w:rsid w:val="00A1201A"/>
    <w:rsid w:val="00A12B6C"/>
    <w:rsid w:val="00A13BF8"/>
    <w:rsid w:val="00A15CAD"/>
    <w:rsid w:val="00A16415"/>
    <w:rsid w:val="00A16CE3"/>
    <w:rsid w:val="00A178DE"/>
    <w:rsid w:val="00A25ABA"/>
    <w:rsid w:val="00A268F2"/>
    <w:rsid w:val="00A278FD"/>
    <w:rsid w:val="00A30E64"/>
    <w:rsid w:val="00A31198"/>
    <w:rsid w:val="00A32154"/>
    <w:rsid w:val="00A3242F"/>
    <w:rsid w:val="00A32619"/>
    <w:rsid w:val="00A33B0D"/>
    <w:rsid w:val="00A34990"/>
    <w:rsid w:val="00A34B94"/>
    <w:rsid w:val="00A34C13"/>
    <w:rsid w:val="00A35D79"/>
    <w:rsid w:val="00A365A2"/>
    <w:rsid w:val="00A37428"/>
    <w:rsid w:val="00A40301"/>
    <w:rsid w:val="00A41085"/>
    <w:rsid w:val="00A410E1"/>
    <w:rsid w:val="00A41B0F"/>
    <w:rsid w:val="00A42730"/>
    <w:rsid w:val="00A43528"/>
    <w:rsid w:val="00A45C1D"/>
    <w:rsid w:val="00A461F0"/>
    <w:rsid w:val="00A47B7A"/>
    <w:rsid w:val="00A52727"/>
    <w:rsid w:val="00A53D24"/>
    <w:rsid w:val="00A53F1B"/>
    <w:rsid w:val="00A545D7"/>
    <w:rsid w:val="00A54A91"/>
    <w:rsid w:val="00A54D2F"/>
    <w:rsid w:val="00A55C26"/>
    <w:rsid w:val="00A5646A"/>
    <w:rsid w:val="00A56784"/>
    <w:rsid w:val="00A61076"/>
    <w:rsid w:val="00A612B3"/>
    <w:rsid w:val="00A613AE"/>
    <w:rsid w:val="00A61BA6"/>
    <w:rsid w:val="00A62A4D"/>
    <w:rsid w:val="00A63F6D"/>
    <w:rsid w:val="00A65C98"/>
    <w:rsid w:val="00A711C9"/>
    <w:rsid w:val="00A71BC5"/>
    <w:rsid w:val="00A72243"/>
    <w:rsid w:val="00A725F7"/>
    <w:rsid w:val="00A73FE4"/>
    <w:rsid w:val="00A75711"/>
    <w:rsid w:val="00A7610E"/>
    <w:rsid w:val="00A8044C"/>
    <w:rsid w:val="00A81212"/>
    <w:rsid w:val="00A81D80"/>
    <w:rsid w:val="00A82281"/>
    <w:rsid w:val="00A826D0"/>
    <w:rsid w:val="00A84441"/>
    <w:rsid w:val="00A857A2"/>
    <w:rsid w:val="00A85DAC"/>
    <w:rsid w:val="00A86AFC"/>
    <w:rsid w:val="00A8788C"/>
    <w:rsid w:val="00A90147"/>
    <w:rsid w:val="00A914A7"/>
    <w:rsid w:val="00A92331"/>
    <w:rsid w:val="00A93403"/>
    <w:rsid w:val="00A93615"/>
    <w:rsid w:val="00A9435E"/>
    <w:rsid w:val="00A946DC"/>
    <w:rsid w:val="00A947AA"/>
    <w:rsid w:val="00A94CF4"/>
    <w:rsid w:val="00A94F9F"/>
    <w:rsid w:val="00A94FFB"/>
    <w:rsid w:val="00AA0604"/>
    <w:rsid w:val="00AA083C"/>
    <w:rsid w:val="00AA193B"/>
    <w:rsid w:val="00AA25AC"/>
    <w:rsid w:val="00AA31E7"/>
    <w:rsid w:val="00AA4821"/>
    <w:rsid w:val="00AA4ED5"/>
    <w:rsid w:val="00AA67E0"/>
    <w:rsid w:val="00AA73A0"/>
    <w:rsid w:val="00AB0783"/>
    <w:rsid w:val="00AB0D20"/>
    <w:rsid w:val="00AB11B5"/>
    <w:rsid w:val="00AB2DE0"/>
    <w:rsid w:val="00AB4CCD"/>
    <w:rsid w:val="00AB771C"/>
    <w:rsid w:val="00AB7847"/>
    <w:rsid w:val="00AB7B75"/>
    <w:rsid w:val="00AB7FDA"/>
    <w:rsid w:val="00AC017A"/>
    <w:rsid w:val="00AC03D5"/>
    <w:rsid w:val="00AC0B6C"/>
    <w:rsid w:val="00AC11D9"/>
    <w:rsid w:val="00AC1DE4"/>
    <w:rsid w:val="00AC2ADD"/>
    <w:rsid w:val="00AC37EC"/>
    <w:rsid w:val="00AC4214"/>
    <w:rsid w:val="00AC4F4D"/>
    <w:rsid w:val="00AC5A93"/>
    <w:rsid w:val="00AC65DC"/>
    <w:rsid w:val="00AC6D52"/>
    <w:rsid w:val="00AC7F26"/>
    <w:rsid w:val="00AD22C4"/>
    <w:rsid w:val="00AD23C6"/>
    <w:rsid w:val="00AD2F3F"/>
    <w:rsid w:val="00AD3960"/>
    <w:rsid w:val="00AD3BB6"/>
    <w:rsid w:val="00AD4051"/>
    <w:rsid w:val="00AD417A"/>
    <w:rsid w:val="00AD4255"/>
    <w:rsid w:val="00AD5090"/>
    <w:rsid w:val="00AD5400"/>
    <w:rsid w:val="00AD55A3"/>
    <w:rsid w:val="00AD5D7F"/>
    <w:rsid w:val="00AD6830"/>
    <w:rsid w:val="00AE1124"/>
    <w:rsid w:val="00AE149D"/>
    <w:rsid w:val="00AE19B7"/>
    <w:rsid w:val="00AE21A9"/>
    <w:rsid w:val="00AE22DD"/>
    <w:rsid w:val="00AE262D"/>
    <w:rsid w:val="00AE2DF7"/>
    <w:rsid w:val="00AE4169"/>
    <w:rsid w:val="00AE56A6"/>
    <w:rsid w:val="00AE58AE"/>
    <w:rsid w:val="00AE65D1"/>
    <w:rsid w:val="00AE6A80"/>
    <w:rsid w:val="00AF06D3"/>
    <w:rsid w:val="00AF23D6"/>
    <w:rsid w:val="00AF29E7"/>
    <w:rsid w:val="00AF389B"/>
    <w:rsid w:val="00AF4192"/>
    <w:rsid w:val="00AF4E56"/>
    <w:rsid w:val="00AF4E7D"/>
    <w:rsid w:val="00AF4F04"/>
    <w:rsid w:val="00AF66B1"/>
    <w:rsid w:val="00AF7933"/>
    <w:rsid w:val="00B00554"/>
    <w:rsid w:val="00B00628"/>
    <w:rsid w:val="00B0164F"/>
    <w:rsid w:val="00B028E1"/>
    <w:rsid w:val="00B029F2"/>
    <w:rsid w:val="00B02ABD"/>
    <w:rsid w:val="00B0339A"/>
    <w:rsid w:val="00B0403E"/>
    <w:rsid w:val="00B075CA"/>
    <w:rsid w:val="00B118A0"/>
    <w:rsid w:val="00B14967"/>
    <w:rsid w:val="00B15B1B"/>
    <w:rsid w:val="00B15DDE"/>
    <w:rsid w:val="00B15E41"/>
    <w:rsid w:val="00B15E6F"/>
    <w:rsid w:val="00B17F15"/>
    <w:rsid w:val="00B223F8"/>
    <w:rsid w:val="00B22F66"/>
    <w:rsid w:val="00B2321E"/>
    <w:rsid w:val="00B24B92"/>
    <w:rsid w:val="00B25834"/>
    <w:rsid w:val="00B2664C"/>
    <w:rsid w:val="00B277E7"/>
    <w:rsid w:val="00B2786B"/>
    <w:rsid w:val="00B30357"/>
    <w:rsid w:val="00B3042D"/>
    <w:rsid w:val="00B311EC"/>
    <w:rsid w:val="00B313DF"/>
    <w:rsid w:val="00B31D4C"/>
    <w:rsid w:val="00B3277E"/>
    <w:rsid w:val="00B32816"/>
    <w:rsid w:val="00B34652"/>
    <w:rsid w:val="00B348BC"/>
    <w:rsid w:val="00B34B75"/>
    <w:rsid w:val="00B41B34"/>
    <w:rsid w:val="00B43CC6"/>
    <w:rsid w:val="00B440DC"/>
    <w:rsid w:val="00B442F4"/>
    <w:rsid w:val="00B47126"/>
    <w:rsid w:val="00B5013F"/>
    <w:rsid w:val="00B5161D"/>
    <w:rsid w:val="00B51987"/>
    <w:rsid w:val="00B53613"/>
    <w:rsid w:val="00B539C2"/>
    <w:rsid w:val="00B53EC7"/>
    <w:rsid w:val="00B55A8F"/>
    <w:rsid w:val="00B55E26"/>
    <w:rsid w:val="00B561FF"/>
    <w:rsid w:val="00B60EE3"/>
    <w:rsid w:val="00B616E0"/>
    <w:rsid w:val="00B6180B"/>
    <w:rsid w:val="00B63124"/>
    <w:rsid w:val="00B63578"/>
    <w:rsid w:val="00B648FA"/>
    <w:rsid w:val="00B66853"/>
    <w:rsid w:val="00B6759F"/>
    <w:rsid w:val="00B70532"/>
    <w:rsid w:val="00B70F20"/>
    <w:rsid w:val="00B72783"/>
    <w:rsid w:val="00B72C90"/>
    <w:rsid w:val="00B744C4"/>
    <w:rsid w:val="00B77B13"/>
    <w:rsid w:val="00B77D5E"/>
    <w:rsid w:val="00B80EDD"/>
    <w:rsid w:val="00B81E83"/>
    <w:rsid w:val="00B827E1"/>
    <w:rsid w:val="00B82808"/>
    <w:rsid w:val="00B82CCC"/>
    <w:rsid w:val="00B82DBC"/>
    <w:rsid w:val="00B83FE8"/>
    <w:rsid w:val="00B863BE"/>
    <w:rsid w:val="00B86BDC"/>
    <w:rsid w:val="00B9098C"/>
    <w:rsid w:val="00B916F4"/>
    <w:rsid w:val="00B91B7A"/>
    <w:rsid w:val="00B92E6D"/>
    <w:rsid w:val="00B94055"/>
    <w:rsid w:val="00B9434D"/>
    <w:rsid w:val="00B94D54"/>
    <w:rsid w:val="00B96609"/>
    <w:rsid w:val="00B96641"/>
    <w:rsid w:val="00B96FD8"/>
    <w:rsid w:val="00BA06AC"/>
    <w:rsid w:val="00BA0950"/>
    <w:rsid w:val="00BA1DBD"/>
    <w:rsid w:val="00BA1EFC"/>
    <w:rsid w:val="00BA3CDE"/>
    <w:rsid w:val="00BA45D7"/>
    <w:rsid w:val="00BA4F47"/>
    <w:rsid w:val="00BA79A3"/>
    <w:rsid w:val="00BA7EFD"/>
    <w:rsid w:val="00BB1EE2"/>
    <w:rsid w:val="00BB2192"/>
    <w:rsid w:val="00BB2282"/>
    <w:rsid w:val="00BB2865"/>
    <w:rsid w:val="00BB3A05"/>
    <w:rsid w:val="00BB3DB0"/>
    <w:rsid w:val="00BB3EF0"/>
    <w:rsid w:val="00BB4DA5"/>
    <w:rsid w:val="00BB5502"/>
    <w:rsid w:val="00BB619D"/>
    <w:rsid w:val="00BB7280"/>
    <w:rsid w:val="00BC06C3"/>
    <w:rsid w:val="00BC1F9B"/>
    <w:rsid w:val="00BC47AC"/>
    <w:rsid w:val="00BC48F4"/>
    <w:rsid w:val="00BC4D91"/>
    <w:rsid w:val="00BC5BBE"/>
    <w:rsid w:val="00BC6385"/>
    <w:rsid w:val="00BD31D5"/>
    <w:rsid w:val="00BD535C"/>
    <w:rsid w:val="00BD5742"/>
    <w:rsid w:val="00BD5B2D"/>
    <w:rsid w:val="00BD7748"/>
    <w:rsid w:val="00BE04E7"/>
    <w:rsid w:val="00BE14B8"/>
    <w:rsid w:val="00BE5047"/>
    <w:rsid w:val="00BE5458"/>
    <w:rsid w:val="00BE548F"/>
    <w:rsid w:val="00BE6565"/>
    <w:rsid w:val="00BE776C"/>
    <w:rsid w:val="00BE7CF6"/>
    <w:rsid w:val="00BF0603"/>
    <w:rsid w:val="00BF39FD"/>
    <w:rsid w:val="00BF4821"/>
    <w:rsid w:val="00BF4D09"/>
    <w:rsid w:val="00BF4EB5"/>
    <w:rsid w:val="00BF5C85"/>
    <w:rsid w:val="00BF5D8A"/>
    <w:rsid w:val="00BF66DB"/>
    <w:rsid w:val="00BF73D5"/>
    <w:rsid w:val="00BF76CD"/>
    <w:rsid w:val="00BF798C"/>
    <w:rsid w:val="00BF7AAD"/>
    <w:rsid w:val="00C00136"/>
    <w:rsid w:val="00C00461"/>
    <w:rsid w:val="00C010B4"/>
    <w:rsid w:val="00C03561"/>
    <w:rsid w:val="00C07A7A"/>
    <w:rsid w:val="00C13042"/>
    <w:rsid w:val="00C16EA2"/>
    <w:rsid w:val="00C17D60"/>
    <w:rsid w:val="00C211EA"/>
    <w:rsid w:val="00C24691"/>
    <w:rsid w:val="00C25E48"/>
    <w:rsid w:val="00C27CEC"/>
    <w:rsid w:val="00C27E8E"/>
    <w:rsid w:val="00C30423"/>
    <w:rsid w:val="00C31406"/>
    <w:rsid w:val="00C31C0E"/>
    <w:rsid w:val="00C31F3A"/>
    <w:rsid w:val="00C322D6"/>
    <w:rsid w:val="00C332E1"/>
    <w:rsid w:val="00C33948"/>
    <w:rsid w:val="00C33AB8"/>
    <w:rsid w:val="00C35200"/>
    <w:rsid w:val="00C367C2"/>
    <w:rsid w:val="00C37ABB"/>
    <w:rsid w:val="00C41201"/>
    <w:rsid w:val="00C412C3"/>
    <w:rsid w:val="00C41743"/>
    <w:rsid w:val="00C41BA7"/>
    <w:rsid w:val="00C436E7"/>
    <w:rsid w:val="00C43BB4"/>
    <w:rsid w:val="00C43FF8"/>
    <w:rsid w:val="00C45351"/>
    <w:rsid w:val="00C453F4"/>
    <w:rsid w:val="00C46FA2"/>
    <w:rsid w:val="00C51E2C"/>
    <w:rsid w:val="00C52631"/>
    <w:rsid w:val="00C53854"/>
    <w:rsid w:val="00C55263"/>
    <w:rsid w:val="00C5588B"/>
    <w:rsid w:val="00C629E8"/>
    <w:rsid w:val="00C63308"/>
    <w:rsid w:val="00C6522D"/>
    <w:rsid w:val="00C66D6A"/>
    <w:rsid w:val="00C67154"/>
    <w:rsid w:val="00C734EF"/>
    <w:rsid w:val="00C7442B"/>
    <w:rsid w:val="00C75B5B"/>
    <w:rsid w:val="00C75D02"/>
    <w:rsid w:val="00C75D56"/>
    <w:rsid w:val="00C75E3D"/>
    <w:rsid w:val="00C75EC6"/>
    <w:rsid w:val="00C77B5A"/>
    <w:rsid w:val="00C82C2E"/>
    <w:rsid w:val="00C83F10"/>
    <w:rsid w:val="00C84BB6"/>
    <w:rsid w:val="00C85EF2"/>
    <w:rsid w:val="00C865F3"/>
    <w:rsid w:val="00C86CC8"/>
    <w:rsid w:val="00C873ED"/>
    <w:rsid w:val="00C90BF9"/>
    <w:rsid w:val="00C90E81"/>
    <w:rsid w:val="00C91883"/>
    <w:rsid w:val="00C930D7"/>
    <w:rsid w:val="00C93134"/>
    <w:rsid w:val="00C95CCC"/>
    <w:rsid w:val="00C9654E"/>
    <w:rsid w:val="00C96DCC"/>
    <w:rsid w:val="00C96F99"/>
    <w:rsid w:val="00C97442"/>
    <w:rsid w:val="00C97B02"/>
    <w:rsid w:val="00CA011B"/>
    <w:rsid w:val="00CA32E4"/>
    <w:rsid w:val="00CA47C4"/>
    <w:rsid w:val="00CA555C"/>
    <w:rsid w:val="00CA5920"/>
    <w:rsid w:val="00CA7B47"/>
    <w:rsid w:val="00CB0CC4"/>
    <w:rsid w:val="00CB1AFE"/>
    <w:rsid w:val="00CB1EF0"/>
    <w:rsid w:val="00CB3EF6"/>
    <w:rsid w:val="00CB5154"/>
    <w:rsid w:val="00CB5ADA"/>
    <w:rsid w:val="00CB6B8D"/>
    <w:rsid w:val="00CB6EE1"/>
    <w:rsid w:val="00CC29FE"/>
    <w:rsid w:val="00CC2ED6"/>
    <w:rsid w:val="00CC46CC"/>
    <w:rsid w:val="00CD26EF"/>
    <w:rsid w:val="00CD2A98"/>
    <w:rsid w:val="00CD3423"/>
    <w:rsid w:val="00CD3457"/>
    <w:rsid w:val="00CD3E7D"/>
    <w:rsid w:val="00CD696C"/>
    <w:rsid w:val="00CD79B2"/>
    <w:rsid w:val="00CE18DD"/>
    <w:rsid w:val="00CE276C"/>
    <w:rsid w:val="00CE2B38"/>
    <w:rsid w:val="00CE3D13"/>
    <w:rsid w:val="00CE44B1"/>
    <w:rsid w:val="00CE4EE6"/>
    <w:rsid w:val="00CE597E"/>
    <w:rsid w:val="00CE7A1C"/>
    <w:rsid w:val="00CF18E1"/>
    <w:rsid w:val="00CF1968"/>
    <w:rsid w:val="00CF1F2A"/>
    <w:rsid w:val="00CF3363"/>
    <w:rsid w:val="00CF402C"/>
    <w:rsid w:val="00CF4212"/>
    <w:rsid w:val="00CF689B"/>
    <w:rsid w:val="00D00816"/>
    <w:rsid w:val="00D0133B"/>
    <w:rsid w:val="00D01463"/>
    <w:rsid w:val="00D020F4"/>
    <w:rsid w:val="00D022CB"/>
    <w:rsid w:val="00D03FEF"/>
    <w:rsid w:val="00D04300"/>
    <w:rsid w:val="00D044F0"/>
    <w:rsid w:val="00D0491E"/>
    <w:rsid w:val="00D04C11"/>
    <w:rsid w:val="00D06E25"/>
    <w:rsid w:val="00D100DF"/>
    <w:rsid w:val="00D12CE5"/>
    <w:rsid w:val="00D14A4B"/>
    <w:rsid w:val="00D15954"/>
    <w:rsid w:val="00D16D8D"/>
    <w:rsid w:val="00D16E77"/>
    <w:rsid w:val="00D170F1"/>
    <w:rsid w:val="00D20462"/>
    <w:rsid w:val="00D211BA"/>
    <w:rsid w:val="00D222DA"/>
    <w:rsid w:val="00D22313"/>
    <w:rsid w:val="00D23BD2"/>
    <w:rsid w:val="00D24020"/>
    <w:rsid w:val="00D24532"/>
    <w:rsid w:val="00D24D5C"/>
    <w:rsid w:val="00D25AF5"/>
    <w:rsid w:val="00D2611D"/>
    <w:rsid w:val="00D2635C"/>
    <w:rsid w:val="00D306D3"/>
    <w:rsid w:val="00D3154D"/>
    <w:rsid w:val="00D31B54"/>
    <w:rsid w:val="00D32730"/>
    <w:rsid w:val="00D340ED"/>
    <w:rsid w:val="00D35F6B"/>
    <w:rsid w:val="00D36D44"/>
    <w:rsid w:val="00D37648"/>
    <w:rsid w:val="00D37E3E"/>
    <w:rsid w:val="00D4020A"/>
    <w:rsid w:val="00D403F2"/>
    <w:rsid w:val="00D40BC9"/>
    <w:rsid w:val="00D41853"/>
    <w:rsid w:val="00D44467"/>
    <w:rsid w:val="00D448FD"/>
    <w:rsid w:val="00D45405"/>
    <w:rsid w:val="00D476A6"/>
    <w:rsid w:val="00D5409D"/>
    <w:rsid w:val="00D5591C"/>
    <w:rsid w:val="00D55B1B"/>
    <w:rsid w:val="00D56492"/>
    <w:rsid w:val="00D56DD6"/>
    <w:rsid w:val="00D57343"/>
    <w:rsid w:val="00D573FB"/>
    <w:rsid w:val="00D605ED"/>
    <w:rsid w:val="00D60C37"/>
    <w:rsid w:val="00D6155E"/>
    <w:rsid w:val="00D61CA5"/>
    <w:rsid w:val="00D6225C"/>
    <w:rsid w:val="00D62707"/>
    <w:rsid w:val="00D62CFE"/>
    <w:rsid w:val="00D65AE2"/>
    <w:rsid w:val="00D65CCE"/>
    <w:rsid w:val="00D66D1D"/>
    <w:rsid w:val="00D67D26"/>
    <w:rsid w:val="00D70675"/>
    <w:rsid w:val="00D70F5C"/>
    <w:rsid w:val="00D71203"/>
    <w:rsid w:val="00D722E3"/>
    <w:rsid w:val="00D72F15"/>
    <w:rsid w:val="00D72F25"/>
    <w:rsid w:val="00D74A40"/>
    <w:rsid w:val="00D75D05"/>
    <w:rsid w:val="00D8119D"/>
    <w:rsid w:val="00D8155F"/>
    <w:rsid w:val="00D824B9"/>
    <w:rsid w:val="00D825BE"/>
    <w:rsid w:val="00D82A87"/>
    <w:rsid w:val="00D82E6E"/>
    <w:rsid w:val="00D831EC"/>
    <w:rsid w:val="00D843BE"/>
    <w:rsid w:val="00D85BCA"/>
    <w:rsid w:val="00D85E4E"/>
    <w:rsid w:val="00D86C74"/>
    <w:rsid w:val="00D87023"/>
    <w:rsid w:val="00D8797F"/>
    <w:rsid w:val="00D87D23"/>
    <w:rsid w:val="00D90F4C"/>
    <w:rsid w:val="00D91CEC"/>
    <w:rsid w:val="00D924E3"/>
    <w:rsid w:val="00D92CE9"/>
    <w:rsid w:val="00D937E1"/>
    <w:rsid w:val="00D94E7D"/>
    <w:rsid w:val="00D94F80"/>
    <w:rsid w:val="00D96172"/>
    <w:rsid w:val="00D9695D"/>
    <w:rsid w:val="00D97A8E"/>
    <w:rsid w:val="00DA08A3"/>
    <w:rsid w:val="00DA0F36"/>
    <w:rsid w:val="00DA11DA"/>
    <w:rsid w:val="00DA17FC"/>
    <w:rsid w:val="00DA3750"/>
    <w:rsid w:val="00DA3F69"/>
    <w:rsid w:val="00DA4005"/>
    <w:rsid w:val="00DA54F8"/>
    <w:rsid w:val="00DB03FA"/>
    <w:rsid w:val="00DB0959"/>
    <w:rsid w:val="00DB152A"/>
    <w:rsid w:val="00DB1E3E"/>
    <w:rsid w:val="00DB293C"/>
    <w:rsid w:val="00DB3431"/>
    <w:rsid w:val="00DB3B47"/>
    <w:rsid w:val="00DB543E"/>
    <w:rsid w:val="00DB7A6F"/>
    <w:rsid w:val="00DB7AA2"/>
    <w:rsid w:val="00DB7EF0"/>
    <w:rsid w:val="00DC01A8"/>
    <w:rsid w:val="00DC0518"/>
    <w:rsid w:val="00DC0F6F"/>
    <w:rsid w:val="00DC1656"/>
    <w:rsid w:val="00DC17B5"/>
    <w:rsid w:val="00DC1B0B"/>
    <w:rsid w:val="00DC1BD3"/>
    <w:rsid w:val="00DC1C83"/>
    <w:rsid w:val="00DC419D"/>
    <w:rsid w:val="00DC484B"/>
    <w:rsid w:val="00DC5335"/>
    <w:rsid w:val="00DC545D"/>
    <w:rsid w:val="00DC5E33"/>
    <w:rsid w:val="00DC6A1E"/>
    <w:rsid w:val="00DD0D7E"/>
    <w:rsid w:val="00DD2607"/>
    <w:rsid w:val="00DD2DE5"/>
    <w:rsid w:val="00DD373D"/>
    <w:rsid w:val="00DD3797"/>
    <w:rsid w:val="00DD4E90"/>
    <w:rsid w:val="00DE111F"/>
    <w:rsid w:val="00DE13FB"/>
    <w:rsid w:val="00DE1735"/>
    <w:rsid w:val="00DE306F"/>
    <w:rsid w:val="00DE36C6"/>
    <w:rsid w:val="00DE405F"/>
    <w:rsid w:val="00DE53D9"/>
    <w:rsid w:val="00DE570D"/>
    <w:rsid w:val="00DE5943"/>
    <w:rsid w:val="00DE6835"/>
    <w:rsid w:val="00DE71E1"/>
    <w:rsid w:val="00DF083A"/>
    <w:rsid w:val="00DF237D"/>
    <w:rsid w:val="00DF2B5C"/>
    <w:rsid w:val="00DF33F7"/>
    <w:rsid w:val="00DF49B6"/>
    <w:rsid w:val="00DF55A9"/>
    <w:rsid w:val="00DF5AA9"/>
    <w:rsid w:val="00DF5DC9"/>
    <w:rsid w:val="00DF6A0A"/>
    <w:rsid w:val="00DF79CB"/>
    <w:rsid w:val="00E00966"/>
    <w:rsid w:val="00E023E3"/>
    <w:rsid w:val="00E02572"/>
    <w:rsid w:val="00E03FF6"/>
    <w:rsid w:val="00E0455A"/>
    <w:rsid w:val="00E0491F"/>
    <w:rsid w:val="00E04B25"/>
    <w:rsid w:val="00E050CF"/>
    <w:rsid w:val="00E0586D"/>
    <w:rsid w:val="00E062D2"/>
    <w:rsid w:val="00E06A31"/>
    <w:rsid w:val="00E10227"/>
    <w:rsid w:val="00E10F3D"/>
    <w:rsid w:val="00E1135C"/>
    <w:rsid w:val="00E12218"/>
    <w:rsid w:val="00E127A3"/>
    <w:rsid w:val="00E1427C"/>
    <w:rsid w:val="00E16DF8"/>
    <w:rsid w:val="00E170BC"/>
    <w:rsid w:val="00E21963"/>
    <w:rsid w:val="00E21974"/>
    <w:rsid w:val="00E2210E"/>
    <w:rsid w:val="00E229C8"/>
    <w:rsid w:val="00E23505"/>
    <w:rsid w:val="00E26FC1"/>
    <w:rsid w:val="00E3094F"/>
    <w:rsid w:val="00E31A72"/>
    <w:rsid w:val="00E332CB"/>
    <w:rsid w:val="00E33FD0"/>
    <w:rsid w:val="00E347FE"/>
    <w:rsid w:val="00E35D25"/>
    <w:rsid w:val="00E35E75"/>
    <w:rsid w:val="00E37A7C"/>
    <w:rsid w:val="00E37ABD"/>
    <w:rsid w:val="00E402AA"/>
    <w:rsid w:val="00E404B8"/>
    <w:rsid w:val="00E40E49"/>
    <w:rsid w:val="00E43157"/>
    <w:rsid w:val="00E43DB5"/>
    <w:rsid w:val="00E43FBF"/>
    <w:rsid w:val="00E441E2"/>
    <w:rsid w:val="00E454CF"/>
    <w:rsid w:val="00E45A79"/>
    <w:rsid w:val="00E45F3D"/>
    <w:rsid w:val="00E463D9"/>
    <w:rsid w:val="00E46DDE"/>
    <w:rsid w:val="00E46E70"/>
    <w:rsid w:val="00E474FE"/>
    <w:rsid w:val="00E50061"/>
    <w:rsid w:val="00E5082A"/>
    <w:rsid w:val="00E50BE4"/>
    <w:rsid w:val="00E518B3"/>
    <w:rsid w:val="00E5211C"/>
    <w:rsid w:val="00E5378D"/>
    <w:rsid w:val="00E53CDB"/>
    <w:rsid w:val="00E53FDC"/>
    <w:rsid w:val="00E54D5A"/>
    <w:rsid w:val="00E57269"/>
    <w:rsid w:val="00E577CC"/>
    <w:rsid w:val="00E60355"/>
    <w:rsid w:val="00E61317"/>
    <w:rsid w:val="00E6148C"/>
    <w:rsid w:val="00E629BE"/>
    <w:rsid w:val="00E63112"/>
    <w:rsid w:val="00E66E0B"/>
    <w:rsid w:val="00E67141"/>
    <w:rsid w:val="00E700CD"/>
    <w:rsid w:val="00E7223B"/>
    <w:rsid w:val="00E722C2"/>
    <w:rsid w:val="00E72761"/>
    <w:rsid w:val="00E72F7D"/>
    <w:rsid w:val="00E73358"/>
    <w:rsid w:val="00E7370E"/>
    <w:rsid w:val="00E739B8"/>
    <w:rsid w:val="00E74B2E"/>
    <w:rsid w:val="00E765CD"/>
    <w:rsid w:val="00E7671D"/>
    <w:rsid w:val="00E76D94"/>
    <w:rsid w:val="00E77D71"/>
    <w:rsid w:val="00E80A1E"/>
    <w:rsid w:val="00E80B7F"/>
    <w:rsid w:val="00E80E8E"/>
    <w:rsid w:val="00E81B5A"/>
    <w:rsid w:val="00E81B8A"/>
    <w:rsid w:val="00E8228F"/>
    <w:rsid w:val="00E87632"/>
    <w:rsid w:val="00E90DBC"/>
    <w:rsid w:val="00E9157E"/>
    <w:rsid w:val="00E91EF8"/>
    <w:rsid w:val="00E9245D"/>
    <w:rsid w:val="00E936DB"/>
    <w:rsid w:val="00E93B64"/>
    <w:rsid w:val="00E94599"/>
    <w:rsid w:val="00E94700"/>
    <w:rsid w:val="00E96322"/>
    <w:rsid w:val="00E96E82"/>
    <w:rsid w:val="00EA099F"/>
    <w:rsid w:val="00EA3B05"/>
    <w:rsid w:val="00EA3D8B"/>
    <w:rsid w:val="00EA4807"/>
    <w:rsid w:val="00EA56CB"/>
    <w:rsid w:val="00EA5BDC"/>
    <w:rsid w:val="00EA66F6"/>
    <w:rsid w:val="00EA71FE"/>
    <w:rsid w:val="00EB00F9"/>
    <w:rsid w:val="00EB1A06"/>
    <w:rsid w:val="00EB24D6"/>
    <w:rsid w:val="00EB34AA"/>
    <w:rsid w:val="00EB3614"/>
    <w:rsid w:val="00EB3C51"/>
    <w:rsid w:val="00EB4573"/>
    <w:rsid w:val="00EC2D24"/>
    <w:rsid w:val="00EC2D97"/>
    <w:rsid w:val="00EC321D"/>
    <w:rsid w:val="00EC3856"/>
    <w:rsid w:val="00EC49F5"/>
    <w:rsid w:val="00EC51CD"/>
    <w:rsid w:val="00EC5CAB"/>
    <w:rsid w:val="00EC5EA7"/>
    <w:rsid w:val="00EC63E1"/>
    <w:rsid w:val="00ED1569"/>
    <w:rsid w:val="00ED3664"/>
    <w:rsid w:val="00ED3B5F"/>
    <w:rsid w:val="00ED4433"/>
    <w:rsid w:val="00ED443B"/>
    <w:rsid w:val="00ED4E38"/>
    <w:rsid w:val="00ED6A3D"/>
    <w:rsid w:val="00ED7874"/>
    <w:rsid w:val="00EE0623"/>
    <w:rsid w:val="00EE1791"/>
    <w:rsid w:val="00EE3669"/>
    <w:rsid w:val="00EE4F90"/>
    <w:rsid w:val="00EE7A09"/>
    <w:rsid w:val="00EE7FCF"/>
    <w:rsid w:val="00EF3289"/>
    <w:rsid w:val="00EF3490"/>
    <w:rsid w:val="00EF373F"/>
    <w:rsid w:val="00EF42B9"/>
    <w:rsid w:val="00EF55D5"/>
    <w:rsid w:val="00EF5A58"/>
    <w:rsid w:val="00EF5CA7"/>
    <w:rsid w:val="00EF5EC9"/>
    <w:rsid w:val="00EF6780"/>
    <w:rsid w:val="00EF6F90"/>
    <w:rsid w:val="00EF6FCD"/>
    <w:rsid w:val="00EF73D1"/>
    <w:rsid w:val="00F01431"/>
    <w:rsid w:val="00F01B0B"/>
    <w:rsid w:val="00F02B13"/>
    <w:rsid w:val="00F02EB0"/>
    <w:rsid w:val="00F05AFA"/>
    <w:rsid w:val="00F06921"/>
    <w:rsid w:val="00F06D9E"/>
    <w:rsid w:val="00F07DFF"/>
    <w:rsid w:val="00F07EA5"/>
    <w:rsid w:val="00F107F2"/>
    <w:rsid w:val="00F10A49"/>
    <w:rsid w:val="00F11DF0"/>
    <w:rsid w:val="00F12199"/>
    <w:rsid w:val="00F13A24"/>
    <w:rsid w:val="00F1402A"/>
    <w:rsid w:val="00F140F9"/>
    <w:rsid w:val="00F155A7"/>
    <w:rsid w:val="00F156A3"/>
    <w:rsid w:val="00F159CA"/>
    <w:rsid w:val="00F16376"/>
    <w:rsid w:val="00F168B8"/>
    <w:rsid w:val="00F17812"/>
    <w:rsid w:val="00F2026C"/>
    <w:rsid w:val="00F20AF9"/>
    <w:rsid w:val="00F20BC4"/>
    <w:rsid w:val="00F249D7"/>
    <w:rsid w:val="00F24DEB"/>
    <w:rsid w:val="00F26BD6"/>
    <w:rsid w:val="00F2712A"/>
    <w:rsid w:val="00F27A8E"/>
    <w:rsid w:val="00F306C8"/>
    <w:rsid w:val="00F3122D"/>
    <w:rsid w:val="00F3147B"/>
    <w:rsid w:val="00F318C2"/>
    <w:rsid w:val="00F33AA0"/>
    <w:rsid w:val="00F33E50"/>
    <w:rsid w:val="00F36229"/>
    <w:rsid w:val="00F3682E"/>
    <w:rsid w:val="00F40FBE"/>
    <w:rsid w:val="00F4387B"/>
    <w:rsid w:val="00F4455F"/>
    <w:rsid w:val="00F45557"/>
    <w:rsid w:val="00F5147F"/>
    <w:rsid w:val="00F51F13"/>
    <w:rsid w:val="00F53FB1"/>
    <w:rsid w:val="00F54965"/>
    <w:rsid w:val="00F57062"/>
    <w:rsid w:val="00F61633"/>
    <w:rsid w:val="00F61BB9"/>
    <w:rsid w:val="00F62C23"/>
    <w:rsid w:val="00F64F7B"/>
    <w:rsid w:val="00F65487"/>
    <w:rsid w:val="00F657E4"/>
    <w:rsid w:val="00F6616A"/>
    <w:rsid w:val="00F7051A"/>
    <w:rsid w:val="00F70E66"/>
    <w:rsid w:val="00F72D5E"/>
    <w:rsid w:val="00F74AFE"/>
    <w:rsid w:val="00F775BE"/>
    <w:rsid w:val="00F77E2A"/>
    <w:rsid w:val="00F81FA2"/>
    <w:rsid w:val="00F8265B"/>
    <w:rsid w:val="00F8267D"/>
    <w:rsid w:val="00F83B63"/>
    <w:rsid w:val="00F84CF4"/>
    <w:rsid w:val="00F84F0C"/>
    <w:rsid w:val="00F85BAC"/>
    <w:rsid w:val="00F90CA8"/>
    <w:rsid w:val="00F913A3"/>
    <w:rsid w:val="00F914E5"/>
    <w:rsid w:val="00F924F3"/>
    <w:rsid w:val="00F928E0"/>
    <w:rsid w:val="00F9378A"/>
    <w:rsid w:val="00F9500A"/>
    <w:rsid w:val="00F96DD4"/>
    <w:rsid w:val="00F9776D"/>
    <w:rsid w:val="00FA0E12"/>
    <w:rsid w:val="00FA183E"/>
    <w:rsid w:val="00FA3090"/>
    <w:rsid w:val="00FA34D9"/>
    <w:rsid w:val="00FA3DFF"/>
    <w:rsid w:val="00FA3E14"/>
    <w:rsid w:val="00FA4EAE"/>
    <w:rsid w:val="00FA56BA"/>
    <w:rsid w:val="00FA663B"/>
    <w:rsid w:val="00FA76B2"/>
    <w:rsid w:val="00FB2742"/>
    <w:rsid w:val="00FB2EA5"/>
    <w:rsid w:val="00FB3486"/>
    <w:rsid w:val="00FB4960"/>
    <w:rsid w:val="00FB785E"/>
    <w:rsid w:val="00FC0B7F"/>
    <w:rsid w:val="00FC12F8"/>
    <w:rsid w:val="00FC286A"/>
    <w:rsid w:val="00FC4852"/>
    <w:rsid w:val="00FC5607"/>
    <w:rsid w:val="00FC59B5"/>
    <w:rsid w:val="00FC749C"/>
    <w:rsid w:val="00FD0D90"/>
    <w:rsid w:val="00FD0E14"/>
    <w:rsid w:val="00FD1380"/>
    <w:rsid w:val="00FD16E1"/>
    <w:rsid w:val="00FD1ADB"/>
    <w:rsid w:val="00FD2951"/>
    <w:rsid w:val="00FD3FB8"/>
    <w:rsid w:val="00FD4920"/>
    <w:rsid w:val="00FD525D"/>
    <w:rsid w:val="00FD621C"/>
    <w:rsid w:val="00FE1E97"/>
    <w:rsid w:val="00FE249B"/>
    <w:rsid w:val="00FE2B63"/>
    <w:rsid w:val="00FE351F"/>
    <w:rsid w:val="00FE431B"/>
    <w:rsid w:val="00FE49D9"/>
    <w:rsid w:val="00FE6239"/>
    <w:rsid w:val="00FE6C61"/>
    <w:rsid w:val="00FE7B62"/>
    <w:rsid w:val="00FE7BC3"/>
    <w:rsid w:val="00FF01CD"/>
    <w:rsid w:val="00FF02D2"/>
    <w:rsid w:val="00FF086F"/>
    <w:rsid w:val="00FF22C1"/>
    <w:rsid w:val="00FF2662"/>
    <w:rsid w:val="00FF2754"/>
    <w:rsid w:val="00FF29B5"/>
    <w:rsid w:val="00FF2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F1FDF"/>
  <w15:chartTrackingRefBased/>
  <w15:docId w15:val="{A8DA175C-5293-4D09-9078-B5EA24196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35F6B"/>
    <w:pPr>
      <w:keepNext/>
      <w:numPr>
        <w:numId w:val="1"/>
      </w:numPr>
      <w:spacing w:before="360" w:after="120" w:line="240" w:lineRule="auto"/>
      <w:ind w:left="346" w:hanging="346"/>
      <w:jc w:val="center"/>
      <w:outlineLvl w:val="0"/>
    </w:pPr>
    <w:rPr>
      <w:rFonts w:ascii="Arial Bold" w:eastAsia="Times New Roman" w:hAnsi="Arial Bold" w:cs="Times New Roman"/>
      <w:b/>
      <w:caps/>
      <w:sz w:val="24"/>
      <w:szCs w:val="24"/>
    </w:rPr>
  </w:style>
  <w:style w:type="paragraph" w:styleId="Heading2">
    <w:name w:val="heading 2"/>
    <w:basedOn w:val="Normal"/>
    <w:next w:val="Normal"/>
    <w:link w:val="Heading2Char"/>
    <w:qFormat/>
    <w:rsid w:val="00D35F6B"/>
    <w:pPr>
      <w:keepNext/>
      <w:numPr>
        <w:ilvl w:val="1"/>
        <w:numId w:val="1"/>
      </w:numPr>
      <w:spacing w:before="240" w:after="120" w:line="240" w:lineRule="auto"/>
      <w:outlineLvl w:val="1"/>
    </w:pPr>
    <w:rPr>
      <w:rFonts w:ascii="Arial" w:eastAsia="Times New Roman" w:hAnsi="Arial" w:cs="Times New Roman"/>
      <w:b/>
      <w:caps/>
      <w:sz w:val="24"/>
      <w:szCs w:val="24"/>
    </w:rPr>
  </w:style>
  <w:style w:type="paragraph" w:styleId="Heading3">
    <w:name w:val="heading 3"/>
    <w:basedOn w:val="Normal"/>
    <w:next w:val="Normal"/>
    <w:link w:val="Heading3Char"/>
    <w:qFormat/>
    <w:rsid w:val="00D35F6B"/>
    <w:pPr>
      <w:keepNext/>
      <w:numPr>
        <w:ilvl w:val="2"/>
        <w:numId w:val="1"/>
      </w:numPr>
      <w:spacing w:before="120" w:after="120" w:line="240" w:lineRule="auto"/>
      <w:ind w:left="0" w:firstLine="0"/>
      <w:outlineLvl w:val="2"/>
    </w:pPr>
    <w:rPr>
      <w:rFonts w:ascii="Arial Bold" w:eastAsia="Times New Roman" w:hAnsi="Arial Bold" w:cs="Times New Roman"/>
      <w:b/>
      <w:sz w:val="24"/>
      <w:szCs w:val="24"/>
      <w:u w:val="single"/>
      <w:lang w:val="fr-CA"/>
    </w:rPr>
  </w:style>
  <w:style w:type="paragraph" w:styleId="Heading4">
    <w:name w:val="heading 4"/>
    <w:basedOn w:val="Normal"/>
    <w:next w:val="Normal"/>
    <w:link w:val="Heading4Char"/>
    <w:uiPriority w:val="9"/>
    <w:unhideWhenUsed/>
    <w:qFormat/>
    <w:rsid w:val="00D35F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5F6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A30E64"/>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A30E64"/>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A30E64"/>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A30E64"/>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5F6B"/>
    <w:rPr>
      <w:rFonts w:ascii="Arial Bold" w:eastAsia="Times New Roman" w:hAnsi="Arial Bold" w:cs="Times New Roman"/>
      <w:b/>
      <w:caps/>
      <w:sz w:val="24"/>
      <w:szCs w:val="24"/>
    </w:rPr>
  </w:style>
  <w:style w:type="character" w:customStyle="1" w:styleId="Heading2Char">
    <w:name w:val="Heading 2 Char"/>
    <w:basedOn w:val="DefaultParagraphFont"/>
    <w:link w:val="Heading2"/>
    <w:rsid w:val="00D35F6B"/>
    <w:rPr>
      <w:rFonts w:ascii="Arial" w:eastAsia="Times New Roman" w:hAnsi="Arial" w:cs="Times New Roman"/>
      <w:b/>
      <w:caps/>
      <w:sz w:val="24"/>
      <w:szCs w:val="24"/>
    </w:rPr>
  </w:style>
  <w:style w:type="character" w:customStyle="1" w:styleId="Heading3Char">
    <w:name w:val="Heading 3 Char"/>
    <w:basedOn w:val="DefaultParagraphFont"/>
    <w:link w:val="Heading3"/>
    <w:rsid w:val="00D35F6B"/>
    <w:rPr>
      <w:rFonts w:ascii="Arial Bold" w:eastAsia="Times New Roman" w:hAnsi="Arial Bold" w:cs="Times New Roman"/>
      <w:b/>
      <w:sz w:val="24"/>
      <w:szCs w:val="24"/>
      <w:u w:val="single"/>
      <w:lang w:val="fr-CA"/>
    </w:rPr>
  </w:style>
  <w:style w:type="character" w:customStyle="1" w:styleId="Heading4Char">
    <w:name w:val="Heading 4 Char"/>
    <w:basedOn w:val="DefaultParagraphFont"/>
    <w:link w:val="Heading4"/>
    <w:uiPriority w:val="9"/>
    <w:semiHidden/>
    <w:rsid w:val="00D35F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5F6B"/>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99"/>
    <w:qFormat/>
    <w:rsid w:val="00D35F6B"/>
    <w:pPr>
      <w:spacing w:before="120" w:after="120" w:line="240" w:lineRule="auto"/>
    </w:pPr>
    <w:rPr>
      <w:rFonts w:ascii="Arial" w:eastAsia="Times New Roman" w:hAnsi="Arial" w:cs="Times New Roman"/>
      <w:szCs w:val="20"/>
    </w:rPr>
  </w:style>
  <w:style w:type="character" w:customStyle="1" w:styleId="BodyTextChar">
    <w:name w:val="Body Text Char"/>
    <w:basedOn w:val="DefaultParagraphFont"/>
    <w:link w:val="BodyText"/>
    <w:uiPriority w:val="99"/>
    <w:rsid w:val="00D35F6B"/>
    <w:rPr>
      <w:rFonts w:ascii="Arial" w:eastAsia="Times New Roman" w:hAnsi="Arial" w:cs="Times New Roman"/>
      <w:szCs w:val="20"/>
    </w:rPr>
  </w:style>
  <w:style w:type="character" w:customStyle="1" w:styleId="Heading6Char">
    <w:name w:val="Heading 6 Char"/>
    <w:basedOn w:val="DefaultParagraphFont"/>
    <w:link w:val="Heading6"/>
    <w:uiPriority w:val="9"/>
    <w:rsid w:val="00A30E64"/>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A30E64"/>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A30E64"/>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A30E64"/>
    <w:rPr>
      <w:rFonts w:asciiTheme="majorHAnsi" w:eastAsiaTheme="majorEastAsia" w:hAnsiTheme="majorHAnsi" w:cstheme="majorBidi"/>
      <w:color w:val="4472C4" w:themeColor="accent1"/>
      <w:sz w:val="24"/>
      <w:szCs w:val="24"/>
    </w:rPr>
  </w:style>
  <w:style w:type="character" w:styleId="Hyperlink">
    <w:name w:val="Hyperlink"/>
    <w:uiPriority w:val="99"/>
    <w:qFormat/>
    <w:rsid w:val="00D35F6B"/>
    <w:rPr>
      <w:rFonts w:ascii="Arial" w:hAnsi="Arial"/>
      <w:color w:val="0000FF"/>
      <w:sz w:val="22"/>
      <w:u w:val="single"/>
    </w:rPr>
  </w:style>
  <w:style w:type="paragraph" w:styleId="ListBullet">
    <w:name w:val="List Bullet"/>
    <w:basedOn w:val="Normal"/>
    <w:qFormat/>
    <w:rsid w:val="00D35F6B"/>
    <w:pPr>
      <w:numPr>
        <w:numId w:val="2"/>
      </w:numPr>
      <w:spacing w:after="120" w:line="240" w:lineRule="auto"/>
    </w:pPr>
    <w:rPr>
      <w:rFonts w:ascii="Arial" w:eastAsia="Times New Roman" w:hAnsi="Arial" w:cs="Times New Roman"/>
      <w:szCs w:val="20"/>
    </w:rPr>
  </w:style>
  <w:style w:type="paragraph" w:styleId="NormalWeb">
    <w:name w:val="Normal (Web)"/>
    <w:basedOn w:val="Normal"/>
    <w:uiPriority w:val="99"/>
    <w:unhideWhenUsed/>
    <w:rsid w:val="000314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314E1"/>
    <w:rPr>
      <w:color w:val="605E5C"/>
      <w:shd w:val="clear" w:color="auto" w:fill="E1DFDD"/>
    </w:rPr>
  </w:style>
  <w:style w:type="paragraph" w:styleId="ListParagraph">
    <w:name w:val="List Paragraph"/>
    <w:aliases w:val="List Paragraph for Tables"/>
    <w:basedOn w:val="Normal"/>
    <w:link w:val="ListParagraphChar"/>
    <w:uiPriority w:val="34"/>
    <w:qFormat/>
    <w:rsid w:val="000314E1"/>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aliases w:val="List Paragraph for Tables Char"/>
    <w:basedOn w:val="DefaultParagraphFont"/>
    <w:link w:val="ListParagraph"/>
    <w:uiPriority w:val="34"/>
    <w:locked/>
    <w:rsid w:val="002A4892"/>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491E"/>
    <w:rPr>
      <w:color w:val="954F72" w:themeColor="followedHyperlink"/>
      <w:u w:val="single"/>
    </w:rPr>
  </w:style>
  <w:style w:type="character" w:styleId="Strong">
    <w:name w:val="Strong"/>
    <w:basedOn w:val="DefaultParagraphFont"/>
    <w:uiPriority w:val="22"/>
    <w:qFormat/>
    <w:rsid w:val="007F1BB1"/>
    <w:rPr>
      <w:b/>
      <w:bCs/>
    </w:rPr>
  </w:style>
  <w:style w:type="character" w:styleId="Emphasis">
    <w:name w:val="Emphasis"/>
    <w:basedOn w:val="DefaultParagraphFont"/>
    <w:uiPriority w:val="20"/>
    <w:qFormat/>
    <w:rsid w:val="007F1BB1"/>
    <w:rPr>
      <w:i/>
      <w:iCs/>
    </w:rPr>
  </w:style>
  <w:style w:type="paragraph" w:styleId="ListNumber">
    <w:name w:val="List Number"/>
    <w:basedOn w:val="Normal"/>
    <w:unhideWhenUsed/>
    <w:qFormat/>
    <w:rsid w:val="000120F3"/>
    <w:pPr>
      <w:numPr>
        <w:numId w:val="4"/>
      </w:numPr>
      <w:spacing w:after="120" w:line="240" w:lineRule="auto"/>
    </w:pPr>
    <w:rPr>
      <w:rFonts w:ascii="Arial" w:eastAsia="Times New Roman" w:hAnsi="Arial" w:cs="Times New Roman"/>
      <w:szCs w:val="20"/>
    </w:rPr>
  </w:style>
  <w:style w:type="paragraph" w:customStyle="1" w:styleId="Caption-Table">
    <w:name w:val="Caption - Table"/>
    <w:basedOn w:val="Normal"/>
    <w:qFormat/>
    <w:rsid w:val="005252DB"/>
    <w:pPr>
      <w:keepNext/>
      <w:spacing w:before="240" w:after="120" w:line="240" w:lineRule="auto"/>
    </w:pPr>
    <w:rPr>
      <w:rFonts w:ascii="Arial" w:eastAsia="Times New Roman" w:hAnsi="Arial" w:cs="Times New Roman"/>
      <w:i/>
      <w:sz w:val="20"/>
      <w:szCs w:val="20"/>
      <w:lang w:val="en-CA"/>
    </w:rPr>
  </w:style>
  <w:style w:type="paragraph" w:styleId="Header">
    <w:name w:val="header"/>
    <w:basedOn w:val="Normal"/>
    <w:link w:val="HeaderChar"/>
    <w:uiPriority w:val="99"/>
    <w:unhideWhenUsed/>
    <w:rsid w:val="00E50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BE4"/>
  </w:style>
  <w:style w:type="paragraph" w:styleId="Footer">
    <w:name w:val="footer"/>
    <w:basedOn w:val="Normal"/>
    <w:link w:val="FooterChar"/>
    <w:uiPriority w:val="99"/>
    <w:unhideWhenUsed/>
    <w:rsid w:val="00E50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BE4"/>
  </w:style>
  <w:style w:type="paragraph" w:customStyle="1" w:styleId="Caption-Figure">
    <w:name w:val="Caption - Figure"/>
    <w:basedOn w:val="Normal"/>
    <w:qFormat/>
    <w:rsid w:val="00443B36"/>
    <w:pPr>
      <w:keepLines/>
      <w:spacing w:before="120" w:after="240" w:line="240" w:lineRule="auto"/>
    </w:pPr>
    <w:rPr>
      <w:rFonts w:ascii="Arial" w:eastAsia="Times New Roman" w:hAnsi="Arial" w:cs="Times New Roman"/>
      <w:i/>
      <w:sz w:val="20"/>
      <w:szCs w:val="20"/>
    </w:rPr>
  </w:style>
  <w:style w:type="table" w:styleId="TableGrid">
    <w:name w:val="Table Grid"/>
    <w:basedOn w:val="TableNormal"/>
    <w:rsid w:val="00323CC8"/>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0">
    <w:name w:val="Heading 1#"/>
    <w:basedOn w:val="Heading1"/>
    <w:next w:val="BodyText"/>
    <w:qFormat/>
    <w:rsid w:val="00255C4A"/>
    <w:pPr>
      <w:numPr>
        <w:numId w:val="0"/>
      </w:numPr>
      <w:ind w:left="360" w:hanging="360"/>
    </w:pPr>
  </w:style>
  <w:style w:type="character" w:styleId="CommentReference">
    <w:name w:val="annotation reference"/>
    <w:basedOn w:val="DefaultParagraphFont"/>
    <w:uiPriority w:val="99"/>
    <w:semiHidden/>
    <w:unhideWhenUsed/>
    <w:rsid w:val="00EA3D8B"/>
    <w:rPr>
      <w:sz w:val="16"/>
      <w:szCs w:val="16"/>
    </w:rPr>
  </w:style>
  <w:style w:type="paragraph" w:styleId="CommentText">
    <w:name w:val="annotation text"/>
    <w:basedOn w:val="Normal"/>
    <w:link w:val="CommentTextChar"/>
    <w:uiPriority w:val="99"/>
    <w:semiHidden/>
    <w:unhideWhenUsed/>
    <w:rsid w:val="00EA3D8B"/>
    <w:pPr>
      <w:spacing w:line="240" w:lineRule="auto"/>
    </w:pPr>
    <w:rPr>
      <w:sz w:val="20"/>
      <w:szCs w:val="20"/>
    </w:rPr>
  </w:style>
  <w:style w:type="character" w:customStyle="1" w:styleId="CommentTextChar">
    <w:name w:val="Comment Text Char"/>
    <w:basedOn w:val="DefaultParagraphFont"/>
    <w:link w:val="CommentText"/>
    <w:uiPriority w:val="99"/>
    <w:semiHidden/>
    <w:rsid w:val="00EA3D8B"/>
    <w:rPr>
      <w:sz w:val="20"/>
      <w:szCs w:val="20"/>
    </w:rPr>
  </w:style>
  <w:style w:type="paragraph" w:styleId="CommentSubject">
    <w:name w:val="annotation subject"/>
    <w:basedOn w:val="CommentText"/>
    <w:next w:val="CommentText"/>
    <w:link w:val="CommentSubjectChar"/>
    <w:uiPriority w:val="99"/>
    <w:semiHidden/>
    <w:unhideWhenUsed/>
    <w:rsid w:val="00EA3D8B"/>
    <w:rPr>
      <w:b/>
      <w:bCs/>
    </w:rPr>
  </w:style>
  <w:style w:type="character" w:customStyle="1" w:styleId="CommentSubjectChar">
    <w:name w:val="Comment Subject Char"/>
    <w:basedOn w:val="CommentTextChar"/>
    <w:link w:val="CommentSubject"/>
    <w:uiPriority w:val="99"/>
    <w:semiHidden/>
    <w:rsid w:val="00EA3D8B"/>
    <w:rPr>
      <w:b/>
      <w:bCs/>
      <w:sz w:val="20"/>
      <w:szCs w:val="20"/>
    </w:rPr>
  </w:style>
  <w:style w:type="paragraph" w:styleId="BalloonText">
    <w:name w:val="Balloon Text"/>
    <w:basedOn w:val="Normal"/>
    <w:link w:val="BalloonTextChar"/>
    <w:uiPriority w:val="99"/>
    <w:semiHidden/>
    <w:unhideWhenUsed/>
    <w:rsid w:val="00EA3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D8B"/>
    <w:rPr>
      <w:rFonts w:ascii="Segoe UI" w:hAnsi="Segoe UI" w:cs="Segoe UI"/>
      <w:sz w:val="18"/>
      <w:szCs w:val="18"/>
    </w:rPr>
  </w:style>
  <w:style w:type="paragraph" w:customStyle="1" w:styleId="CaptionTable">
    <w:name w:val="Caption: Table"/>
    <w:basedOn w:val="Normal"/>
    <w:rsid w:val="00325AC0"/>
    <w:pPr>
      <w:keepNext/>
      <w:spacing w:before="240" w:after="0" w:line="240" w:lineRule="auto"/>
    </w:pPr>
    <w:rPr>
      <w:rFonts w:ascii="Arial" w:eastAsia="Times New Roman" w:hAnsi="Arial" w:cs="Times New Roman"/>
      <w:i/>
      <w:sz w:val="20"/>
      <w:szCs w:val="20"/>
      <w:lang w:val="en-CA"/>
    </w:rPr>
  </w:style>
  <w:style w:type="paragraph" w:customStyle="1" w:styleId="citation">
    <w:name w:val="citation"/>
    <w:basedOn w:val="Normal"/>
    <w:qFormat/>
    <w:rsid w:val="00EB3C51"/>
    <w:pPr>
      <w:keepLines/>
      <w:spacing w:before="120" w:after="120" w:line="240" w:lineRule="auto"/>
      <w:ind w:left="360" w:hanging="360"/>
    </w:pPr>
    <w:rPr>
      <w:rFonts w:ascii="Arial" w:eastAsia="Times New Roman" w:hAnsi="Arial" w:cs="Times New Roman"/>
      <w:lang w:val="en-CA"/>
    </w:rPr>
  </w:style>
  <w:style w:type="paragraph" w:styleId="ListNumber2">
    <w:name w:val="List Number 2"/>
    <w:basedOn w:val="Normal"/>
    <w:uiPriority w:val="99"/>
    <w:semiHidden/>
    <w:unhideWhenUsed/>
    <w:rsid w:val="00B916F4"/>
    <w:pPr>
      <w:numPr>
        <w:numId w:val="8"/>
      </w:numPr>
      <w:contextualSpacing/>
    </w:pPr>
  </w:style>
  <w:style w:type="paragraph" w:customStyle="1" w:styleId="PageHeaderRegionsNameofthereport">
    <w:name w:val="Page Header: Region(s) + Name of the report"/>
    <w:basedOn w:val="BodyText"/>
    <w:link w:val="PageHeaderRegionsNameofthereportChar"/>
    <w:rsid w:val="00B916F4"/>
    <w:pPr>
      <w:spacing w:after="0"/>
    </w:pPr>
    <w:rPr>
      <w:b/>
    </w:rPr>
  </w:style>
  <w:style w:type="character" w:customStyle="1" w:styleId="PageHeaderRegionsNameofthereportChar">
    <w:name w:val="Page Header: Region(s) + Name of the report Char"/>
    <w:basedOn w:val="BodyTextChar"/>
    <w:link w:val="PageHeaderRegionsNameofthereport"/>
    <w:rsid w:val="00B916F4"/>
    <w:rPr>
      <w:rFonts w:ascii="Arial" w:eastAsia="Times New Roman" w:hAnsi="Arial" w:cs="Times New Roman"/>
      <w:b/>
      <w:szCs w:val="20"/>
    </w:rPr>
  </w:style>
  <w:style w:type="paragraph" w:customStyle="1" w:styleId="FirstParagraph">
    <w:name w:val="First Paragraph"/>
    <w:basedOn w:val="BodyText"/>
    <w:next w:val="BodyText"/>
    <w:qFormat/>
    <w:rsid w:val="00A30E64"/>
    <w:pPr>
      <w:spacing w:before="180" w:after="180"/>
    </w:pPr>
    <w:rPr>
      <w:rFonts w:asciiTheme="minorHAnsi" w:eastAsiaTheme="minorHAnsi" w:hAnsiTheme="minorHAnsi" w:cstheme="minorBidi"/>
      <w:sz w:val="24"/>
      <w:szCs w:val="24"/>
    </w:rPr>
  </w:style>
  <w:style w:type="paragraph" w:customStyle="1" w:styleId="Compact">
    <w:name w:val="Compact"/>
    <w:basedOn w:val="BodyText"/>
    <w:qFormat/>
    <w:rsid w:val="00A30E64"/>
    <w:pPr>
      <w:spacing w:before="36" w:after="36"/>
    </w:pPr>
    <w:rPr>
      <w:rFonts w:asciiTheme="minorHAnsi" w:eastAsiaTheme="minorHAnsi" w:hAnsiTheme="minorHAnsi" w:cstheme="minorBidi"/>
      <w:sz w:val="24"/>
      <w:szCs w:val="24"/>
    </w:rPr>
  </w:style>
  <w:style w:type="paragraph" w:styleId="Title">
    <w:name w:val="Title"/>
    <w:basedOn w:val="Normal"/>
    <w:next w:val="BodyText"/>
    <w:link w:val="TitleChar"/>
    <w:qFormat/>
    <w:rsid w:val="00A30E6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30E64"/>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A30E64"/>
    <w:pPr>
      <w:spacing w:before="240"/>
    </w:pPr>
    <w:rPr>
      <w:sz w:val="30"/>
      <w:szCs w:val="30"/>
    </w:rPr>
  </w:style>
  <w:style w:type="character" w:customStyle="1" w:styleId="SubtitleChar">
    <w:name w:val="Subtitle Char"/>
    <w:basedOn w:val="DefaultParagraphFont"/>
    <w:link w:val="Subtitle"/>
    <w:rsid w:val="00A30E64"/>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A30E64"/>
    <w:pPr>
      <w:keepNext/>
      <w:keepLines/>
      <w:spacing w:after="200" w:line="240" w:lineRule="auto"/>
      <w:jc w:val="center"/>
    </w:pPr>
    <w:rPr>
      <w:sz w:val="24"/>
      <w:szCs w:val="24"/>
    </w:rPr>
  </w:style>
  <w:style w:type="paragraph" w:styleId="Date">
    <w:name w:val="Date"/>
    <w:next w:val="BodyText"/>
    <w:link w:val="DateChar"/>
    <w:qFormat/>
    <w:rsid w:val="00A30E64"/>
    <w:pPr>
      <w:keepNext/>
      <w:keepLines/>
      <w:spacing w:after="200" w:line="240" w:lineRule="auto"/>
      <w:jc w:val="center"/>
    </w:pPr>
    <w:rPr>
      <w:sz w:val="24"/>
      <w:szCs w:val="24"/>
    </w:rPr>
  </w:style>
  <w:style w:type="character" w:customStyle="1" w:styleId="DateChar">
    <w:name w:val="Date Char"/>
    <w:basedOn w:val="DefaultParagraphFont"/>
    <w:link w:val="Date"/>
    <w:rsid w:val="00A30E64"/>
    <w:rPr>
      <w:sz w:val="24"/>
      <w:szCs w:val="24"/>
    </w:rPr>
  </w:style>
  <w:style w:type="paragraph" w:customStyle="1" w:styleId="Abstract">
    <w:name w:val="Abstract"/>
    <w:basedOn w:val="Normal"/>
    <w:next w:val="BodyText"/>
    <w:qFormat/>
    <w:rsid w:val="00A30E64"/>
    <w:pPr>
      <w:keepNext/>
      <w:keepLines/>
      <w:spacing w:before="300" w:after="300" w:line="240" w:lineRule="auto"/>
    </w:pPr>
    <w:rPr>
      <w:sz w:val="20"/>
      <w:szCs w:val="20"/>
    </w:rPr>
  </w:style>
  <w:style w:type="paragraph" w:styleId="Bibliography">
    <w:name w:val="Bibliography"/>
    <w:basedOn w:val="Normal"/>
    <w:qFormat/>
    <w:rsid w:val="00A30E64"/>
    <w:pPr>
      <w:spacing w:after="200" w:line="240" w:lineRule="auto"/>
    </w:pPr>
    <w:rPr>
      <w:sz w:val="24"/>
      <w:szCs w:val="24"/>
    </w:rPr>
  </w:style>
  <w:style w:type="paragraph" w:styleId="BlockText">
    <w:name w:val="Block Text"/>
    <w:basedOn w:val="BodyText"/>
    <w:next w:val="BodyText"/>
    <w:uiPriority w:val="9"/>
    <w:unhideWhenUsed/>
    <w:qFormat/>
    <w:rsid w:val="00A30E64"/>
    <w:pPr>
      <w:spacing w:before="100" w:after="100"/>
      <w:ind w:left="480" w:right="48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A30E64"/>
    <w:pPr>
      <w:spacing w:after="200" w:line="240" w:lineRule="auto"/>
    </w:pPr>
    <w:rPr>
      <w:sz w:val="24"/>
      <w:szCs w:val="24"/>
    </w:rPr>
  </w:style>
  <w:style w:type="character" w:customStyle="1" w:styleId="FootnoteTextChar">
    <w:name w:val="Footnote Text Char"/>
    <w:basedOn w:val="DefaultParagraphFont"/>
    <w:link w:val="FootnoteText"/>
    <w:uiPriority w:val="9"/>
    <w:rsid w:val="00A30E64"/>
    <w:rPr>
      <w:sz w:val="24"/>
      <w:szCs w:val="24"/>
    </w:rPr>
  </w:style>
  <w:style w:type="table" w:customStyle="1" w:styleId="Table">
    <w:name w:val="Table"/>
    <w:semiHidden/>
    <w:unhideWhenUsed/>
    <w:qFormat/>
    <w:rsid w:val="00A30E64"/>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Caption">
    <w:name w:val="caption"/>
    <w:basedOn w:val="Normal"/>
    <w:link w:val="CaptionChar"/>
    <w:rsid w:val="00A30E64"/>
    <w:pPr>
      <w:spacing w:after="120" w:line="240" w:lineRule="auto"/>
    </w:pPr>
    <w:rPr>
      <w:i/>
      <w:sz w:val="24"/>
      <w:szCs w:val="24"/>
    </w:rPr>
  </w:style>
  <w:style w:type="character" w:customStyle="1" w:styleId="CaptionChar">
    <w:name w:val="Caption Char"/>
    <w:basedOn w:val="DefaultParagraphFont"/>
    <w:link w:val="Caption"/>
    <w:rsid w:val="00A30E64"/>
    <w:rPr>
      <w:i/>
      <w:sz w:val="24"/>
      <w:szCs w:val="24"/>
    </w:rPr>
  </w:style>
  <w:style w:type="character" w:customStyle="1" w:styleId="VerbatimChar">
    <w:name w:val="Verbatim Char"/>
    <w:basedOn w:val="CaptionChar"/>
    <w:link w:val="SourceCode"/>
    <w:rsid w:val="00A30E64"/>
    <w:rPr>
      <w:rFonts w:ascii="Consolas" w:hAnsi="Consolas"/>
      <w:i/>
      <w:sz w:val="24"/>
      <w:szCs w:val="24"/>
      <w:shd w:val="clear" w:color="auto" w:fill="F8F8F8"/>
    </w:rPr>
  </w:style>
  <w:style w:type="paragraph" w:customStyle="1" w:styleId="SourceCode">
    <w:name w:val="Source Code"/>
    <w:basedOn w:val="Normal"/>
    <w:link w:val="VerbatimChar"/>
    <w:rsid w:val="00A30E64"/>
    <w:pPr>
      <w:shd w:val="clear" w:color="auto" w:fill="F8F8F8"/>
      <w:wordWrap w:val="0"/>
      <w:spacing w:after="200" w:line="240" w:lineRule="auto"/>
    </w:pPr>
    <w:rPr>
      <w:rFonts w:ascii="Consolas" w:hAnsi="Consolas"/>
      <w:i/>
      <w:szCs w:val="24"/>
    </w:rPr>
  </w:style>
  <w:style w:type="paragraph" w:styleId="TOCHeading">
    <w:name w:val="TOC Heading"/>
    <w:basedOn w:val="Heading1"/>
    <w:next w:val="BodyText"/>
    <w:uiPriority w:val="39"/>
    <w:unhideWhenUsed/>
    <w:qFormat/>
    <w:rsid w:val="00A30E64"/>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styleId="TOC1">
    <w:name w:val="toc 1"/>
    <w:basedOn w:val="Normal"/>
    <w:next w:val="Normal"/>
    <w:autoRedefine/>
    <w:uiPriority w:val="39"/>
    <w:unhideWhenUsed/>
    <w:rsid w:val="00A30E64"/>
    <w:pPr>
      <w:spacing w:after="100" w:line="240" w:lineRule="auto"/>
    </w:pPr>
    <w:rPr>
      <w:sz w:val="24"/>
      <w:szCs w:val="24"/>
    </w:rPr>
  </w:style>
  <w:style w:type="paragraph" w:styleId="TOC2">
    <w:name w:val="toc 2"/>
    <w:basedOn w:val="Normal"/>
    <w:next w:val="Normal"/>
    <w:autoRedefine/>
    <w:uiPriority w:val="39"/>
    <w:unhideWhenUsed/>
    <w:rsid w:val="00A30E64"/>
    <w:pPr>
      <w:spacing w:after="100" w:line="240" w:lineRule="auto"/>
      <w:ind w:left="240"/>
    </w:pPr>
    <w:rPr>
      <w:sz w:val="24"/>
      <w:szCs w:val="24"/>
    </w:rPr>
  </w:style>
  <w:style w:type="paragraph" w:customStyle="1" w:styleId="AppendixH1">
    <w:name w:val="Appendix H1"/>
    <w:basedOn w:val="Normal"/>
    <w:rsid w:val="00DB7A6F"/>
    <w:pPr>
      <w:keepNext/>
      <w:numPr>
        <w:numId w:val="13"/>
      </w:numPr>
      <w:spacing w:before="360" w:after="120" w:line="240" w:lineRule="auto"/>
      <w:jc w:val="center"/>
      <w:outlineLvl w:val="0"/>
    </w:pPr>
    <w:rPr>
      <w:rFonts w:ascii="Arial Bold" w:eastAsia="Times New Roman" w:hAnsi="Arial Bold" w:cs="Times New Roman"/>
      <w:b/>
      <w:caps/>
      <w:sz w:val="24"/>
      <w:szCs w:val="20"/>
    </w:rPr>
  </w:style>
  <w:style w:type="paragraph" w:customStyle="1" w:styleId="AppendixH2">
    <w:name w:val="Appendix H2"/>
    <w:basedOn w:val="Normal"/>
    <w:rsid w:val="00DB7A6F"/>
    <w:pPr>
      <w:keepNext/>
      <w:numPr>
        <w:ilvl w:val="1"/>
        <w:numId w:val="13"/>
      </w:numPr>
      <w:spacing w:before="240" w:after="120" w:line="240" w:lineRule="auto"/>
      <w:outlineLvl w:val="1"/>
    </w:pPr>
    <w:rPr>
      <w:rFonts w:ascii="Arial Bold" w:eastAsia="Times New Roman" w:hAnsi="Arial Bold" w:cs="Times New Roman"/>
      <w:b/>
      <w:caps/>
      <w:sz w:val="24"/>
      <w:szCs w:val="20"/>
    </w:rPr>
  </w:style>
  <w:style w:type="paragraph" w:customStyle="1" w:styleId="AppendixH3">
    <w:name w:val="Appendix H3"/>
    <w:basedOn w:val="Normal"/>
    <w:rsid w:val="00DB7A6F"/>
    <w:pPr>
      <w:keepNext/>
      <w:numPr>
        <w:ilvl w:val="2"/>
        <w:numId w:val="13"/>
      </w:numPr>
      <w:spacing w:before="240" w:after="120" w:line="240" w:lineRule="auto"/>
      <w:outlineLvl w:val="2"/>
    </w:pPr>
    <w:rPr>
      <w:rFonts w:ascii="Arial" w:eastAsia="Times New Roman" w:hAnsi="Arial" w:cs="Times New Roman"/>
      <w:b/>
      <w:sz w:val="24"/>
      <w:szCs w:val="20"/>
    </w:rPr>
  </w:style>
  <w:style w:type="paragraph" w:customStyle="1" w:styleId="Default">
    <w:name w:val="Default"/>
    <w:rsid w:val="002B3FD1"/>
    <w:pPr>
      <w:autoSpaceDE w:val="0"/>
      <w:autoSpaceDN w:val="0"/>
      <w:adjustRightInd w:val="0"/>
      <w:spacing w:after="0" w:line="240" w:lineRule="auto"/>
    </w:pPr>
    <w:rPr>
      <w:rFonts w:ascii="Cambria" w:hAnsi="Cambria" w:cs="Cambria"/>
      <w:color w:val="000000"/>
      <w:sz w:val="24"/>
      <w:szCs w:val="24"/>
    </w:rPr>
  </w:style>
  <w:style w:type="paragraph" w:styleId="TOC3">
    <w:name w:val="toc 3"/>
    <w:basedOn w:val="Normal"/>
    <w:next w:val="Normal"/>
    <w:autoRedefine/>
    <w:uiPriority w:val="39"/>
    <w:unhideWhenUsed/>
    <w:rsid w:val="008B2938"/>
    <w:pPr>
      <w:spacing w:after="100"/>
      <w:ind w:left="440"/>
    </w:pPr>
    <w:rPr>
      <w:rFonts w:eastAsiaTheme="minorEastAsia" w:cs="Times New Roman"/>
    </w:rPr>
  </w:style>
  <w:style w:type="paragraph" w:styleId="TOC4">
    <w:name w:val="toc 4"/>
    <w:basedOn w:val="Normal"/>
    <w:next w:val="Normal"/>
    <w:autoRedefine/>
    <w:uiPriority w:val="39"/>
    <w:unhideWhenUsed/>
    <w:rsid w:val="00916837"/>
    <w:pPr>
      <w:spacing w:after="100"/>
      <w:ind w:left="660"/>
    </w:pPr>
    <w:rPr>
      <w:rFonts w:eastAsiaTheme="minorEastAsia"/>
    </w:rPr>
  </w:style>
  <w:style w:type="paragraph" w:styleId="TOC5">
    <w:name w:val="toc 5"/>
    <w:basedOn w:val="Normal"/>
    <w:next w:val="Normal"/>
    <w:autoRedefine/>
    <w:uiPriority w:val="39"/>
    <w:unhideWhenUsed/>
    <w:rsid w:val="00916837"/>
    <w:pPr>
      <w:spacing w:after="100"/>
      <w:ind w:left="880"/>
    </w:pPr>
    <w:rPr>
      <w:rFonts w:eastAsiaTheme="minorEastAsia"/>
    </w:rPr>
  </w:style>
  <w:style w:type="paragraph" w:styleId="TOC6">
    <w:name w:val="toc 6"/>
    <w:basedOn w:val="Normal"/>
    <w:next w:val="Normal"/>
    <w:autoRedefine/>
    <w:uiPriority w:val="39"/>
    <w:unhideWhenUsed/>
    <w:rsid w:val="00916837"/>
    <w:pPr>
      <w:spacing w:after="100"/>
      <w:ind w:left="1100"/>
    </w:pPr>
    <w:rPr>
      <w:rFonts w:eastAsiaTheme="minorEastAsia"/>
    </w:rPr>
  </w:style>
  <w:style w:type="paragraph" w:styleId="TOC7">
    <w:name w:val="toc 7"/>
    <w:basedOn w:val="Normal"/>
    <w:next w:val="Normal"/>
    <w:autoRedefine/>
    <w:uiPriority w:val="39"/>
    <w:unhideWhenUsed/>
    <w:rsid w:val="00916837"/>
    <w:pPr>
      <w:spacing w:after="100"/>
      <w:ind w:left="1320"/>
    </w:pPr>
    <w:rPr>
      <w:rFonts w:eastAsiaTheme="minorEastAsia"/>
    </w:rPr>
  </w:style>
  <w:style w:type="paragraph" w:styleId="TOC8">
    <w:name w:val="toc 8"/>
    <w:basedOn w:val="Normal"/>
    <w:next w:val="Normal"/>
    <w:autoRedefine/>
    <w:uiPriority w:val="39"/>
    <w:unhideWhenUsed/>
    <w:rsid w:val="00916837"/>
    <w:pPr>
      <w:spacing w:after="100"/>
      <w:ind w:left="1540"/>
    </w:pPr>
    <w:rPr>
      <w:rFonts w:eastAsiaTheme="minorEastAsia"/>
    </w:rPr>
  </w:style>
  <w:style w:type="paragraph" w:styleId="TOC9">
    <w:name w:val="toc 9"/>
    <w:basedOn w:val="Normal"/>
    <w:next w:val="Normal"/>
    <w:autoRedefine/>
    <w:uiPriority w:val="39"/>
    <w:unhideWhenUsed/>
    <w:rsid w:val="00916837"/>
    <w:pPr>
      <w:spacing w:after="100"/>
      <w:ind w:left="1760"/>
    </w:pPr>
    <w:rPr>
      <w:rFonts w:eastAsiaTheme="minorEastAsia"/>
    </w:rPr>
  </w:style>
  <w:style w:type="character" w:styleId="UnresolvedMention">
    <w:name w:val="Unresolved Mention"/>
    <w:basedOn w:val="DefaultParagraphFont"/>
    <w:uiPriority w:val="99"/>
    <w:semiHidden/>
    <w:unhideWhenUsed/>
    <w:rsid w:val="00916837"/>
    <w:rPr>
      <w:color w:val="605E5C"/>
      <w:shd w:val="clear" w:color="auto" w:fill="E1DFDD"/>
    </w:rPr>
  </w:style>
  <w:style w:type="numbering" w:customStyle="1" w:styleId="NoList1">
    <w:name w:val="No List1"/>
    <w:next w:val="NoList"/>
    <w:uiPriority w:val="99"/>
    <w:semiHidden/>
    <w:unhideWhenUsed/>
    <w:rsid w:val="00D22313"/>
  </w:style>
  <w:style w:type="table" w:customStyle="1" w:styleId="TableGrid1">
    <w:name w:val="Table Grid1"/>
    <w:basedOn w:val="TableNormal"/>
    <w:next w:val="TableGrid"/>
    <w:rsid w:val="00D22313"/>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1">
    <w:name w:val="Table1"/>
    <w:semiHidden/>
    <w:unhideWhenUsed/>
    <w:qFormat/>
    <w:rsid w:val="00D22313"/>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numbering" w:customStyle="1" w:styleId="NoList2">
    <w:name w:val="No List2"/>
    <w:next w:val="NoList"/>
    <w:uiPriority w:val="99"/>
    <w:semiHidden/>
    <w:unhideWhenUsed/>
    <w:rsid w:val="008B1629"/>
  </w:style>
  <w:style w:type="table" w:customStyle="1" w:styleId="TableGrid2">
    <w:name w:val="Table Grid2"/>
    <w:basedOn w:val="TableNormal"/>
    <w:next w:val="TableGrid"/>
    <w:rsid w:val="008B1629"/>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2">
    <w:name w:val="Table2"/>
    <w:semiHidden/>
    <w:unhideWhenUsed/>
    <w:qFormat/>
    <w:rsid w:val="008B1629"/>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NoSpacing">
    <w:name w:val="No Spacing"/>
    <w:uiPriority w:val="1"/>
    <w:qFormat/>
    <w:rsid w:val="00770769"/>
    <w:pPr>
      <w:spacing w:after="0" w:line="240" w:lineRule="auto"/>
    </w:pPr>
    <w:rPr>
      <w:rFonts w:ascii="Arial" w:eastAsia="Times New Roman" w:hAnsi="Arial" w:cs="Times New Roman"/>
      <w:szCs w:val="20"/>
    </w:rPr>
  </w:style>
  <w:style w:type="paragraph" w:customStyle="1" w:styleId="AbstractHeading">
    <w:name w:val="Abstract Heading"/>
    <w:basedOn w:val="Heading1"/>
    <w:link w:val="AbstractHeadingChar"/>
    <w:qFormat/>
    <w:rsid w:val="00CE18DD"/>
    <w:pPr>
      <w:numPr>
        <w:numId w:val="0"/>
      </w:numPr>
    </w:pPr>
  </w:style>
  <w:style w:type="character" w:customStyle="1" w:styleId="AbstractHeadingChar">
    <w:name w:val="Abstract Heading Char"/>
    <w:link w:val="AbstractHeading"/>
    <w:rsid w:val="00CE18DD"/>
    <w:rPr>
      <w:rFonts w:ascii="Arial Bold" w:eastAsia="Times New Roman" w:hAnsi="Arial Bold" w:cs="Times New Roman"/>
      <w:b/>
      <w:caps/>
      <w:sz w:val="24"/>
      <w:szCs w:val="24"/>
    </w:rPr>
  </w:style>
  <w:style w:type="character" w:styleId="PlaceholderText">
    <w:name w:val="Placeholder Text"/>
    <w:basedOn w:val="DefaultParagraphFont"/>
    <w:uiPriority w:val="99"/>
    <w:semiHidden/>
    <w:rsid w:val="00603565"/>
    <w:rPr>
      <w:color w:val="808080"/>
    </w:rPr>
  </w:style>
  <w:style w:type="paragraph" w:styleId="HTMLPreformatted">
    <w:name w:val="HTML Preformatted"/>
    <w:basedOn w:val="Normal"/>
    <w:link w:val="HTMLPreformattedChar"/>
    <w:uiPriority w:val="99"/>
    <w:unhideWhenUsed/>
    <w:rsid w:val="00066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6684F"/>
    <w:rPr>
      <w:rFonts w:ascii="Courier New" w:eastAsia="Times New Roman" w:hAnsi="Courier New" w:cs="Courier New"/>
      <w:sz w:val="20"/>
      <w:szCs w:val="20"/>
      <w:lang w:eastAsia="zh-CN"/>
    </w:rPr>
  </w:style>
  <w:style w:type="character" w:customStyle="1" w:styleId="gnd-iwgdh3b">
    <w:name w:val="gnd-iwgdh3b"/>
    <w:basedOn w:val="DefaultParagraphFont"/>
    <w:rsid w:val="0006684F"/>
  </w:style>
  <w:style w:type="character" w:styleId="LineNumber">
    <w:name w:val="line number"/>
    <w:basedOn w:val="DefaultParagraphFont"/>
    <w:uiPriority w:val="99"/>
    <w:semiHidden/>
    <w:unhideWhenUsed/>
    <w:rsid w:val="008D35DA"/>
  </w:style>
  <w:style w:type="paragraph" w:styleId="Revision">
    <w:name w:val="Revision"/>
    <w:hidden/>
    <w:uiPriority w:val="99"/>
    <w:semiHidden/>
    <w:rsid w:val="002616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25945">
      <w:bodyDiv w:val="1"/>
      <w:marLeft w:val="0"/>
      <w:marRight w:val="0"/>
      <w:marTop w:val="0"/>
      <w:marBottom w:val="0"/>
      <w:divBdr>
        <w:top w:val="none" w:sz="0" w:space="0" w:color="auto"/>
        <w:left w:val="none" w:sz="0" w:space="0" w:color="auto"/>
        <w:bottom w:val="none" w:sz="0" w:space="0" w:color="auto"/>
        <w:right w:val="none" w:sz="0" w:space="0" w:color="auto"/>
      </w:divBdr>
    </w:div>
    <w:div w:id="344794986">
      <w:bodyDiv w:val="1"/>
      <w:marLeft w:val="0"/>
      <w:marRight w:val="0"/>
      <w:marTop w:val="0"/>
      <w:marBottom w:val="0"/>
      <w:divBdr>
        <w:top w:val="none" w:sz="0" w:space="0" w:color="auto"/>
        <w:left w:val="none" w:sz="0" w:space="0" w:color="auto"/>
        <w:bottom w:val="none" w:sz="0" w:space="0" w:color="auto"/>
        <w:right w:val="none" w:sz="0" w:space="0" w:color="auto"/>
      </w:divBdr>
    </w:div>
    <w:div w:id="447091867">
      <w:bodyDiv w:val="1"/>
      <w:marLeft w:val="0"/>
      <w:marRight w:val="0"/>
      <w:marTop w:val="0"/>
      <w:marBottom w:val="0"/>
      <w:divBdr>
        <w:top w:val="none" w:sz="0" w:space="0" w:color="auto"/>
        <w:left w:val="none" w:sz="0" w:space="0" w:color="auto"/>
        <w:bottom w:val="none" w:sz="0" w:space="0" w:color="auto"/>
        <w:right w:val="none" w:sz="0" w:space="0" w:color="auto"/>
      </w:divBdr>
      <w:divsChild>
        <w:div w:id="363870731">
          <w:marLeft w:val="0"/>
          <w:marRight w:val="0"/>
          <w:marTop w:val="0"/>
          <w:marBottom w:val="0"/>
          <w:divBdr>
            <w:top w:val="single" w:sz="2" w:space="0" w:color="auto"/>
            <w:left w:val="single" w:sz="2" w:space="0" w:color="auto"/>
            <w:bottom w:val="single" w:sz="6" w:space="0" w:color="auto"/>
            <w:right w:val="single" w:sz="2" w:space="0" w:color="auto"/>
          </w:divBdr>
          <w:divsChild>
            <w:div w:id="1213469351">
              <w:marLeft w:val="0"/>
              <w:marRight w:val="0"/>
              <w:marTop w:val="100"/>
              <w:marBottom w:val="100"/>
              <w:divBdr>
                <w:top w:val="single" w:sz="2" w:space="0" w:color="D9D9E3"/>
                <w:left w:val="single" w:sz="2" w:space="0" w:color="D9D9E3"/>
                <w:bottom w:val="single" w:sz="2" w:space="0" w:color="D9D9E3"/>
                <w:right w:val="single" w:sz="2" w:space="0" w:color="D9D9E3"/>
              </w:divBdr>
              <w:divsChild>
                <w:div w:id="617029176">
                  <w:marLeft w:val="0"/>
                  <w:marRight w:val="0"/>
                  <w:marTop w:val="0"/>
                  <w:marBottom w:val="0"/>
                  <w:divBdr>
                    <w:top w:val="single" w:sz="2" w:space="0" w:color="D9D9E3"/>
                    <w:left w:val="single" w:sz="2" w:space="0" w:color="D9D9E3"/>
                    <w:bottom w:val="single" w:sz="2" w:space="0" w:color="D9D9E3"/>
                    <w:right w:val="single" w:sz="2" w:space="0" w:color="D9D9E3"/>
                  </w:divBdr>
                  <w:divsChild>
                    <w:div w:id="1926188118">
                      <w:marLeft w:val="0"/>
                      <w:marRight w:val="0"/>
                      <w:marTop w:val="0"/>
                      <w:marBottom w:val="0"/>
                      <w:divBdr>
                        <w:top w:val="single" w:sz="2" w:space="0" w:color="D9D9E3"/>
                        <w:left w:val="single" w:sz="2" w:space="0" w:color="D9D9E3"/>
                        <w:bottom w:val="single" w:sz="2" w:space="0" w:color="D9D9E3"/>
                        <w:right w:val="single" w:sz="2" w:space="0" w:color="D9D9E3"/>
                      </w:divBdr>
                      <w:divsChild>
                        <w:div w:id="1362588266">
                          <w:marLeft w:val="0"/>
                          <w:marRight w:val="0"/>
                          <w:marTop w:val="0"/>
                          <w:marBottom w:val="0"/>
                          <w:divBdr>
                            <w:top w:val="single" w:sz="2" w:space="0" w:color="D9D9E3"/>
                            <w:left w:val="single" w:sz="2" w:space="0" w:color="D9D9E3"/>
                            <w:bottom w:val="single" w:sz="2" w:space="0" w:color="D9D9E3"/>
                            <w:right w:val="single" w:sz="2" w:space="0" w:color="D9D9E3"/>
                          </w:divBdr>
                          <w:divsChild>
                            <w:div w:id="556475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8778861">
          <w:marLeft w:val="0"/>
          <w:marRight w:val="0"/>
          <w:marTop w:val="0"/>
          <w:marBottom w:val="0"/>
          <w:divBdr>
            <w:top w:val="single" w:sz="2" w:space="0" w:color="auto"/>
            <w:left w:val="single" w:sz="2" w:space="0" w:color="auto"/>
            <w:bottom w:val="single" w:sz="6" w:space="0" w:color="auto"/>
            <w:right w:val="single" w:sz="2" w:space="0" w:color="auto"/>
          </w:divBdr>
          <w:divsChild>
            <w:div w:id="1979214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684713">
                  <w:marLeft w:val="0"/>
                  <w:marRight w:val="0"/>
                  <w:marTop w:val="0"/>
                  <w:marBottom w:val="0"/>
                  <w:divBdr>
                    <w:top w:val="single" w:sz="2" w:space="0" w:color="D9D9E3"/>
                    <w:left w:val="single" w:sz="2" w:space="0" w:color="D9D9E3"/>
                    <w:bottom w:val="single" w:sz="2" w:space="0" w:color="D9D9E3"/>
                    <w:right w:val="single" w:sz="2" w:space="0" w:color="D9D9E3"/>
                  </w:divBdr>
                  <w:divsChild>
                    <w:div w:id="131236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4021875">
                  <w:marLeft w:val="0"/>
                  <w:marRight w:val="0"/>
                  <w:marTop w:val="0"/>
                  <w:marBottom w:val="0"/>
                  <w:divBdr>
                    <w:top w:val="single" w:sz="2" w:space="0" w:color="D9D9E3"/>
                    <w:left w:val="single" w:sz="2" w:space="0" w:color="D9D9E3"/>
                    <w:bottom w:val="single" w:sz="2" w:space="0" w:color="D9D9E3"/>
                    <w:right w:val="single" w:sz="2" w:space="0" w:color="D9D9E3"/>
                  </w:divBdr>
                  <w:divsChild>
                    <w:div w:id="1204369197">
                      <w:marLeft w:val="0"/>
                      <w:marRight w:val="0"/>
                      <w:marTop w:val="0"/>
                      <w:marBottom w:val="0"/>
                      <w:divBdr>
                        <w:top w:val="single" w:sz="2" w:space="0" w:color="D9D9E3"/>
                        <w:left w:val="single" w:sz="2" w:space="0" w:color="D9D9E3"/>
                        <w:bottom w:val="single" w:sz="2" w:space="0" w:color="D9D9E3"/>
                        <w:right w:val="single" w:sz="2" w:space="0" w:color="D9D9E3"/>
                      </w:divBdr>
                      <w:divsChild>
                        <w:div w:id="701128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9671027">
          <w:marLeft w:val="0"/>
          <w:marRight w:val="0"/>
          <w:marTop w:val="0"/>
          <w:marBottom w:val="0"/>
          <w:divBdr>
            <w:top w:val="single" w:sz="2" w:space="0" w:color="auto"/>
            <w:left w:val="single" w:sz="2" w:space="0" w:color="auto"/>
            <w:bottom w:val="single" w:sz="6" w:space="0" w:color="auto"/>
            <w:right w:val="single" w:sz="2" w:space="0" w:color="auto"/>
          </w:divBdr>
          <w:divsChild>
            <w:div w:id="1805544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089889">
                  <w:marLeft w:val="0"/>
                  <w:marRight w:val="0"/>
                  <w:marTop w:val="0"/>
                  <w:marBottom w:val="0"/>
                  <w:divBdr>
                    <w:top w:val="single" w:sz="2" w:space="0" w:color="D9D9E3"/>
                    <w:left w:val="single" w:sz="2" w:space="0" w:color="D9D9E3"/>
                    <w:bottom w:val="single" w:sz="2" w:space="0" w:color="D9D9E3"/>
                    <w:right w:val="single" w:sz="2" w:space="0" w:color="D9D9E3"/>
                  </w:divBdr>
                  <w:divsChild>
                    <w:div w:id="1787844145">
                      <w:marLeft w:val="0"/>
                      <w:marRight w:val="0"/>
                      <w:marTop w:val="0"/>
                      <w:marBottom w:val="0"/>
                      <w:divBdr>
                        <w:top w:val="single" w:sz="2" w:space="0" w:color="D9D9E3"/>
                        <w:left w:val="single" w:sz="2" w:space="0" w:color="D9D9E3"/>
                        <w:bottom w:val="single" w:sz="2" w:space="0" w:color="D9D9E3"/>
                        <w:right w:val="single" w:sz="2" w:space="0" w:color="D9D9E3"/>
                      </w:divBdr>
                      <w:divsChild>
                        <w:div w:id="1849252236">
                          <w:marLeft w:val="0"/>
                          <w:marRight w:val="0"/>
                          <w:marTop w:val="0"/>
                          <w:marBottom w:val="0"/>
                          <w:divBdr>
                            <w:top w:val="single" w:sz="2" w:space="0" w:color="D9D9E3"/>
                            <w:left w:val="single" w:sz="2" w:space="0" w:color="D9D9E3"/>
                            <w:bottom w:val="single" w:sz="2" w:space="0" w:color="D9D9E3"/>
                            <w:right w:val="single" w:sz="2" w:space="0" w:color="D9D9E3"/>
                          </w:divBdr>
                          <w:divsChild>
                            <w:div w:id="6960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7361020">
      <w:bodyDiv w:val="1"/>
      <w:marLeft w:val="0"/>
      <w:marRight w:val="0"/>
      <w:marTop w:val="0"/>
      <w:marBottom w:val="0"/>
      <w:divBdr>
        <w:top w:val="none" w:sz="0" w:space="0" w:color="auto"/>
        <w:left w:val="none" w:sz="0" w:space="0" w:color="auto"/>
        <w:bottom w:val="none" w:sz="0" w:space="0" w:color="auto"/>
        <w:right w:val="none" w:sz="0" w:space="0" w:color="auto"/>
      </w:divBdr>
    </w:div>
    <w:div w:id="448474298">
      <w:bodyDiv w:val="1"/>
      <w:marLeft w:val="0"/>
      <w:marRight w:val="0"/>
      <w:marTop w:val="0"/>
      <w:marBottom w:val="0"/>
      <w:divBdr>
        <w:top w:val="none" w:sz="0" w:space="0" w:color="auto"/>
        <w:left w:val="none" w:sz="0" w:space="0" w:color="auto"/>
        <w:bottom w:val="none" w:sz="0" w:space="0" w:color="auto"/>
        <w:right w:val="none" w:sz="0" w:space="0" w:color="auto"/>
      </w:divBdr>
    </w:div>
    <w:div w:id="908737178">
      <w:bodyDiv w:val="1"/>
      <w:marLeft w:val="0"/>
      <w:marRight w:val="0"/>
      <w:marTop w:val="0"/>
      <w:marBottom w:val="0"/>
      <w:divBdr>
        <w:top w:val="none" w:sz="0" w:space="0" w:color="auto"/>
        <w:left w:val="none" w:sz="0" w:space="0" w:color="auto"/>
        <w:bottom w:val="none" w:sz="0" w:space="0" w:color="auto"/>
        <w:right w:val="none" w:sz="0" w:space="0" w:color="auto"/>
      </w:divBdr>
    </w:div>
    <w:div w:id="910626721">
      <w:bodyDiv w:val="1"/>
      <w:marLeft w:val="0"/>
      <w:marRight w:val="0"/>
      <w:marTop w:val="0"/>
      <w:marBottom w:val="0"/>
      <w:divBdr>
        <w:top w:val="none" w:sz="0" w:space="0" w:color="auto"/>
        <w:left w:val="none" w:sz="0" w:space="0" w:color="auto"/>
        <w:bottom w:val="none" w:sz="0" w:space="0" w:color="auto"/>
        <w:right w:val="none" w:sz="0" w:space="0" w:color="auto"/>
      </w:divBdr>
    </w:div>
    <w:div w:id="926307910">
      <w:bodyDiv w:val="1"/>
      <w:marLeft w:val="0"/>
      <w:marRight w:val="0"/>
      <w:marTop w:val="0"/>
      <w:marBottom w:val="0"/>
      <w:divBdr>
        <w:top w:val="none" w:sz="0" w:space="0" w:color="auto"/>
        <w:left w:val="none" w:sz="0" w:space="0" w:color="auto"/>
        <w:bottom w:val="none" w:sz="0" w:space="0" w:color="auto"/>
        <w:right w:val="none" w:sz="0" w:space="0" w:color="auto"/>
      </w:divBdr>
    </w:div>
    <w:div w:id="997196255">
      <w:bodyDiv w:val="1"/>
      <w:marLeft w:val="0"/>
      <w:marRight w:val="0"/>
      <w:marTop w:val="0"/>
      <w:marBottom w:val="0"/>
      <w:divBdr>
        <w:top w:val="none" w:sz="0" w:space="0" w:color="auto"/>
        <w:left w:val="none" w:sz="0" w:space="0" w:color="auto"/>
        <w:bottom w:val="none" w:sz="0" w:space="0" w:color="auto"/>
        <w:right w:val="none" w:sz="0" w:space="0" w:color="auto"/>
      </w:divBdr>
    </w:div>
    <w:div w:id="997877935">
      <w:bodyDiv w:val="1"/>
      <w:marLeft w:val="0"/>
      <w:marRight w:val="0"/>
      <w:marTop w:val="0"/>
      <w:marBottom w:val="0"/>
      <w:divBdr>
        <w:top w:val="none" w:sz="0" w:space="0" w:color="auto"/>
        <w:left w:val="none" w:sz="0" w:space="0" w:color="auto"/>
        <w:bottom w:val="none" w:sz="0" w:space="0" w:color="auto"/>
        <w:right w:val="none" w:sz="0" w:space="0" w:color="auto"/>
      </w:divBdr>
    </w:div>
    <w:div w:id="1025978704">
      <w:bodyDiv w:val="1"/>
      <w:marLeft w:val="0"/>
      <w:marRight w:val="0"/>
      <w:marTop w:val="0"/>
      <w:marBottom w:val="0"/>
      <w:divBdr>
        <w:top w:val="none" w:sz="0" w:space="0" w:color="auto"/>
        <w:left w:val="none" w:sz="0" w:space="0" w:color="auto"/>
        <w:bottom w:val="none" w:sz="0" w:space="0" w:color="auto"/>
        <w:right w:val="none" w:sz="0" w:space="0" w:color="auto"/>
      </w:divBdr>
    </w:div>
    <w:div w:id="1139302857">
      <w:bodyDiv w:val="1"/>
      <w:marLeft w:val="0"/>
      <w:marRight w:val="0"/>
      <w:marTop w:val="0"/>
      <w:marBottom w:val="0"/>
      <w:divBdr>
        <w:top w:val="none" w:sz="0" w:space="0" w:color="auto"/>
        <w:left w:val="none" w:sz="0" w:space="0" w:color="auto"/>
        <w:bottom w:val="none" w:sz="0" w:space="0" w:color="auto"/>
        <w:right w:val="none" w:sz="0" w:space="0" w:color="auto"/>
      </w:divBdr>
    </w:div>
    <w:div w:id="1310019565">
      <w:bodyDiv w:val="1"/>
      <w:marLeft w:val="0"/>
      <w:marRight w:val="0"/>
      <w:marTop w:val="0"/>
      <w:marBottom w:val="0"/>
      <w:divBdr>
        <w:top w:val="none" w:sz="0" w:space="0" w:color="auto"/>
        <w:left w:val="none" w:sz="0" w:space="0" w:color="auto"/>
        <w:bottom w:val="none" w:sz="0" w:space="0" w:color="auto"/>
        <w:right w:val="none" w:sz="0" w:space="0" w:color="auto"/>
      </w:divBdr>
    </w:div>
    <w:div w:id="1382636522">
      <w:bodyDiv w:val="1"/>
      <w:marLeft w:val="0"/>
      <w:marRight w:val="0"/>
      <w:marTop w:val="0"/>
      <w:marBottom w:val="0"/>
      <w:divBdr>
        <w:top w:val="none" w:sz="0" w:space="0" w:color="auto"/>
        <w:left w:val="none" w:sz="0" w:space="0" w:color="auto"/>
        <w:bottom w:val="none" w:sz="0" w:space="0" w:color="auto"/>
        <w:right w:val="none" w:sz="0" w:space="0" w:color="auto"/>
      </w:divBdr>
    </w:div>
    <w:div w:id="1643727757">
      <w:bodyDiv w:val="1"/>
      <w:marLeft w:val="0"/>
      <w:marRight w:val="0"/>
      <w:marTop w:val="0"/>
      <w:marBottom w:val="0"/>
      <w:divBdr>
        <w:top w:val="none" w:sz="0" w:space="0" w:color="auto"/>
        <w:left w:val="none" w:sz="0" w:space="0" w:color="auto"/>
        <w:bottom w:val="none" w:sz="0" w:space="0" w:color="auto"/>
        <w:right w:val="none" w:sz="0" w:space="0" w:color="auto"/>
      </w:divBdr>
    </w:div>
    <w:div w:id="1900167146">
      <w:bodyDiv w:val="1"/>
      <w:marLeft w:val="0"/>
      <w:marRight w:val="0"/>
      <w:marTop w:val="0"/>
      <w:marBottom w:val="0"/>
      <w:divBdr>
        <w:top w:val="none" w:sz="0" w:space="0" w:color="auto"/>
        <w:left w:val="none" w:sz="0" w:space="0" w:color="auto"/>
        <w:bottom w:val="none" w:sz="0" w:space="0" w:color="auto"/>
        <w:right w:val="none" w:sz="0" w:space="0" w:color="auto"/>
      </w:divBdr>
      <w:divsChild>
        <w:div w:id="1705015739">
          <w:marLeft w:val="360"/>
          <w:marRight w:val="0"/>
          <w:marTop w:val="200"/>
          <w:marBottom w:val="0"/>
          <w:divBdr>
            <w:top w:val="none" w:sz="0" w:space="0" w:color="auto"/>
            <w:left w:val="none" w:sz="0" w:space="0" w:color="auto"/>
            <w:bottom w:val="none" w:sz="0" w:space="0" w:color="auto"/>
            <w:right w:val="none" w:sz="0" w:space="0" w:color="auto"/>
          </w:divBdr>
        </w:div>
        <w:div w:id="1307129332">
          <w:marLeft w:val="360"/>
          <w:marRight w:val="0"/>
          <w:marTop w:val="200"/>
          <w:marBottom w:val="0"/>
          <w:divBdr>
            <w:top w:val="none" w:sz="0" w:space="0" w:color="auto"/>
            <w:left w:val="none" w:sz="0" w:space="0" w:color="auto"/>
            <w:bottom w:val="none" w:sz="0" w:space="0" w:color="auto"/>
            <w:right w:val="none" w:sz="0" w:space="0" w:color="auto"/>
          </w:divBdr>
        </w:div>
      </w:divsChild>
    </w:div>
    <w:div w:id="1975064742">
      <w:bodyDiv w:val="1"/>
      <w:marLeft w:val="0"/>
      <w:marRight w:val="0"/>
      <w:marTop w:val="0"/>
      <w:marBottom w:val="0"/>
      <w:divBdr>
        <w:top w:val="none" w:sz="0" w:space="0" w:color="auto"/>
        <w:left w:val="none" w:sz="0" w:space="0" w:color="auto"/>
        <w:bottom w:val="none" w:sz="0" w:space="0" w:color="auto"/>
        <w:right w:val="none" w:sz="0" w:space="0" w:color="auto"/>
      </w:divBdr>
    </w:div>
    <w:div w:id="204027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doi.org/10.1002/2015JC011018" TargetMode="External"/><Relationship Id="rId26" Type="http://schemas.openxmlformats.org/officeDocument/2006/relationships/image" Target="media/image5.png"/><Relationship Id="rId21" Type="http://schemas.openxmlformats.org/officeDocument/2006/relationships/hyperlink" Target="https://www.R-project.org/" TargetMode="External"/><Relationship Id="rId34" Type="http://schemas.openxmlformats.org/officeDocument/2006/relationships/footer" Target="footer3.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doi.org/10.1139/cjfas-2018-0470" TargetMode="External"/><Relationship Id="rId25" Type="http://schemas.openxmlformats.org/officeDocument/2006/relationships/image" Target="media/image4.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doi.org/10.1111/j.1365-2656.2008.01390.x" TargetMode="External"/><Relationship Id="rId20" Type="http://schemas.openxmlformats.org/officeDocument/2006/relationships/hyperlink" Target="http://www.psc.org/publications/pacific-salmon-treaty/"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3.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ateroffice.ec.gc.ca/" TargetMode="External"/><Relationship Id="rId23" Type="http://schemas.openxmlformats.org/officeDocument/2006/relationships/image" Target="media/image2.png"/><Relationship Id="rId28" Type="http://schemas.openxmlformats.org/officeDocument/2006/relationships/image" Target="media/image7.png"/><Relationship Id="rId36" Type="http://schemas.microsoft.com/office/2011/relationships/people" Target="people.xml"/><Relationship Id="rId10" Type="http://schemas.openxmlformats.org/officeDocument/2006/relationships/hyperlink" Target="https://orcid.org/0000-0002-9902-9588" TargetMode="External"/><Relationship Id="rId19" Type="http://schemas.openxmlformats.org/officeDocument/2006/relationships/hyperlink" Target="https://doi.org/10.1139/cjfas-2021-0287"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xuyiouqd@gmail.com" TargetMode="External"/><Relationship Id="rId14" Type="http://schemas.microsoft.com/office/2018/08/relationships/commentsExtensible" Target="commentsExtensible.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hyperlink" Target="mailto:Yi.Xu2@dfo-mpo.gc.c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09D01-E145-4BC8-9B96-670AAFB9E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1944</TotalTime>
  <Pages>42</Pages>
  <Words>9438</Words>
  <Characters>53798</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63110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dc:creator>
  <cp:keywords/>
  <dc:description/>
  <cp:lastModifiedBy>Xu, Yi</cp:lastModifiedBy>
  <cp:revision>24</cp:revision>
  <dcterms:created xsi:type="dcterms:W3CDTF">2023-04-05T18:27:00Z</dcterms:created>
  <dcterms:modified xsi:type="dcterms:W3CDTF">2023-04-18T15:59:00Z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2022-01-07T00:07:58Z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48ef0677-25dd-4be9-b603-bd1d949ce367</vt:lpwstr>
  </property>
  <property fmtid="{D5CDD505-2E9C-101B-9397-08002B2CF9AE}" pid="8" name="MSIP_Label_1bfb733f-faef-464c-9b6d-731b56f94973_ContentBits">
    <vt:lpwstr>0</vt:lpwstr>
  </property>
  <property fmtid="{D5CDD505-2E9C-101B-9397-08002B2CF9AE}" pid="9" name="Mendeley Document_1">
    <vt:lpwstr>True</vt:lpwstr>
  </property>
  <property fmtid="{D5CDD505-2E9C-101B-9397-08002B2CF9AE}" pid="10" name="Mendeley Unique User Id_1">
    <vt:lpwstr>4f14bb49-a975-3574-936c-b22a01b3ffa4</vt:lpwstr>
  </property>
  <property fmtid="{D5CDD505-2E9C-101B-9397-08002B2CF9AE}" pid="11" name="Mendeley Citation Style_1">
    <vt:lpwstr>http://www.zotero.org/styles/apa</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12th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9th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