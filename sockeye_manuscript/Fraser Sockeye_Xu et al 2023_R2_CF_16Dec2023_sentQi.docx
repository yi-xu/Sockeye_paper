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16A4DA07" w:rsidR="002616CC" w:rsidRDefault="00175779" w:rsidP="008D35DA">
      <w:pPr>
        <w:pStyle w:val="BodyText"/>
        <w:spacing w:line="480" w:lineRule="auto"/>
        <w:ind w:firstLine="360"/>
        <w:rPr>
          <w:rFonts w:ascii="Times New Roman" w:hAnsi="Times New Roman"/>
          <w:color w:val="242424"/>
          <w:sz w:val="24"/>
          <w:szCs w:val="24"/>
          <w:shd w:val="clear" w:color="auto" w:fill="FFFFFF"/>
        </w:rPr>
      </w:pPr>
      <w:bookmarkStart w:id="2" w:name="_Hlk153440395"/>
      <w:ins w:id="3" w:author="Fu, Caihong" w:date="2023-12-14T09:38:00Z">
        <w:r>
          <w:rPr>
            <w:rFonts w:ascii="Times New Roman" w:hAnsi="Times New Roman"/>
            <w:sz w:val="24"/>
            <w:szCs w:val="24"/>
          </w:rPr>
          <w:t xml:space="preserve">The Canadian </w:t>
        </w:r>
      </w:ins>
      <w:r w:rsidR="002616CC"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002616CC" w:rsidRPr="008D35DA">
        <w:rPr>
          <w:rFonts w:ascii="Times New Roman" w:hAnsi="Times New Roman"/>
          <w:sz w:val="24"/>
          <w:szCs w:val="24"/>
        </w:rPr>
        <w:t xml:space="preserve">salmon </w:t>
      </w:r>
      <w:ins w:id="4" w:author="Zhaozhe Ruan" w:date="2023-11-28T17:36:00Z">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r w:rsidR="00B71683">
          <w:rPr>
            <w:rFonts w:ascii="Times New Roman" w:hAnsi="Times New Roman"/>
            <w:color w:val="242424"/>
            <w:sz w:val="24"/>
            <w:szCs w:val="24"/>
            <w:shd w:val="clear" w:color="auto" w:fill="FFFFFF"/>
          </w:rPr>
          <w:t xml:space="preserve"> </w:t>
        </w:r>
      </w:ins>
      <w:r w:rsidR="002616CC"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002616CC"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del w:id="5" w:author="Fu, Caihong" w:date="2023-12-14T09:39:00Z">
        <w:r w:rsidR="00DE4111" w:rsidDel="00175779">
          <w:rPr>
            <w:rFonts w:ascii="Times New Roman" w:hAnsi="Times New Roman"/>
            <w:color w:val="242424"/>
            <w:sz w:val="24"/>
            <w:szCs w:val="24"/>
            <w:shd w:val="clear" w:color="auto" w:fill="FFFFFF"/>
          </w:rPr>
          <w:delText>using</w:delText>
        </w:r>
        <w:r w:rsidR="00DE4111" w:rsidRPr="007E0310" w:rsidDel="00175779">
          <w:rPr>
            <w:rFonts w:ascii="Times New Roman" w:hAnsi="Times New Roman"/>
            <w:color w:val="242424"/>
            <w:sz w:val="24"/>
            <w:szCs w:val="24"/>
            <w:shd w:val="clear" w:color="auto" w:fill="FFFFFF"/>
          </w:rPr>
          <w:delText xml:space="preserve"> </w:delText>
        </w:r>
      </w:del>
      <w:ins w:id="6" w:author="Fu, Caihong" w:date="2023-12-14T09:39:00Z">
        <w:r>
          <w:rPr>
            <w:rFonts w:ascii="Times New Roman" w:hAnsi="Times New Roman"/>
            <w:color w:val="242424"/>
            <w:sz w:val="24"/>
            <w:szCs w:val="24"/>
            <w:shd w:val="clear" w:color="auto" w:fill="FFFFFF"/>
          </w:rPr>
          <w:t xml:space="preserve">of good visualization with </w:t>
        </w:r>
      </w:ins>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 xml:space="preserve">to </w:t>
      </w:r>
      <w:del w:id="7" w:author="Fu, Caihong" w:date="2023-12-14T09:39:00Z">
        <w:r w:rsidR="00DE4111" w:rsidDel="00175779">
          <w:rPr>
            <w:rFonts w:ascii="Times New Roman" w:hAnsi="Times New Roman"/>
            <w:color w:val="242424"/>
            <w:sz w:val="24"/>
            <w:szCs w:val="24"/>
            <w:shd w:val="clear" w:color="auto" w:fill="FFFFFF"/>
          </w:rPr>
          <w:delText xml:space="preserve">facilitate </w:delText>
        </w:r>
      </w:del>
      <w:r w:rsidR="00245A3C" w:rsidRPr="007E0310">
        <w:rPr>
          <w:rFonts w:ascii="Times New Roman" w:hAnsi="Times New Roman"/>
          <w:color w:val="242424"/>
          <w:sz w:val="24"/>
          <w:szCs w:val="24"/>
          <w:shd w:val="clear" w:color="auto" w:fill="FFFFFF"/>
        </w:rPr>
        <w:t>evaluat</w:t>
      </w:r>
      <w:ins w:id="8" w:author="Fu, Caihong" w:date="2023-12-14T09:39:00Z">
        <w:r>
          <w:rPr>
            <w:rFonts w:ascii="Times New Roman" w:hAnsi="Times New Roman"/>
            <w:color w:val="242424"/>
            <w:sz w:val="24"/>
            <w:szCs w:val="24"/>
            <w:shd w:val="clear" w:color="auto" w:fill="FFFFFF"/>
          </w:rPr>
          <w:t>e</w:t>
        </w:r>
      </w:ins>
      <w:del w:id="9" w:author="Fu, Caihong" w:date="2023-12-14T09:39:00Z">
        <w:r w:rsidR="00DE4111" w:rsidDel="00175779">
          <w:rPr>
            <w:rFonts w:ascii="Times New Roman" w:hAnsi="Times New Roman"/>
            <w:color w:val="242424"/>
            <w:sz w:val="24"/>
            <w:szCs w:val="24"/>
            <w:shd w:val="clear" w:color="auto" w:fill="FFFFFF"/>
          </w:rPr>
          <w:delText>ing</w:delText>
        </w:r>
      </w:del>
      <w:r w:rsidR="00245A3C" w:rsidRPr="007E0310">
        <w:rPr>
          <w:rFonts w:ascii="Times New Roman" w:hAnsi="Times New Roman"/>
          <w:color w:val="242424"/>
          <w:sz w:val="24"/>
          <w:szCs w:val="24"/>
          <w:shd w:val="clear" w:color="auto" w:fill="FFFFFF"/>
        </w:rPr>
        <w:t xml:space="preserve"> pre-season forecast models </w:t>
      </w:r>
      <w:ins w:id="10" w:author="Fu, Caihong" w:date="2023-12-14T09:39:00Z">
        <w:r>
          <w:rPr>
            <w:rFonts w:ascii="Times New Roman" w:hAnsi="Times New Roman"/>
            <w:color w:val="242424"/>
            <w:sz w:val="24"/>
            <w:szCs w:val="24"/>
            <w:shd w:val="clear" w:color="auto" w:fill="FFFFFF"/>
          </w:rPr>
          <w:t xml:space="preserve">on an </w:t>
        </w:r>
      </w:ins>
      <w:r w:rsidR="00512B7A">
        <w:rPr>
          <w:rFonts w:ascii="Times New Roman" w:hAnsi="Times New Roman"/>
          <w:color w:val="242424"/>
          <w:sz w:val="24"/>
          <w:szCs w:val="24"/>
          <w:shd w:val="clear" w:color="auto" w:fill="FFFFFF"/>
        </w:rPr>
        <w:t>annual</w:t>
      </w:r>
      <w:del w:id="11" w:author="Fu, Caihong" w:date="2023-12-14T09:40:00Z">
        <w:r w:rsidR="00512B7A" w:rsidDel="00175779">
          <w:rPr>
            <w:rFonts w:ascii="Times New Roman" w:hAnsi="Times New Roman"/>
            <w:color w:val="242424"/>
            <w:sz w:val="24"/>
            <w:szCs w:val="24"/>
            <w:shd w:val="clear" w:color="auto" w:fill="FFFFFF"/>
          </w:rPr>
          <w:delText>ly</w:delText>
        </w:r>
      </w:del>
      <w:r w:rsidR="00245A3C" w:rsidRPr="007E0310">
        <w:rPr>
          <w:rFonts w:ascii="Times New Roman" w:hAnsi="Times New Roman"/>
          <w:color w:val="242424"/>
          <w:sz w:val="24"/>
          <w:szCs w:val="24"/>
          <w:shd w:val="clear" w:color="auto" w:fill="FFFFFF"/>
        </w:rPr>
        <w:t xml:space="preserve"> </w:t>
      </w:r>
      <w:ins w:id="12" w:author="Fu, Caihong" w:date="2023-12-14T09:40:00Z">
        <w:r>
          <w:rPr>
            <w:rFonts w:ascii="Times New Roman" w:hAnsi="Times New Roman"/>
            <w:color w:val="242424"/>
            <w:sz w:val="24"/>
            <w:szCs w:val="24"/>
            <w:shd w:val="clear" w:color="auto" w:fill="FFFFFF"/>
          </w:rPr>
          <w:t xml:space="preserve">basis </w:t>
        </w:r>
      </w:ins>
      <w:r w:rsidR="00245A3C" w:rsidRPr="007E0310">
        <w:rPr>
          <w:rFonts w:ascii="Times New Roman" w:hAnsi="Times New Roman"/>
          <w:color w:val="242424"/>
          <w:sz w:val="24"/>
          <w:szCs w:val="24"/>
          <w:shd w:val="clear" w:color="auto" w:fill="FFFFFF"/>
        </w:rPr>
        <w:t xml:space="preserve">and identify </w:t>
      </w:r>
      <w:del w:id="13" w:author="Fu, Caihong" w:date="2023-12-14T09:40:00Z">
        <w:r w:rsidR="00712A76" w:rsidDel="00175779">
          <w:rPr>
            <w:rFonts w:ascii="Times New Roman" w:hAnsi="Times New Roman"/>
            <w:color w:val="242424"/>
            <w:sz w:val="24"/>
            <w:szCs w:val="24"/>
            <w:shd w:val="clear" w:color="auto" w:fill="FFFFFF"/>
          </w:rPr>
          <w:delText>important</w:delText>
        </w:r>
        <w:r w:rsidR="00712A76" w:rsidRPr="007E0310" w:rsidDel="00175779">
          <w:rPr>
            <w:rFonts w:ascii="Times New Roman" w:hAnsi="Times New Roman"/>
            <w:color w:val="242424"/>
            <w:sz w:val="24"/>
            <w:szCs w:val="24"/>
            <w:shd w:val="clear" w:color="auto" w:fill="FFFFFF"/>
          </w:rPr>
          <w:delText xml:space="preserve"> </w:delText>
        </w:r>
      </w:del>
      <w:r w:rsidR="00245A3C" w:rsidRPr="007E0310">
        <w:rPr>
          <w:rFonts w:ascii="Times New Roman" w:hAnsi="Times New Roman"/>
          <w:color w:val="242424"/>
          <w:sz w:val="24"/>
          <w:szCs w:val="24"/>
          <w:shd w:val="clear" w:color="auto" w:fill="FFFFFF"/>
        </w:rPr>
        <w:t xml:space="preserve">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w:t>
      </w:r>
      <w:ins w:id="14" w:author="Fu, Caihong" w:date="2023-12-14T09:40:00Z">
        <w:r>
          <w:rPr>
            <w:rFonts w:ascii="Times New Roman" w:hAnsi="Times New Roman"/>
            <w:color w:val="242424"/>
            <w:sz w:val="24"/>
            <w:szCs w:val="24"/>
            <w:shd w:val="clear" w:color="auto" w:fill="FFFFFF"/>
          </w:rPr>
          <w:t xml:space="preserve">of importance </w:t>
        </w:r>
      </w:ins>
      <w:r w:rsidR="00245A3C" w:rsidRPr="007E0310">
        <w:rPr>
          <w:rFonts w:ascii="Times New Roman" w:hAnsi="Times New Roman"/>
          <w:color w:val="242424"/>
          <w:sz w:val="24"/>
          <w:szCs w:val="24"/>
          <w:shd w:val="clear" w:color="auto" w:fill="FFFFFF"/>
        </w:rPr>
        <w:t>for</w:t>
      </w:r>
      <w:r w:rsidR="00245A3C" w:rsidRPr="008D35DA">
        <w:rPr>
          <w:rFonts w:ascii="Times New Roman" w:hAnsi="Times New Roman"/>
          <w:color w:val="242424"/>
          <w:sz w:val="24"/>
          <w:szCs w:val="24"/>
          <w:shd w:val="clear" w:color="auto" w:fill="FFFFFF"/>
        </w:rPr>
        <w:t xml:space="preserve"> forecasting </w:t>
      </w:r>
      <w:del w:id="15" w:author="Fu, Caihong" w:date="2023-12-14T09:40:00Z">
        <w:r w:rsidR="00845EA4" w:rsidDel="00175779">
          <w:rPr>
            <w:rFonts w:ascii="Times New Roman" w:hAnsi="Times New Roman"/>
            <w:color w:val="242424"/>
            <w:sz w:val="24"/>
            <w:szCs w:val="24"/>
            <w:shd w:val="clear" w:color="auto" w:fill="FFFFFF"/>
          </w:rPr>
          <w:delText>sockeye</w:delText>
        </w:r>
        <w:r w:rsidR="00845EA4" w:rsidRPr="008D35DA" w:rsidDel="00175779">
          <w:rPr>
            <w:rFonts w:ascii="Times New Roman" w:hAnsi="Times New Roman"/>
            <w:color w:val="242424"/>
            <w:sz w:val="24"/>
            <w:szCs w:val="24"/>
            <w:shd w:val="clear" w:color="auto" w:fill="FFFFFF"/>
          </w:rPr>
          <w:delText xml:space="preserve"> </w:delText>
        </w:r>
      </w:del>
      <w:ins w:id="16" w:author="Fu, Caihong" w:date="2023-12-14T09:40:00Z">
        <w:r>
          <w:rPr>
            <w:rFonts w:ascii="Times New Roman" w:hAnsi="Times New Roman"/>
            <w:color w:val="242424"/>
            <w:sz w:val="24"/>
            <w:szCs w:val="24"/>
            <w:shd w:val="clear" w:color="auto" w:fill="FFFFFF"/>
          </w:rPr>
          <w:t>Sockeye</w:t>
        </w:r>
        <w:r w:rsidRPr="008D35DA">
          <w:rPr>
            <w:rFonts w:ascii="Times New Roman" w:hAnsi="Times New Roman"/>
            <w:color w:val="242424"/>
            <w:sz w:val="24"/>
            <w:szCs w:val="24"/>
            <w:shd w:val="clear" w:color="auto" w:fill="FFFFFF"/>
          </w:rPr>
          <w:t xml:space="preserve"> </w:t>
        </w:r>
      </w:ins>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bookmarkStart w:id="17" w:name="_Hlk143779560"/>
      <w:del w:id="18" w:author="Fu, Caihong" w:date="2023-12-14T09:41:00Z">
        <w:r w:rsidR="0074041C" w:rsidDel="00175779">
          <w:rPr>
            <w:rFonts w:ascii="Times New Roman" w:hAnsi="Times New Roman"/>
            <w:color w:val="242424"/>
            <w:sz w:val="24"/>
            <w:szCs w:val="24"/>
            <w:shd w:val="clear" w:color="auto" w:fill="FFFFFF"/>
          </w:rPr>
          <w:delText xml:space="preserve">The Taylor diagram provides a concise statistical summary and graphical framework that allows forecasts produced from a range of models to be compared to </w:delText>
        </w:r>
        <w:r w:rsidR="00875C82" w:rsidDel="00175779">
          <w:rPr>
            <w:rFonts w:ascii="Times New Roman" w:hAnsi="Times New Roman"/>
            <w:color w:val="242424"/>
            <w:sz w:val="24"/>
            <w:szCs w:val="24"/>
            <w:shd w:val="clear" w:color="auto" w:fill="FFFFFF"/>
          </w:rPr>
          <w:delText>observations</w:delText>
        </w:r>
        <w:r w:rsidR="0074041C" w:rsidDel="00175779">
          <w:rPr>
            <w:rFonts w:ascii="Times New Roman" w:hAnsi="Times New Roman"/>
            <w:color w:val="242424"/>
            <w:sz w:val="24"/>
            <w:szCs w:val="24"/>
            <w:shd w:val="clear" w:color="auto" w:fill="FFFFFF"/>
          </w:rPr>
          <w:delText>.</w:delText>
        </w:r>
        <w:r w:rsidR="00806553" w:rsidRPr="00806553" w:rsidDel="00175779">
          <w:rPr>
            <w:rFonts w:ascii="Times New Roman" w:hAnsi="Times New Roman"/>
            <w:color w:val="242424"/>
            <w:sz w:val="24"/>
            <w:szCs w:val="24"/>
            <w:shd w:val="clear" w:color="auto" w:fill="FFFFFF"/>
          </w:rPr>
          <w:delText xml:space="preserve"> </w:delText>
        </w:r>
      </w:del>
      <w:bookmarkEnd w:id="17"/>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ins w:id="19" w:author="Fu, Caihong" w:date="2023-12-14T09:42:00Z">
        <w:r w:rsidR="00E52F7A">
          <w:rPr>
            <w:rFonts w:ascii="Times New Roman" w:hAnsi="Times New Roman"/>
            <w:color w:val="242424"/>
            <w:sz w:val="24"/>
            <w:szCs w:val="24"/>
          </w:rPr>
          <w:t xml:space="preserve">good performances by either Ricker or Power models </w:t>
        </w:r>
      </w:ins>
      <w:del w:id="20" w:author="Fu, Caihong" w:date="2023-12-14T09:43:00Z">
        <w:r w:rsidR="00261632" w:rsidDel="00E52F7A">
          <w:rPr>
            <w:rFonts w:ascii="Times New Roman" w:hAnsi="Times New Roman"/>
            <w:color w:val="242424"/>
            <w:sz w:val="24"/>
            <w:szCs w:val="24"/>
            <w:shd w:val="clear" w:color="auto" w:fill="FFFFFF"/>
          </w:rPr>
          <w:delText>that</w:delText>
        </w:r>
        <w:r w:rsidR="00782E76" w:rsidDel="00E52F7A">
          <w:rPr>
            <w:rFonts w:ascii="Times New Roman" w:hAnsi="Times New Roman"/>
            <w:color w:val="242424"/>
            <w:sz w:val="24"/>
            <w:szCs w:val="24"/>
            <w:shd w:val="clear" w:color="auto" w:fill="FFFFFF"/>
          </w:rPr>
          <w:delText xml:space="preserve"> </w:delText>
        </w:r>
      </w:del>
      <w:ins w:id="21" w:author="Fu, Caihong" w:date="2023-12-14T09:43:00Z">
        <w:r w:rsidR="00E52F7A">
          <w:rPr>
            <w:rFonts w:ascii="Times New Roman" w:hAnsi="Times New Roman"/>
            <w:color w:val="242424"/>
            <w:sz w:val="24"/>
            <w:szCs w:val="24"/>
            <w:shd w:val="clear" w:color="auto" w:fill="FFFFFF"/>
          </w:rPr>
          <w:t xml:space="preserve">coupled with the newly included </w:t>
        </w:r>
      </w:ins>
      <w:del w:id="22" w:author="Fu, Caihong" w:date="2023-12-14T09:43:00Z">
        <w:r w:rsidR="00782E76" w:rsidDel="00E52F7A">
          <w:rPr>
            <w:rFonts w:ascii="Times New Roman" w:hAnsi="Times New Roman"/>
            <w:color w:val="242424"/>
            <w:sz w:val="24"/>
            <w:szCs w:val="24"/>
            <w:shd w:val="clear" w:color="auto" w:fill="FFFFFF"/>
          </w:rPr>
          <w:delText xml:space="preserve">new </w:delText>
        </w:r>
      </w:del>
      <w:r w:rsidR="00782E76">
        <w:rPr>
          <w:rFonts w:ascii="Times New Roman" w:hAnsi="Times New Roman"/>
          <w:color w:val="242424"/>
          <w:sz w:val="24"/>
          <w:szCs w:val="24"/>
          <w:shd w:val="clear" w:color="auto" w:fill="FFFFFF"/>
        </w:rPr>
        <w:t>covariates</w:t>
      </w:r>
      <w:del w:id="23" w:author="Fu, Caihong" w:date="2023-12-14T09:43:00Z">
        <w:r w:rsidR="00782E76" w:rsidDel="00E52F7A">
          <w:rPr>
            <w:rFonts w:ascii="Times New Roman" w:hAnsi="Times New Roman"/>
            <w:color w:val="242424"/>
            <w:sz w:val="24"/>
            <w:szCs w:val="24"/>
            <w:shd w:val="clear" w:color="auto" w:fill="FFFFFF"/>
          </w:rPr>
          <w:delText xml:space="preserve"> improved the performance of all model</w:delText>
        </w:r>
        <w:r w:rsidR="00875C82" w:rsidDel="00E52F7A">
          <w:rPr>
            <w:rFonts w:ascii="Times New Roman" w:hAnsi="Times New Roman"/>
            <w:color w:val="242424"/>
            <w:sz w:val="24"/>
            <w:szCs w:val="24"/>
            <w:shd w:val="clear" w:color="auto" w:fill="FFFFFF"/>
          </w:rPr>
          <w:delText>s</w:delText>
        </w:r>
      </w:del>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ins w:id="24" w:author="Fu, Caihong" w:date="2023-12-14T09:44:00Z">
        <w:r w:rsidR="00E52F7A">
          <w:rPr>
            <w:rFonts w:ascii="Times New Roman" w:hAnsi="Times New Roman"/>
            <w:color w:val="242424"/>
            <w:sz w:val="24"/>
            <w:szCs w:val="24"/>
            <w:shd w:val="clear" w:color="auto" w:fill="FFFFFF"/>
          </w:rPr>
          <w:t>those selected based on o</w:t>
        </w:r>
      </w:ins>
      <w:ins w:id="25" w:author="Fu, Caihong" w:date="2023-12-14T09:51:00Z">
        <w:r w:rsidR="00E52F7A">
          <w:rPr>
            <w:rFonts w:ascii="Times New Roman" w:hAnsi="Times New Roman"/>
            <w:color w:val="242424"/>
            <w:sz w:val="24"/>
            <w:szCs w:val="24"/>
            <w:shd w:val="clear" w:color="auto" w:fill="FFFFFF"/>
          </w:rPr>
          <w:t>u</w:t>
        </w:r>
      </w:ins>
      <w:ins w:id="26" w:author="Fu, Caihong" w:date="2023-12-14T09:44:00Z">
        <w:r w:rsidR="00E52F7A">
          <w:rPr>
            <w:rFonts w:ascii="Times New Roman" w:hAnsi="Times New Roman"/>
            <w:color w:val="242424"/>
            <w:sz w:val="24"/>
            <w:szCs w:val="24"/>
            <w:shd w:val="clear" w:color="auto" w:fill="FFFFFF"/>
          </w:rPr>
          <w:t xml:space="preserve">r </w:t>
        </w:r>
      </w:ins>
      <w:del w:id="27" w:author="Fu, Caihong" w:date="2023-12-14T09:44:00Z">
        <w:r w:rsidR="00712A76" w:rsidDel="00E52F7A">
          <w:rPr>
            <w:rFonts w:ascii="Times New Roman" w:hAnsi="Times New Roman"/>
            <w:color w:val="242424"/>
            <w:sz w:val="24"/>
            <w:szCs w:val="24"/>
            <w:shd w:val="clear" w:color="auto" w:fill="FFFFFF"/>
          </w:rPr>
          <w:delText>recent</w:delText>
        </w:r>
        <w:r w:rsidR="00833B40" w:rsidRPr="008D35DA" w:rsidDel="00E52F7A">
          <w:rPr>
            <w:rFonts w:ascii="Times New Roman" w:hAnsi="Times New Roman"/>
            <w:color w:val="242424"/>
            <w:sz w:val="24"/>
            <w:szCs w:val="24"/>
            <w:shd w:val="clear" w:color="auto" w:fill="FFFFFF"/>
          </w:rPr>
          <w:delText xml:space="preserve"> </w:delText>
        </w:r>
      </w:del>
      <w:r w:rsidR="00833B40" w:rsidRPr="008D35DA">
        <w:rPr>
          <w:rFonts w:ascii="Times New Roman" w:hAnsi="Times New Roman"/>
          <w:color w:val="242424"/>
          <w:sz w:val="24"/>
          <w:szCs w:val="24"/>
          <w:shd w:val="clear" w:color="auto" w:fill="FFFFFF"/>
        </w:rPr>
        <w:t xml:space="preserve">retrospective analysis </w:t>
      </w:r>
      <w:ins w:id="28" w:author="Fu, Caihong" w:date="2023-12-14T09:44:00Z">
        <w:r w:rsidR="00E52F7A">
          <w:rPr>
            <w:rFonts w:ascii="Times New Roman" w:hAnsi="Times New Roman"/>
            <w:color w:val="242424"/>
            <w:sz w:val="24"/>
            <w:szCs w:val="24"/>
            <w:shd w:val="clear" w:color="auto" w:fill="FFFFFF"/>
          </w:rPr>
          <w:t xml:space="preserve">for the period of </w:t>
        </w:r>
      </w:ins>
      <w:del w:id="29" w:author="Fu, Caihong" w:date="2023-12-14T09:44:00Z">
        <w:r w:rsidR="00712A76" w:rsidDel="00E52F7A">
          <w:rPr>
            <w:rFonts w:ascii="Times New Roman" w:hAnsi="Times New Roman"/>
            <w:color w:val="242424"/>
            <w:sz w:val="24"/>
            <w:szCs w:val="24"/>
            <w:shd w:val="clear" w:color="auto" w:fill="FFFFFF"/>
          </w:rPr>
          <w:delText xml:space="preserve">from </w:delText>
        </w:r>
      </w:del>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30" w:name="_Hlk126050278"/>
      <w:r w:rsidR="005266B1" w:rsidRPr="008D35DA">
        <w:rPr>
          <w:rFonts w:ascii="Times New Roman" w:hAnsi="Times New Roman"/>
          <w:color w:val="242424"/>
          <w:sz w:val="24"/>
          <w:szCs w:val="24"/>
          <w:shd w:val="clear" w:color="auto" w:fill="FFFFFF"/>
        </w:rPr>
        <w:t xml:space="preserve">We </w:t>
      </w:r>
      <w:del w:id="31" w:author="Fu, Caihong" w:date="2023-12-14T09:44:00Z">
        <w:r w:rsidR="000F67A0" w:rsidDel="00E52F7A">
          <w:rPr>
            <w:rFonts w:ascii="Times New Roman" w:hAnsi="Times New Roman"/>
            <w:color w:val="242424"/>
            <w:sz w:val="24"/>
            <w:szCs w:val="24"/>
            <w:shd w:val="clear" w:color="auto" w:fill="FFFFFF"/>
          </w:rPr>
          <w:delText>recommend</w:delText>
        </w:r>
        <w:r w:rsidR="000F67A0" w:rsidRPr="008D35DA" w:rsidDel="00E52F7A">
          <w:rPr>
            <w:rFonts w:ascii="Times New Roman" w:hAnsi="Times New Roman"/>
            <w:color w:val="242424"/>
            <w:sz w:val="24"/>
            <w:szCs w:val="24"/>
            <w:shd w:val="clear" w:color="auto" w:fill="FFFFFF"/>
          </w:rPr>
          <w:delText xml:space="preserve"> </w:delText>
        </w:r>
      </w:del>
      <w:ins w:id="32" w:author="Fu, Caihong" w:date="2023-12-14T09:44:00Z">
        <w:r w:rsidR="00E52F7A">
          <w:rPr>
            <w:rFonts w:ascii="Times New Roman" w:hAnsi="Times New Roman"/>
            <w:color w:val="242424"/>
            <w:sz w:val="24"/>
            <w:szCs w:val="24"/>
            <w:shd w:val="clear" w:color="auto" w:fill="FFFFFF"/>
          </w:rPr>
          <w:t>advocate</w:t>
        </w:r>
        <w:r w:rsidR="00E52F7A" w:rsidRPr="008D35DA">
          <w:rPr>
            <w:rFonts w:ascii="Times New Roman" w:hAnsi="Times New Roman"/>
            <w:color w:val="242424"/>
            <w:sz w:val="24"/>
            <w:szCs w:val="24"/>
            <w:shd w:val="clear" w:color="auto" w:fill="FFFFFF"/>
          </w:rPr>
          <w:t xml:space="preserve"> </w:t>
        </w:r>
      </w:ins>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 xml:space="preserve">forecast models </w:t>
      </w:r>
      <w:del w:id="33" w:author="Fu, Caihong" w:date="2023-12-14T09:44:00Z">
        <w:r w:rsidR="00207452" w:rsidRPr="008D35DA" w:rsidDel="00E52F7A">
          <w:rPr>
            <w:rFonts w:ascii="Times New Roman" w:hAnsi="Times New Roman"/>
            <w:color w:val="242424"/>
            <w:sz w:val="24"/>
            <w:szCs w:val="24"/>
            <w:shd w:val="clear" w:color="auto" w:fill="FFFFFF"/>
          </w:rPr>
          <w:delText xml:space="preserve">be </w:delText>
        </w:r>
      </w:del>
      <w:ins w:id="34" w:author="Fu, Caihong" w:date="2023-12-14T09:44:00Z">
        <w:r w:rsidR="00E52F7A">
          <w:rPr>
            <w:rFonts w:ascii="Times New Roman" w:hAnsi="Times New Roman"/>
            <w:color w:val="242424"/>
            <w:sz w:val="24"/>
            <w:szCs w:val="24"/>
            <w:shd w:val="clear" w:color="auto" w:fill="FFFFFF"/>
          </w:rPr>
          <w:t>need</w:t>
        </w:r>
      </w:ins>
      <w:ins w:id="35" w:author="Fu, Caihong" w:date="2023-12-14T09:45:00Z">
        <w:r w:rsidR="00E52F7A">
          <w:rPr>
            <w:rFonts w:ascii="Times New Roman" w:hAnsi="Times New Roman"/>
            <w:color w:val="242424"/>
            <w:sz w:val="24"/>
            <w:szCs w:val="24"/>
            <w:shd w:val="clear" w:color="auto" w:fill="FFFFFF"/>
          </w:rPr>
          <w:t xml:space="preserve"> to be</w:t>
        </w:r>
      </w:ins>
      <w:ins w:id="36" w:author="Fu, Caihong" w:date="2023-12-14T09:44:00Z">
        <w:r w:rsidR="00E52F7A" w:rsidRPr="008D35DA">
          <w:rPr>
            <w:rFonts w:ascii="Times New Roman" w:hAnsi="Times New Roman"/>
            <w:color w:val="242424"/>
            <w:sz w:val="24"/>
            <w:szCs w:val="24"/>
            <w:shd w:val="clear" w:color="auto" w:fill="FFFFFF"/>
          </w:rPr>
          <w:t xml:space="preserve"> </w:t>
        </w:r>
      </w:ins>
      <w:r w:rsidR="00207452" w:rsidRPr="008D35DA">
        <w:rPr>
          <w:rFonts w:ascii="Times New Roman" w:hAnsi="Times New Roman"/>
          <w:color w:val="242424"/>
          <w:sz w:val="24"/>
          <w:szCs w:val="24"/>
          <w:shd w:val="clear" w:color="auto" w:fill="FFFFFF"/>
        </w:rPr>
        <w:t xml:space="preserve">continuously evaluated in the face of </w:t>
      </w:r>
      <w:del w:id="37" w:author="Fu, Caihong" w:date="2023-12-14T10:09:00Z">
        <w:r w:rsidR="00207452" w:rsidRPr="008D35DA" w:rsidDel="00F54AAA">
          <w:rPr>
            <w:rFonts w:ascii="Times New Roman" w:hAnsi="Times New Roman"/>
            <w:color w:val="242424"/>
            <w:sz w:val="24"/>
            <w:szCs w:val="24"/>
            <w:shd w:val="clear" w:color="auto" w:fill="FFFFFF"/>
          </w:rPr>
          <w:delText xml:space="preserve">increasing </w:delText>
        </w:r>
      </w:del>
      <w:r w:rsidR="00207452" w:rsidRPr="008D35DA">
        <w:rPr>
          <w:rFonts w:ascii="Times New Roman" w:hAnsi="Times New Roman"/>
          <w:color w:val="242424"/>
          <w:sz w:val="24"/>
          <w:szCs w:val="24"/>
          <w:shd w:val="clear" w:color="auto" w:fill="FFFFFF"/>
        </w:rPr>
        <w:t>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ins w:id="38" w:author="Fu, Caihong" w:date="2023-12-14T09:45:00Z">
        <w:r w:rsidR="00E52F7A">
          <w:rPr>
            <w:rFonts w:ascii="Times New Roman" w:hAnsi="Times New Roman"/>
            <w:color w:val="242424"/>
            <w:sz w:val="24"/>
            <w:szCs w:val="24"/>
            <w:shd w:val="clear" w:color="auto" w:fill="FFFFFF"/>
          </w:rPr>
          <w:t>that m</w:t>
        </w:r>
      </w:ins>
      <w:ins w:id="39" w:author="Fu, Caihong" w:date="2023-12-14T09:46:00Z">
        <w:r w:rsidR="00E52F7A">
          <w:rPr>
            <w:rFonts w:ascii="Times New Roman" w:hAnsi="Times New Roman"/>
            <w:color w:val="242424"/>
            <w:sz w:val="24"/>
            <w:szCs w:val="24"/>
            <w:shd w:val="clear" w:color="auto" w:fill="FFFFFF"/>
          </w:rPr>
          <w:t xml:space="preserve">odels </w:t>
        </w:r>
      </w:ins>
      <w:ins w:id="40" w:author="Fu, Caihong" w:date="2023-12-14T10:07:00Z">
        <w:r w:rsidR="00F54AAA">
          <w:rPr>
            <w:rFonts w:ascii="Times New Roman" w:hAnsi="Times New Roman"/>
            <w:color w:val="242424"/>
            <w:sz w:val="24"/>
            <w:szCs w:val="24"/>
            <w:shd w:val="clear" w:color="auto" w:fill="FFFFFF"/>
          </w:rPr>
          <w:t>incorporating</w:t>
        </w:r>
      </w:ins>
      <w:ins w:id="41" w:author="Fu, Caihong" w:date="2023-12-14T09:46:00Z">
        <w:r w:rsidR="00E52F7A" w:rsidRPr="00E52F7A">
          <w:rPr>
            <w:rFonts w:ascii="Times New Roman" w:hAnsi="Times New Roman"/>
            <w:color w:val="242424"/>
            <w:sz w:val="24"/>
            <w:szCs w:val="24"/>
            <w:shd w:val="clear" w:color="auto" w:fill="FFFFFF"/>
          </w:rPr>
          <w:t xml:space="preserve"> non-stationary </w:t>
        </w:r>
      </w:ins>
      <w:ins w:id="42" w:author="Fu, Caihong" w:date="2023-12-14T09:58:00Z">
        <w:r w:rsidR="00FD1645">
          <w:rPr>
            <w:rFonts w:ascii="Times New Roman" w:hAnsi="Times New Roman"/>
            <w:color w:val="242424"/>
            <w:sz w:val="24"/>
            <w:szCs w:val="24"/>
            <w:shd w:val="clear" w:color="auto" w:fill="FFFFFF"/>
          </w:rPr>
          <w:t>ecological processes</w:t>
        </w:r>
      </w:ins>
      <w:ins w:id="43" w:author="Fu, Caihong" w:date="2023-12-14T09:46:00Z">
        <w:r w:rsidR="00E52F7A" w:rsidRPr="00E52F7A">
          <w:rPr>
            <w:rFonts w:ascii="Times New Roman" w:hAnsi="Times New Roman"/>
            <w:color w:val="242424"/>
            <w:sz w:val="24"/>
            <w:szCs w:val="24"/>
            <w:shd w:val="clear" w:color="auto" w:fill="FFFFFF"/>
          </w:rPr>
          <w:t xml:space="preserve"> are to be developed </w:t>
        </w:r>
      </w:ins>
      <w:del w:id="44" w:author="Fu, Caihong" w:date="2023-12-14T09:46:00Z">
        <w:r w:rsidR="000F67A0" w:rsidDel="00E52F7A">
          <w:rPr>
            <w:rFonts w:ascii="Times New Roman" w:hAnsi="Times New Roman"/>
            <w:color w:val="242424"/>
            <w:sz w:val="24"/>
            <w:szCs w:val="24"/>
            <w:shd w:val="clear" w:color="auto" w:fill="FFFFFF"/>
          </w:rPr>
          <w:delText xml:space="preserve">more </w:delText>
        </w:r>
      </w:del>
      <w:ins w:id="45" w:author="Fu, Caihong" w:date="2023-12-14T09:46:00Z">
        <w:r w:rsidR="00E52F7A">
          <w:rPr>
            <w:rFonts w:ascii="Times New Roman" w:hAnsi="Times New Roman"/>
            <w:color w:val="242424"/>
            <w:sz w:val="24"/>
            <w:szCs w:val="24"/>
            <w:shd w:val="clear" w:color="auto" w:fill="FFFFFF"/>
          </w:rPr>
          <w:t xml:space="preserve">with </w:t>
        </w:r>
      </w:ins>
      <w:r w:rsidR="00474AD0" w:rsidRPr="007E0310">
        <w:rPr>
          <w:rFonts w:ascii="Times New Roman" w:hAnsi="Times New Roman"/>
          <w:color w:val="242424"/>
          <w:sz w:val="24"/>
          <w:szCs w:val="24"/>
          <w:shd w:val="clear" w:color="auto" w:fill="FFFFFF"/>
        </w:rPr>
        <w:t xml:space="preserve">environmental and ecological factors </w:t>
      </w:r>
      <w:del w:id="46" w:author="Fu, Caihong" w:date="2023-12-14T09:47:00Z">
        <w:r w:rsidR="0032155B" w:rsidRPr="007E0310" w:rsidDel="00E52F7A">
          <w:rPr>
            <w:rFonts w:ascii="Times New Roman" w:hAnsi="Times New Roman"/>
            <w:color w:val="242424"/>
            <w:sz w:val="24"/>
            <w:szCs w:val="24"/>
            <w:shd w:val="clear" w:color="auto" w:fill="FFFFFF"/>
          </w:rPr>
          <w:delText xml:space="preserve">be </w:delText>
        </w:r>
      </w:del>
      <w:ins w:id="47" w:author="Fu, Caihong" w:date="2023-12-14T09:47:00Z">
        <w:r w:rsidR="00E52F7A">
          <w:rPr>
            <w:rFonts w:ascii="Times New Roman" w:hAnsi="Times New Roman"/>
            <w:color w:val="242424"/>
            <w:sz w:val="24"/>
            <w:szCs w:val="24"/>
            <w:shd w:val="clear" w:color="auto" w:fill="FFFFFF"/>
          </w:rPr>
          <w:t xml:space="preserve">being </w:t>
        </w:r>
      </w:ins>
      <w:del w:id="48" w:author="Fu, Caihong" w:date="2023-12-14T09:47:00Z">
        <w:r w:rsidR="000F67A0" w:rsidDel="00E52F7A">
          <w:rPr>
            <w:rFonts w:ascii="Times New Roman" w:hAnsi="Times New Roman"/>
            <w:color w:val="242424"/>
            <w:sz w:val="24"/>
            <w:szCs w:val="24"/>
            <w:shd w:val="clear" w:color="auto" w:fill="FFFFFF"/>
          </w:rPr>
          <w:delText xml:space="preserve">explored and </w:delText>
        </w:r>
      </w:del>
      <w:del w:id="49" w:author="Fu, Caihong" w:date="2023-12-14T10:07:00Z">
        <w:r w:rsidR="0032155B" w:rsidRPr="007E0310" w:rsidDel="00F54AAA">
          <w:rPr>
            <w:rFonts w:ascii="Times New Roman" w:hAnsi="Times New Roman"/>
            <w:color w:val="242424"/>
            <w:sz w:val="24"/>
            <w:szCs w:val="24"/>
            <w:shd w:val="clear" w:color="auto" w:fill="FFFFFF"/>
          </w:rPr>
          <w:delText>incorporated</w:delText>
        </w:r>
        <w:r w:rsidR="000F67A0" w:rsidDel="00F54AAA">
          <w:rPr>
            <w:rFonts w:ascii="Times New Roman" w:hAnsi="Times New Roman"/>
            <w:color w:val="242424"/>
            <w:sz w:val="24"/>
            <w:szCs w:val="24"/>
            <w:shd w:val="clear" w:color="auto" w:fill="FFFFFF"/>
          </w:rPr>
          <w:delText xml:space="preserve"> </w:delText>
        </w:r>
      </w:del>
      <w:del w:id="50" w:author="Fu, Caihong" w:date="2023-12-14T09:47:00Z">
        <w:r w:rsidR="000F67A0" w:rsidDel="00E52F7A">
          <w:rPr>
            <w:rFonts w:ascii="Times New Roman" w:hAnsi="Times New Roman"/>
            <w:color w:val="242424"/>
            <w:sz w:val="24"/>
            <w:szCs w:val="24"/>
            <w:shd w:val="clear" w:color="auto" w:fill="FFFFFF"/>
          </w:rPr>
          <w:delText>into forecast models for</w:delText>
        </w:r>
      </w:del>
      <w:ins w:id="51" w:author="Fu, Caihong" w:date="2023-12-14T09:47:00Z">
        <w:r w:rsidR="00E52F7A">
          <w:rPr>
            <w:rFonts w:ascii="Times New Roman" w:hAnsi="Times New Roman"/>
            <w:color w:val="242424"/>
            <w:sz w:val="24"/>
            <w:szCs w:val="24"/>
            <w:shd w:val="clear" w:color="auto" w:fill="FFFFFF"/>
          </w:rPr>
          <w:t>and</w:t>
        </w:r>
      </w:ins>
      <w:r w:rsidR="0032155B" w:rsidRPr="007E0310">
        <w:rPr>
          <w:rFonts w:ascii="Times New Roman" w:hAnsi="Times New Roman"/>
          <w:color w:val="242424"/>
          <w:sz w:val="24"/>
          <w:szCs w:val="24"/>
          <w:shd w:val="clear" w:color="auto" w:fill="FFFFFF"/>
        </w:rPr>
        <w:t xml:space="preserve"> </w:t>
      </w:r>
      <w:del w:id="52" w:author="Fu, Caihong" w:date="2023-12-14T09:47:00Z">
        <w:r w:rsidR="000F67A0" w:rsidRPr="007E0310" w:rsidDel="00E52F7A">
          <w:rPr>
            <w:rFonts w:ascii="Times New Roman" w:hAnsi="Times New Roman"/>
            <w:color w:val="242424"/>
            <w:sz w:val="24"/>
            <w:szCs w:val="24"/>
            <w:shd w:val="clear" w:color="auto" w:fill="FFFFFF"/>
          </w:rPr>
          <w:delText>assess</w:delText>
        </w:r>
        <w:r w:rsidR="000F67A0" w:rsidDel="00E52F7A">
          <w:rPr>
            <w:rFonts w:ascii="Times New Roman" w:hAnsi="Times New Roman"/>
            <w:color w:val="242424"/>
            <w:sz w:val="24"/>
            <w:szCs w:val="24"/>
            <w:shd w:val="clear" w:color="auto" w:fill="FFFFFF"/>
          </w:rPr>
          <w:delText>ing</w:delText>
        </w:r>
        <w:r w:rsidR="000F67A0" w:rsidRPr="007E0310" w:rsidDel="00E52F7A">
          <w:rPr>
            <w:rFonts w:ascii="Times New Roman" w:hAnsi="Times New Roman"/>
            <w:color w:val="242424"/>
            <w:sz w:val="24"/>
            <w:szCs w:val="24"/>
            <w:shd w:val="clear" w:color="auto" w:fill="FFFFFF"/>
          </w:rPr>
          <w:delText xml:space="preserve"> </w:delText>
        </w:r>
      </w:del>
      <w:ins w:id="53" w:author="Fu, Caihong" w:date="2023-12-14T09:47:00Z">
        <w:r w:rsidR="00E52F7A" w:rsidRPr="007E0310">
          <w:rPr>
            <w:rFonts w:ascii="Times New Roman" w:hAnsi="Times New Roman"/>
            <w:color w:val="242424"/>
            <w:sz w:val="24"/>
            <w:szCs w:val="24"/>
            <w:shd w:val="clear" w:color="auto" w:fill="FFFFFF"/>
          </w:rPr>
          <w:t>assess</w:t>
        </w:r>
        <w:r w:rsidR="00E52F7A">
          <w:rPr>
            <w:rFonts w:ascii="Times New Roman" w:hAnsi="Times New Roman"/>
            <w:color w:val="242424"/>
            <w:sz w:val="24"/>
            <w:szCs w:val="24"/>
            <w:shd w:val="clear" w:color="auto" w:fill="FFFFFF"/>
          </w:rPr>
          <w:t>ed</w:t>
        </w:r>
        <w:r w:rsidR="00E52F7A" w:rsidRPr="007E0310">
          <w:rPr>
            <w:rFonts w:ascii="Times New Roman" w:hAnsi="Times New Roman"/>
            <w:color w:val="242424"/>
            <w:sz w:val="24"/>
            <w:szCs w:val="24"/>
            <w:shd w:val="clear" w:color="auto" w:fill="FFFFFF"/>
          </w:rPr>
          <w:t xml:space="preserve"> </w:t>
        </w:r>
      </w:ins>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w:t>
      </w:r>
      <w:del w:id="54" w:author="Fu, Caihong" w:date="2023-12-14T10:09:00Z">
        <w:r w:rsidR="000F67A0" w:rsidDel="00F54AAA">
          <w:rPr>
            <w:rFonts w:ascii="Times New Roman" w:hAnsi="Times New Roman"/>
            <w:color w:val="242424"/>
            <w:sz w:val="24"/>
            <w:szCs w:val="24"/>
            <w:shd w:val="clear" w:color="auto" w:fill="FFFFFF"/>
          </w:rPr>
          <w:delText xml:space="preserve">the dynamics of </w:delText>
        </w:r>
      </w:del>
      <w:r w:rsidR="000F67A0" w:rsidRPr="008D35DA">
        <w:rPr>
          <w:rFonts w:ascii="Times New Roman" w:hAnsi="Times New Roman"/>
          <w:sz w:val="24"/>
          <w:szCs w:val="24"/>
        </w:rPr>
        <w:t xml:space="preserve">Fraser </w:t>
      </w:r>
      <w:r w:rsidR="00712A76">
        <w:rPr>
          <w:rFonts w:ascii="Times New Roman" w:hAnsi="Times New Roman"/>
          <w:sz w:val="24"/>
          <w:szCs w:val="24"/>
        </w:rPr>
        <w:t>sockeye</w:t>
      </w:r>
      <w:ins w:id="55" w:author="Fu, Caihong" w:date="2023-12-14T10:09:00Z">
        <w:r w:rsidR="00F54AAA" w:rsidRPr="00F54AAA">
          <w:rPr>
            <w:rFonts w:ascii="Times New Roman" w:hAnsi="Times New Roman"/>
            <w:color w:val="242424"/>
            <w:sz w:val="24"/>
            <w:szCs w:val="24"/>
            <w:shd w:val="clear" w:color="auto" w:fill="FFFFFF"/>
          </w:rPr>
          <w:t xml:space="preserve"> </w:t>
        </w:r>
        <w:r w:rsidR="00F54AAA">
          <w:rPr>
            <w:rFonts w:ascii="Times New Roman" w:hAnsi="Times New Roman"/>
            <w:color w:val="242424"/>
            <w:sz w:val="24"/>
            <w:szCs w:val="24"/>
            <w:shd w:val="clear" w:color="auto" w:fill="FFFFFF"/>
          </w:rPr>
          <w:t>dynamics</w:t>
        </w:r>
      </w:ins>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30"/>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lastRenderedPageBreak/>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04D43EC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56"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56"/>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terminal </w:t>
      </w:r>
      <w:r w:rsidRPr="008D35DA">
        <w:rPr>
          <w:rFonts w:ascii="Times New Roman" w:hAnsi="Times New Roman" w:cs="Times New Roman"/>
          <w:color w:val="242424"/>
          <w:sz w:val="24"/>
          <w:szCs w:val="24"/>
          <w:shd w:val="clear" w:color="auto" w:fill="FFFFFF"/>
        </w:rPr>
        <w:t>fisheries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57"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57"/>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 xml:space="preserve">by fisheries managers and the fishing industry, and feed to in-season assessment modeling (Haeseker et al. 2008; </w:t>
      </w:r>
      <w:proofErr w:type="spellStart"/>
      <w:r w:rsidR="00021BCA" w:rsidRPr="008D35DA">
        <w:rPr>
          <w:rFonts w:ascii="Times New Roman" w:hAnsi="Times New Roman" w:cs="Times New Roman"/>
          <w:color w:val="242424"/>
          <w:sz w:val="24"/>
          <w:szCs w:val="24"/>
          <w:shd w:val="clear" w:color="auto" w:fill="FFFFFF"/>
        </w:rPr>
        <w:t>Michielsens</w:t>
      </w:r>
      <w:proofErr w:type="spellEnd"/>
      <w:r w:rsidR="00021BCA" w:rsidRPr="008D35DA">
        <w:rPr>
          <w:rFonts w:ascii="Times New Roman" w:hAnsi="Times New Roman" w:cs="Times New Roman"/>
          <w:color w:val="242424"/>
          <w:sz w:val="24"/>
          <w:szCs w:val="24"/>
          <w:shd w:val="clear" w:color="auto" w:fill="FFFFFF"/>
        </w:rPr>
        <w:t xml:space="preserve">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del w:id="58" w:author="Zhaozhe Ruan" w:date="2023-11-28T17:37:00Z">
        <w:r w:rsidR="00ED3664" w:rsidDel="00B71683">
          <w:rPr>
            <w:rFonts w:ascii="Times New Roman" w:hAnsi="Times New Roman" w:cs="Times New Roman"/>
            <w:color w:val="242424"/>
            <w:sz w:val="24"/>
            <w:szCs w:val="24"/>
            <w:shd w:val="clear" w:color="auto" w:fill="FFFFFF"/>
          </w:rPr>
          <w:delText xml:space="preserve"> </w:delText>
        </w:r>
      </w:del>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xml:space="preserv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ins w:id="59" w:author="Zhaozhe Ruan" w:date="2023-11-28T17:39:00Z">
        <w:r w:rsidR="00B71683">
          <w:rPr>
            <w:rFonts w:ascii="Times New Roman" w:hAnsi="Times New Roman" w:cs="Times New Roman"/>
            <w:color w:val="242424"/>
            <w:sz w:val="24"/>
            <w:szCs w:val="24"/>
            <w:shd w:val="clear" w:color="auto" w:fill="FFFFFF"/>
          </w:rPr>
          <w:t xml:space="preserve">to be </w:t>
        </w:r>
      </w:ins>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w:t>
      </w:r>
      <w:proofErr w:type="spellStart"/>
      <w:r w:rsidRPr="008D35DA">
        <w:rPr>
          <w:rFonts w:ascii="Times New Roman" w:hAnsi="Times New Roman" w:cs="Times New Roman"/>
          <w:color w:val="242424"/>
          <w:sz w:val="24"/>
          <w:szCs w:val="24"/>
          <w:shd w:val="clear" w:color="auto" w:fill="FFFFFF"/>
        </w:rPr>
        <w:t>McKinnell</w:t>
      </w:r>
      <w:proofErr w:type="spellEnd"/>
      <w:r w:rsidRPr="008D35DA">
        <w:rPr>
          <w:rFonts w:ascii="Times New Roman" w:hAnsi="Times New Roman" w:cs="Times New Roman"/>
          <w:color w:val="242424"/>
          <w:sz w:val="24"/>
          <w:szCs w:val="24"/>
          <w:shd w:val="clear" w:color="auto" w:fill="FFFFFF"/>
        </w:rPr>
        <w:t xml:space="preserve"> 2008;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60" w:name="_Hlk143774998"/>
      <w:bookmarkStart w:id="61"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60"/>
      <w:r w:rsidR="00DE4111">
        <w:rPr>
          <w:rFonts w:ascii="Times New Roman" w:hAnsi="Times New Roman" w:cs="Times New Roman"/>
          <w:sz w:val="24"/>
          <w:szCs w:val="24"/>
        </w:rPr>
        <w:t xml:space="preserve"> </w:t>
      </w:r>
      <w:bookmarkEnd w:id="61"/>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measurement</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018D85E1"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62"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62"/>
      <w:r w:rsidR="00A47DC0" w:rsidRPr="00A47DC0">
        <w:rPr>
          <w:rFonts w:ascii="Times New Roman" w:hAnsi="Times New Roman" w:cs="Times New Roman"/>
          <w:sz w:val="24"/>
          <w:szCs w:val="24"/>
        </w:rPr>
        <w:t xml:space="preserve"> </w:t>
      </w:r>
      <w:ins w:id="63" w:author="Zhaozhe Ruan" w:date="2023-12-12T18:53:00Z">
        <w:r w:rsidR="008D4B2C" w:rsidRPr="008D4B2C">
          <w:rPr>
            <w:rFonts w:ascii="Times New Roman" w:hAnsi="Times New Roman" w:cs="Times New Roman"/>
            <w:sz w:val="24"/>
            <w:szCs w:val="24"/>
            <w:rPrChange w:id="64" w:author="Zhaozhe Ruan" w:date="2023-12-12T18:53:00Z">
              <w:rPr>
                <w:rFonts w:ascii="Arial" w:hAnsi="Arial" w:cs="Arial"/>
                <w:b/>
                <w:bCs/>
                <w:color w:val="222222"/>
                <w:shd w:val="clear" w:color="auto" w:fill="FFFFFF"/>
              </w:rPr>
            </w:rPrChange>
          </w:rPr>
          <w:t xml:space="preserve">Although 50% in spawning success is arbitrary and </w:t>
        </w:r>
        <w:del w:id="65" w:author="Fu, Caihong" w:date="2023-12-13T15:36:00Z">
          <w:r w:rsidR="008D4B2C" w:rsidRPr="008D4B2C" w:rsidDel="008F2416">
            <w:rPr>
              <w:rFonts w:ascii="Times New Roman" w:hAnsi="Times New Roman" w:cs="Times New Roman"/>
              <w:sz w:val="24"/>
              <w:szCs w:val="24"/>
              <w:rPrChange w:id="66" w:author="Zhaozhe Ruan" w:date="2023-12-12T18:53:00Z">
                <w:rPr>
                  <w:rFonts w:ascii="Arial" w:hAnsi="Arial" w:cs="Arial"/>
                  <w:b/>
                  <w:bCs/>
                  <w:color w:val="222222"/>
                  <w:shd w:val="clear" w:color="auto" w:fill="FFFFFF"/>
                </w:rPr>
              </w:rPrChange>
            </w:rPr>
            <w:delText xml:space="preserve">it </w:delText>
          </w:r>
        </w:del>
        <w:r w:rsidR="008D4B2C" w:rsidRPr="008D4B2C">
          <w:rPr>
            <w:rFonts w:ascii="Times New Roman" w:hAnsi="Times New Roman" w:cs="Times New Roman"/>
            <w:sz w:val="24"/>
            <w:szCs w:val="24"/>
            <w:rPrChange w:id="67" w:author="Zhaozhe Ruan" w:date="2023-12-12T18:53:00Z">
              <w:rPr>
                <w:rFonts w:ascii="Arial" w:hAnsi="Arial" w:cs="Arial"/>
                <w:b/>
                <w:bCs/>
                <w:color w:val="222222"/>
                <w:shd w:val="clear" w:color="auto" w:fill="FFFFFF"/>
              </w:rPr>
            </w:rPrChange>
          </w:rPr>
          <w:t xml:space="preserve">covers a wide range of partially spawned females, this category is reasonable </w:t>
        </w:r>
        <w:del w:id="68" w:author="Fu, Caihong" w:date="2023-12-13T15:36:00Z">
          <w:r w:rsidR="008D4B2C" w:rsidRPr="008D4B2C" w:rsidDel="008F2416">
            <w:rPr>
              <w:rFonts w:ascii="Times New Roman" w:hAnsi="Times New Roman" w:cs="Times New Roman"/>
              <w:sz w:val="24"/>
              <w:szCs w:val="24"/>
              <w:rPrChange w:id="69" w:author="Zhaozhe Ruan" w:date="2023-12-12T18:53:00Z">
                <w:rPr>
                  <w:rFonts w:ascii="Arial" w:hAnsi="Arial" w:cs="Arial"/>
                  <w:b/>
                  <w:bCs/>
                  <w:color w:val="222222"/>
                  <w:shd w:val="clear" w:color="auto" w:fill="FFFFFF"/>
                </w:rPr>
              </w:rPrChange>
            </w:rPr>
            <w:delText>to be used to</w:delText>
          </w:r>
        </w:del>
      </w:ins>
      <w:ins w:id="70" w:author="Fu, Caihong" w:date="2023-12-13T15:36:00Z">
        <w:r w:rsidR="008F2416">
          <w:rPr>
            <w:rFonts w:ascii="Times New Roman" w:hAnsi="Times New Roman" w:cs="Times New Roman"/>
            <w:sz w:val="24"/>
            <w:szCs w:val="24"/>
          </w:rPr>
          <w:t>for</w:t>
        </w:r>
      </w:ins>
      <w:ins w:id="71" w:author="Zhaozhe Ruan" w:date="2023-12-12T18:53:00Z">
        <w:r w:rsidR="008D4B2C" w:rsidRPr="008D4B2C">
          <w:rPr>
            <w:rFonts w:ascii="Times New Roman" w:hAnsi="Times New Roman" w:cs="Times New Roman"/>
            <w:sz w:val="24"/>
            <w:szCs w:val="24"/>
            <w:rPrChange w:id="72" w:author="Zhaozhe Ruan" w:date="2023-12-12T18:53:00Z">
              <w:rPr>
                <w:rFonts w:ascii="Arial" w:hAnsi="Arial" w:cs="Arial"/>
                <w:b/>
                <w:bCs/>
                <w:color w:val="222222"/>
                <w:shd w:val="clear" w:color="auto" w:fill="FFFFFF"/>
              </w:rPr>
            </w:rPrChange>
          </w:rPr>
          <w:t xml:space="preserve"> estimat</w:t>
        </w:r>
        <w:del w:id="73" w:author="Fu, Caihong" w:date="2023-12-13T15:36:00Z">
          <w:r w:rsidR="008D4B2C" w:rsidRPr="008D4B2C" w:rsidDel="008F2416">
            <w:rPr>
              <w:rFonts w:ascii="Times New Roman" w:hAnsi="Times New Roman" w:cs="Times New Roman"/>
              <w:sz w:val="24"/>
              <w:szCs w:val="24"/>
              <w:rPrChange w:id="74" w:author="Zhaozhe Ruan" w:date="2023-12-12T18:53:00Z">
                <w:rPr>
                  <w:rFonts w:ascii="Arial" w:hAnsi="Arial" w:cs="Arial"/>
                  <w:b/>
                  <w:bCs/>
                  <w:color w:val="222222"/>
                  <w:shd w:val="clear" w:color="auto" w:fill="FFFFFF"/>
                </w:rPr>
              </w:rPrChange>
            </w:rPr>
            <w:delText>e</w:delText>
          </w:r>
        </w:del>
      </w:ins>
      <w:ins w:id="75" w:author="Fu, Caihong" w:date="2023-12-13T15:36:00Z">
        <w:r w:rsidR="008F2416">
          <w:rPr>
            <w:rFonts w:ascii="Times New Roman" w:hAnsi="Times New Roman" w:cs="Times New Roman"/>
            <w:sz w:val="24"/>
            <w:szCs w:val="24"/>
          </w:rPr>
          <w:t>ing</w:t>
        </w:r>
      </w:ins>
      <w:ins w:id="76" w:author="Zhaozhe Ruan" w:date="2023-12-12T18:53:00Z">
        <w:r w:rsidR="008D4B2C" w:rsidRPr="008D4B2C">
          <w:rPr>
            <w:rFonts w:ascii="Times New Roman" w:hAnsi="Times New Roman" w:cs="Times New Roman"/>
            <w:sz w:val="24"/>
            <w:szCs w:val="24"/>
            <w:rPrChange w:id="77" w:author="Zhaozhe Ruan" w:date="2023-12-12T18:53:00Z">
              <w:rPr>
                <w:rFonts w:ascii="Arial" w:hAnsi="Arial" w:cs="Arial"/>
                <w:b/>
                <w:bCs/>
                <w:color w:val="222222"/>
                <w:shd w:val="clear" w:color="auto" w:fill="FFFFFF"/>
              </w:rPr>
            </w:rPrChange>
          </w:rPr>
          <w:t xml:space="preserve"> effective female spawners, as long as the partially spawned females are normally distributed and the samples are representative </w:t>
        </w:r>
        <w:del w:id="78" w:author="Fu, Caihong" w:date="2023-12-13T15:36:00Z">
          <w:r w:rsidR="008D4B2C" w:rsidRPr="008D4B2C" w:rsidDel="008F2416">
            <w:rPr>
              <w:rFonts w:ascii="Times New Roman" w:hAnsi="Times New Roman" w:cs="Times New Roman"/>
              <w:sz w:val="24"/>
              <w:szCs w:val="24"/>
              <w:rPrChange w:id="79" w:author="Zhaozhe Ruan" w:date="2023-12-12T18:53:00Z">
                <w:rPr>
                  <w:rFonts w:ascii="Arial" w:hAnsi="Arial" w:cs="Arial"/>
                  <w:b/>
                  <w:bCs/>
                  <w:color w:val="222222"/>
                  <w:shd w:val="clear" w:color="auto" w:fill="FFFFFF"/>
                </w:rPr>
              </w:rPrChange>
            </w:rPr>
            <w:delText>to</w:delText>
          </w:r>
        </w:del>
      </w:ins>
      <w:ins w:id="80" w:author="Fu, Caihong" w:date="2023-12-13T15:36:00Z">
        <w:r w:rsidR="008F2416">
          <w:rPr>
            <w:rFonts w:ascii="Times New Roman" w:hAnsi="Times New Roman" w:cs="Times New Roman"/>
            <w:sz w:val="24"/>
            <w:szCs w:val="24"/>
          </w:rPr>
          <w:t>of</w:t>
        </w:r>
      </w:ins>
      <w:ins w:id="81" w:author="Zhaozhe Ruan" w:date="2023-12-12T18:53:00Z">
        <w:r w:rsidR="008D4B2C" w:rsidRPr="008D4B2C">
          <w:rPr>
            <w:rFonts w:ascii="Times New Roman" w:hAnsi="Times New Roman" w:cs="Times New Roman"/>
            <w:sz w:val="24"/>
            <w:szCs w:val="24"/>
            <w:rPrChange w:id="82" w:author="Zhaozhe Ruan" w:date="2023-12-12T18:53:00Z">
              <w:rPr>
                <w:rFonts w:ascii="Arial" w:hAnsi="Arial" w:cs="Arial"/>
                <w:b/>
                <w:bCs/>
                <w:color w:val="222222"/>
                <w:shd w:val="clear" w:color="auto" w:fill="FFFFFF"/>
              </w:rPr>
            </w:rPrChange>
          </w:rPr>
          <w:t xml:space="preserve"> </w:t>
        </w:r>
        <w:del w:id="83" w:author="Fu, Caihong" w:date="2023-12-16T07:59:00Z">
          <w:r w:rsidR="008D4B2C" w:rsidRPr="008D4B2C" w:rsidDel="00C24194">
            <w:rPr>
              <w:rFonts w:ascii="Times New Roman" w:hAnsi="Times New Roman" w:cs="Times New Roman"/>
              <w:sz w:val="24"/>
              <w:szCs w:val="24"/>
              <w:rPrChange w:id="84" w:author="Zhaozhe Ruan" w:date="2023-12-12T18:53:00Z">
                <w:rPr>
                  <w:rFonts w:ascii="Arial" w:hAnsi="Arial" w:cs="Arial"/>
                  <w:b/>
                  <w:bCs/>
                  <w:color w:val="222222"/>
                  <w:shd w:val="clear" w:color="auto" w:fill="FFFFFF"/>
                </w:rPr>
              </w:rPrChange>
            </w:rPr>
            <w:delText>the</w:delText>
          </w:r>
        </w:del>
      </w:ins>
      <w:ins w:id="85" w:author="Fu, Caihong" w:date="2023-12-16T07:59:00Z">
        <w:r w:rsidR="00C24194">
          <w:rPr>
            <w:rFonts w:ascii="Times New Roman" w:hAnsi="Times New Roman" w:cs="Times New Roman"/>
            <w:sz w:val="24"/>
            <w:szCs w:val="24"/>
          </w:rPr>
          <w:t>all</w:t>
        </w:r>
      </w:ins>
      <w:ins w:id="86" w:author="Zhaozhe Ruan" w:date="2023-12-12T18:53:00Z">
        <w:r w:rsidR="008D4B2C" w:rsidRPr="008D4B2C">
          <w:rPr>
            <w:rFonts w:ascii="Times New Roman" w:hAnsi="Times New Roman" w:cs="Times New Roman"/>
            <w:sz w:val="24"/>
            <w:szCs w:val="24"/>
            <w:rPrChange w:id="87" w:author="Zhaozhe Ruan" w:date="2023-12-12T18:53:00Z">
              <w:rPr>
                <w:rFonts w:ascii="Arial" w:hAnsi="Arial" w:cs="Arial"/>
                <w:b/>
                <w:bCs/>
                <w:color w:val="222222"/>
                <w:shd w:val="clear" w:color="auto" w:fill="FFFFFF"/>
              </w:rPr>
            </w:rPrChange>
          </w:rPr>
          <w:t xml:space="preserve"> </w:t>
        </w:r>
        <w:del w:id="88" w:author="Fu, Caihong" w:date="2023-12-13T15:37:00Z">
          <w:r w:rsidR="008D4B2C" w:rsidRPr="008D4B2C" w:rsidDel="008F2416">
            <w:rPr>
              <w:rFonts w:ascii="Times New Roman" w:hAnsi="Times New Roman" w:cs="Times New Roman"/>
              <w:sz w:val="24"/>
              <w:szCs w:val="24"/>
              <w:rPrChange w:id="89" w:author="Zhaozhe Ruan" w:date="2023-12-12T18:53:00Z">
                <w:rPr>
                  <w:rFonts w:ascii="Arial" w:hAnsi="Arial" w:cs="Arial"/>
                  <w:b/>
                  <w:bCs/>
                  <w:color w:val="222222"/>
                  <w:shd w:val="clear" w:color="auto" w:fill="FFFFFF"/>
                </w:rPr>
              </w:rPrChange>
            </w:rPr>
            <w:delText xml:space="preserve">total </w:delText>
          </w:r>
        </w:del>
        <w:r w:rsidR="008D4B2C" w:rsidRPr="008D4B2C">
          <w:rPr>
            <w:rFonts w:ascii="Times New Roman" w:hAnsi="Times New Roman" w:cs="Times New Roman"/>
            <w:sz w:val="24"/>
            <w:szCs w:val="24"/>
            <w:rPrChange w:id="90" w:author="Zhaozhe Ruan" w:date="2023-12-12T18:53:00Z">
              <w:rPr>
                <w:rFonts w:ascii="Arial" w:hAnsi="Arial" w:cs="Arial"/>
                <w:b/>
                <w:bCs/>
                <w:color w:val="222222"/>
                <w:shd w:val="clear" w:color="auto" w:fill="FFFFFF"/>
              </w:rPr>
            </w:rPrChange>
          </w:rPr>
          <w:t xml:space="preserve">partially spawned females (i.e., 50% spawned fish represents half of </w:t>
        </w:r>
        <w:del w:id="91" w:author="Fu, Caihong" w:date="2023-12-16T08:00:00Z">
          <w:r w:rsidR="008D4B2C" w:rsidRPr="008D4B2C" w:rsidDel="00C24194">
            <w:rPr>
              <w:rFonts w:ascii="Times New Roman" w:hAnsi="Times New Roman" w:cs="Times New Roman"/>
              <w:sz w:val="24"/>
              <w:szCs w:val="24"/>
              <w:rPrChange w:id="92" w:author="Zhaozhe Ruan" w:date="2023-12-12T18:53:00Z">
                <w:rPr>
                  <w:rFonts w:ascii="Arial" w:hAnsi="Arial" w:cs="Arial"/>
                  <w:b/>
                  <w:bCs/>
                  <w:color w:val="222222"/>
                  <w:shd w:val="clear" w:color="auto" w:fill="FFFFFF"/>
                </w:rPr>
              </w:rPrChange>
            </w:rPr>
            <w:delText xml:space="preserve">a </w:delText>
          </w:r>
        </w:del>
        <w:r w:rsidR="008D4B2C" w:rsidRPr="008D4B2C">
          <w:rPr>
            <w:rFonts w:ascii="Times New Roman" w:hAnsi="Times New Roman" w:cs="Times New Roman"/>
            <w:sz w:val="24"/>
            <w:szCs w:val="24"/>
            <w:rPrChange w:id="93" w:author="Zhaozhe Ruan" w:date="2023-12-12T18:53:00Z">
              <w:rPr>
                <w:rFonts w:ascii="Arial" w:hAnsi="Arial" w:cs="Arial"/>
                <w:b/>
                <w:bCs/>
                <w:color w:val="222222"/>
                <w:shd w:val="clear" w:color="auto" w:fill="FFFFFF"/>
              </w:rPr>
            </w:rPrChange>
          </w:rPr>
          <w:t xml:space="preserve">fully spawned fish and half </w:t>
        </w:r>
        <w:del w:id="94" w:author="Fu, Caihong" w:date="2023-12-16T08:00:00Z">
          <w:r w:rsidR="008D4B2C" w:rsidRPr="008D4B2C" w:rsidDel="00C24194">
            <w:rPr>
              <w:rFonts w:ascii="Times New Roman" w:hAnsi="Times New Roman" w:cs="Times New Roman"/>
              <w:sz w:val="24"/>
              <w:szCs w:val="24"/>
              <w:rPrChange w:id="95" w:author="Zhaozhe Ruan" w:date="2023-12-12T18:53:00Z">
                <w:rPr>
                  <w:rFonts w:ascii="Arial" w:hAnsi="Arial" w:cs="Arial"/>
                  <w:b/>
                  <w:bCs/>
                  <w:color w:val="222222"/>
                  <w:shd w:val="clear" w:color="auto" w:fill="FFFFFF"/>
                </w:rPr>
              </w:rPrChange>
            </w:rPr>
            <w:delText xml:space="preserve">an </w:delText>
          </w:r>
        </w:del>
        <w:r w:rsidR="008D4B2C" w:rsidRPr="008D4B2C">
          <w:rPr>
            <w:rFonts w:ascii="Times New Roman" w:hAnsi="Times New Roman" w:cs="Times New Roman"/>
            <w:sz w:val="24"/>
            <w:szCs w:val="24"/>
            <w:rPrChange w:id="96" w:author="Zhaozhe Ruan" w:date="2023-12-12T18:53:00Z">
              <w:rPr>
                <w:rFonts w:ascii="Arial" w:hAnsi="Arial" w:cs="Arial"/>
                <w:b/>
                <w:bCs/>
                <w:color w:val="222222"/>
                <w:shd w:val="clear" w:color="auto" w:fill="FFFFFF"/>
              </w:rPr>
            </w:rPrChange>
          </w:rPr>
          <w:t xml:space="preserve">un-spawned fish, Lingard et al., 2013; Stuart LePage, per. Comm.). For example, if 7000 females are observed </w:t>
        </w:r>
      </w:ins>
      <w:ins w:id="97" w:author="Fu, Caihong" w:date="2023-12-13T15:38:00Z">
        <w:r w:rsidR="00CE4846">
          <w:rPr>
            <w:rFonts w:ascii="Times New Roman" w:hAnsi="Times New Roman" w:cs="Times New Roman"/>
            <w:sz w:val="24"/>
            <w:szCs w:val="24"/>
          </w:rPr>
          <w:t xml:space="preserve">to be </w:t>
        </w:r>
      </w:ins>
      <w:ins w:id="98" w:author="Zhaozhe Ruan" w:date="2023-12-12T18:53:00Z">
        <w:r w:rsidR="008D4B2C" w:rsidRPr="008D4B2C">
          <w:rPr>
            <w:rFonts w:ascii="Times New Roman" w:hAnsi="Times New Roman" w:cs="Times New Roman"/>
            <w:sz w:val="24"/>
            <w:szCs w:val="24"/>
            <w:rPrChange w:id="99" w:author="Zhaozhe Ruan" w:date="2023-12-12T18:53:00Z">
              <w:rPr>
                <w:rFonts w:ascii="Arial" w:hAnsi="Arial" w:cs="Arial"/>
                <w:b/>
                <w:bCs/>
                <w:color w:val="222222"/>
                <w:shd w:val="clear" w:color="auto" w:fill="FFFFFF"/>
              </w:rPr>
            </w:rPrChange>
          </w:rPr>
          <w:t xml:space="preserve">fully spawned, 1000 females are 50% spawned and 2000 are </w:t>
        </w:r>
        <w:del w:id="100" w:author="Fu, Caihong" w:date="2023-12-13T15:39:00Z">
          <w:r w:rsidR="008D4B2C" w:rsidRPr="008D4B2C" w:rsidDel="00CE4846">
            <w:rPr>
              <w:rFonts w:ascii="Times New Roman" w:hAnsi="Times New Roman" w:cs="Times New Roman"/>
              <w:sz w:val="24"/>
              <w:szCs w:val="24"/>
              <w:rPrChange w:id="101" w:author="Zhaozhe Ruan" w:date="2023-12-12T18:53:00Z">
                <w:rPr>
                  <w:rFonts w:ascii="Arial" w:hAnsi="Arial" w:cs="Arial"/>
                  <w:b/>
                  <w:bCs/>
                  <w:color w:val="222222"/>
                  <w:shd w:val="clear" w:color="auto" w:fill="FFFFFF"/>
                </w:rPr>
              </w:rPrChange>
            </w:rPr>
            <w:delText>died</w:delText>
          </w:r>
        </w:del>
      </w:ins>
      <w:ins w:id="102" w:author="Fu, Caihong" w:date="2023-12-13T15:39:00Z">
        <w:r w:rsidR="00CE4846">
          <w:rPr>
            <w:rFonts w:ascii="Times New Roman" w:hAnsi="Times New Roman" w:cs="Times New Roman"/>
            <w:sz w:val="24"/>
            <w:szCs w:val="24"/>
          </w:rPr>
          <w:t>dead</w:t>
        </w:r>
      </w:ins>
      <w:ins w:id="103" w:author="Zhaozhe Ruan" w:date="2023-12-12T18:53:00Z">
        <w:r w:rsidR="008D4B2C" w:rsidRPr="008D4B2C">
          <w:rPr>
            <w:rFonts w:ascii="Times New Roman" w:hAnsi="Times New Roman" w:cs="Times New Roman"/>
            <w:sz w:val="24"/>
            <w:szCs w:val="24"/>
            <w:rPrChange w:id="104" w:author="Zhaozhe Ruan" w:date="2023-12-12T18:53:00Z">
              <w:rPr>
                <w:rFonts w:ascii="Arial" w:hAnsi="Arial" w:cs="Arial"/>
                <w:b/>
                <w:bCs/>
                <w:color w:val="222222"/>
                <w:shd w:val="clear" w:color="auto" w:fill="FFFFFF"/>
              </w:rPr>
            </w:rPrChange>
          </w:rPr>
          <w:t xml:space="preserve"> un-spawned, the effective female spawners are 7500 (</w:t>
        </w:r>
      </w:ins>
      <m:oMath>
        <m:r>
          <w:ins w:id="105" w:author="Zhaozhe Ruan" w:date="2023-12-12T18:53:00Z">
            <m:rPr>
              <m:sty m:val="p"/>
            </m:rPr>
            <w:rPr>
              <w:rFonts w:ascii="Cambria Math" w:hAnsi="Cambria Math" w:cs="Times New Roman"/>
              <w:sz w:val="24"/>
              <w:szCs w:val="24"/>
              <w:rPrChange w:id="106" w:author="Zhaozhe Ruan" w:date="2023-12-12T18:53:00Z">
                <w:rPr>
                  <w:rFonts w:ascii="Cambria Math" w:hAnsi="Cambria Math" w:cs="Arial"/>
                  <w:color w:val="222222"/>
                  <w:shd w:val="clear" w:color="auto" w:fill="FFFFFF"/>
                </w:rPr>
              </w:rPrChange>
            </w:rPr>
            <m:t>7000+1000×50%</m:t>
          </w:ins>
        </m:r>
      </m:oMath>
      <w:ins w:id="107" w:author="Zhaozhe Ruan" w:date="2023-12-12T18:53:00Z">
        <w:r w:rsidR="008D4B2C" w:rsidRPr="008D4B2C">
          <w:rPr>
            <w:rFonts w:ascii="Times New Roman" w:hAnsi="Times New Roman" w:cs="Times New Roman"/>
            <w:sz w:val="24"/>
            <w:szCs w:val="24"/>
            <w:rPrChange w:id="108" w:author="Zhaozhe Ruan" w:date="2023-12-12T18:53:00Z">
              <w:rPr>
                <w:rFonts w:ascii="Arial" w:hAnsi="Arial" w:cs="Arial"/>
                <w:b/>
                <w:bCs/>
                <w:color w:val="222222"/>
                <w:shd w:val="clear" w:color="auto" w:fill="FFFFFF"/>
              </w:rPr>
            </w:rPrChange>
          </w:rPr>
          <w:t xml:space="preserve">), the </w:t>
        </w:r>
        <w:del w:id="109" w:author="Fu, Caihong" w:date="2023-12-16T08:02:00Z">
          <w:r w:rsidR="008D4B2C" w:rsidRPr="008D4B2C" w:rsidDel="00C24194">
            <w:rPr>
              <w:rFonts w:ascii="Times New Roman" w:hAnsi="Times New Roman" w:cs="Times New Roman"/>
              <w:sz w:val="24"/>
              <w:szCs w:val="24"/>
              <w:rPrChange w:id="110" w:author="Zhaozhe Ruan" w:date="2023-12-12T18:53:00Z">
                <w:rPr>
                  <w:rFonts w:ascii="Arial" w:hAnsi="Arial" w:cs="Arial"/>
                  <w:b/>
                  <w:bCs/>
                  <w:color w:val="222222"/>
                  <w:shd w:val="clear" w:color="auto" w:fill="FFFFFF"/>
                </w:rPr>
              </w:rPrChange>
            </w:rPr>
            <w:delText xml:space="preserve">percent </w:delText>
          </w:r>
        </w:del>
        <w:r w:rsidR="008D4B2C" w:rsidRPr="008D4B2C">
          <w:rPr>
            <w:rFonts w:ascii="Times New Roman" w:hAnsi="Times New Roman" w:cs="Times New Roman"/>
            <w:sz w:val="24"/>
            <w:szCs w:val="24"/>
            <w:rPrChange w:id="111" w:author="Zhaozhe Ruan" w:date="2023-12-12T18:53:00Z">
              <w:rPr>
                <w:rFonts w:ascii="Arial" w:hAnsi="Arial" w:cs="Arial"/>
                <w:b/>
                <w:bCs/>
                <w:color w:val="222222"/>
                <w:shd w:val="clear" w:color="auto" w:fill="FFFFFF"/>
              </w:rPr>
            </w:rPrChange>
          </w:rPr>
          <w:t xml:space="preserve">spawn </w:t>
        </w:r>
      </w:ins>
      <w:ins w:id="112" w:author="Fu, Caihong" w:date="2023-12-16T08:02:00Z">
        <w:r w:rsidR="00C24194" w:rsidRPr="0034254D">
          <w:rPr>
            <w:rFonts w:ascii="Times New Roman" w:hAnsi="Times New Roman" w:cs="Times New Roman"/>
            <w:sz w:val="24"/>
            <w:szCs w:val="24"/>
          </w:rPr>
          <w:t>percent</w:t>
        </w:r>
        <w:r w:rsidR="00C24194">
          <w:rPr>
            <w:rFonts w:ascii="Times New Roman" w:hAnsi="Times New Roman" w:cs="Times New Roman"/>
            <w:sz w:val="24"/>
            <w:szCs w:val="24"/>
          </w:rPr>
          <w:t>age</w:t>
        </w:r>
        <w:r w:rsidR="00C24194" w:rsidRPr="0034254D">
          <w:rPr>
            <w:rFonts w:ascii="Times New Roman" w:hAnsi="Times New Roman" w:cs="Times New Roman"/>
            <w:sz w:val="24"/>
            <w:szCs w:val="24"/>
          </w:rPr>
          <w:t xml:space="preserve"> </w:t>
        </w:r>
      </w:ins>
      <w:ins w:id="113" w:author="Zhaozhe Ruan" w:date="2023-12-12T18:53:00Z">
        <w:r w:rsidR="008D4B2C" w:rsidRPr="008D4B2C">
          <w:rPr>
            <w:rFonts w:ascii="Times New Roman" w:hAnsi="Times New Roman" w:cs="Times New Roman"/>
            <w:sz w:val="24"/>
            <w:szCs w:val="24"/>
            <w:rPrChange w:id="114" w:author="Zhaozhe Ruan" w:date="2023-12-12T18:53:00Z">
              <w:rPr>
                <w:rFonts w:ascii="Arial" w:hAnsi="Arial" w:cs="Arial"/>
                <w:b/>
                <w:bCs/>
                <w:color w:val="222222"/>
                <w:shd w:val="clear" w:color="auto" w:fill="FFFFFF"/>
              </w:rPr>
            </w:rPrChange>
          </w:rPr>
          <w:t>is 75% (</w:t>
        </w:r>
      </w:ins>
      <m:oMath>
        <m:f>
          <m:fPr>
            <m:ctrlPr>
              <w:ins w:id="115" w:author="Zhaozhe Ruan" w:date="2023-12-12T18:53:00Z">
                <w:rPr>
                  <w:rFonts w:ascii="Cambria Math" w:hAnsi="Cambria Math" w:cs="Times New Roman"/>
                  <w:sz w:val="24"/>
                  <w:szCs w:val="24"/>
                </w:rPr>
              </w:ins>
            </m:ctrlPr>
          </m:fPr>
          <m:num>
            <m:r>
              <w:ins w:id="116" w:author="Zhaozhe Ruan" w:date="2023-12-12T18:53:00Z">
                <m:rPr>
                  <m:sty m:val="p"/>
                </m:rPr>
                <w:rPr>
                  <w:rFonts w:ascii="Cambria Math" w:hAnsi="Cambria Math" w:cs="Times New Roman"/>
                  <w:sz w:val="24"/>
                  <w:szCs w:val="24"/>
                  <w:rPrChange w:id="117" w:author="Zhaozhe Ruan" w:date="2023-12-12T18:53:00Z">
                    <w:rPr>
                      <w:rFonts w:ascii="Cambria Math" w:hAnsi="Cambria Math" w:cs="Arial"/>
                      <w:color w:val="222222"/>
                      <w:shd w:val="clear" w:color="auto" w:fill="FFFFFF"/>
                    </w:rPr>
                  </w:rPrChange>
                </w:rPr>
                <m:t>7500</m:t>
              </w:ins>
            </m:r>
          </m:num>
          <m:den>
            <m:r>
              <w:ins w:id="118" w:author="Zhaozhe Ruan" w:date="2023-12-12T18:53:00Z">
                <m:rPr>
                  <m:sty m:val="p"/>
                </m:rPr>
                <w:rPr>
                  <w:rFonts w:ascii="Cambria Math" w:hAnsi="Cambria Math" w:cs="Times New Roman"/>
                  <w:sz w:val="24"/>
                  <w:szCs w:val="24"/>
                  <w:rPrChange w:id="119" w:author="Zhaozhe Ruan" w:date="2023-12-12T18:53:00Z">
                    <w:rPr>
                      <w:rFonts w:ascii="Cambria Math" w:hAnsi="Cambria Math" w:cs="Arial"/>
                      <w:color w:val="222222"/>
                      <w:shd w:val="clear" w:color="auto" w:fill="FFFFFF"/>
                    </w:rPr>
                  </w:rPrChange>
                </w:rPr>
                <m:t>7000+1000+2000</m:t>
              </w:ins>
            </m:r>
          </m:den>
        </m:f>
        <m:r>
          <w:ins w:id="120" w:author="Zhaozhe Ruan" w:date="2023-12-12T18:53:00Z">
            <m:rPr>
              <m:sty m:val="p"/>
            </m:rPr>
            <w:rPr>
              <w:rFonts w:ascii="Cambria Math" w:hAnsi="Cambria Math" w:cs="Times New Roman"/>
              <w:sz w:val="24"/>
              <w:szCs w:val="24"/>
              <w:rPrChange w:id="121" w:author="Zhaozhe Ruan" w:date="2023-12-12T18:53:00Z">
                <w:rPr>
                  <w:rFonts w:ascii="Cambria Math" w:hAnsi="Cambria Math" w:cs="Arial"/>
                  <w:color w:val="222222"/>
                  <w:shd w:val="clear" w:color="auto" w:fill="FFFFFF"/>
                </w:rPr>
              </w:rPrChange>
            </w:rPr>
            <m:t>)</m:t>
          </w:ins>
        </m:r>
      </m:oMath>
      <w:ins w:id="122" w:author="Zhaozhe Ruan" w:date="2023-12-12T18:53:00Z">
        <w:r w:rsidR="008D4B2C" w:rsidRPr="008D4B2C">
          <w:rPr>
            <w:rFonts w:ascii="Times New Roman" w:hAnsi="Times New Roman" w:cs="Times New Roman"/>
            <w:sz w:val="24"/>
            <w:szCs w:val="24"/>
            <w:rPrChange w:id="123" w:author="Zhaozhe Ruan" w:date="2023-12-12T18:53:00Z">
              <w:rPr>
                <w:rFonts w:ascii="Arial" w:hAnsi="Arial" w:cs="Arial"/>
                <w:b/>
                <w:bCs/>
                <w:color w:val="222222"/>
                <w:shd w:val="clear" w:color="auto" w:fill="FFFFFF"/>
              </w:rPr>
            </w:rPrChange>
          </w:rPr>
          <w:t>, and the pre-spawn mortality is 25% (</w:t>
        </w:r>
      </w:ins>
      <m:oMath>
        <m:r>
          <w:ins w:id="124" w:author="Fu, Caihong" w:date="2023-12-13T15:39:00Z">
            <w:rPr>
              <w:rFonts w:ascii="Cambria Math" w:hAnsi="Cambria Math" w:cs="Times New Roman"/>
              <w:sz w:val="24"/>
              <w:szCs w:val="24"/>
            </w:rPr>
            <m:t>=</m:t>
          </w:ins>
        </m:r>
        <m:r>
          <w:ins w:id="125" w:author="Zhaozhe Ruan" w:date="2023-12-12T18:53:00Z">
            <m:rPr>
              <m:sty m:val="p"/>
            </m:rPr>
            <w:rPr>
              <w:rFonts w:ascii="Cambria Math" w:hAnsi="Cambria Math" w:cs="Times New Roman"/>
              <w:sz w:val="24"/>
              <w:szCs w:val="24"/>
              <w:rPrChange w:id="126" w:author="Zhaozhe Ruan" w:date="2023-12-12T18:53:00Z">
                <w:rPr>
                  <w:rFonts w:ascii="Cambria Math" w:hAnsi="Cambria Math" w:cs="Arial"/>
                  <w:color w:val="222222"/>
                  <w:shd w:val="clear" w:color="auto" w:fill="FFFFFF"/>
                </w:rPr>
              </w:rPrChange>
            </w:rPr>
            <m:t>1-75%</m:t>
          </w:ins>
        </m:r>
      </m:oMath>
      <w:ins w:id="127" w:author="Zhaozhe Ruan" w:date="2023-12-12T18:53:00Z">
        <w:r w:rsidR="008D4B2C" w:rsidRPr="008D4B2C">
          <w:rPr>
            <w:rFonts w:ascii="Times New Roman" w:hAnsi="Times New Roman" w:cs="Times New Roman"/>
            <w:sz w:val="24"/>
            <w:szCs w:val="24"/>
            <w:rPrChange w:id="128" w:author="Zhaozhe Ruan" w:date="2023-12-12T18:53:00Z">
              <w:rPr>
                <w:rFonts w:ascii="Arial" w:hAnsi="Arial" w:cs="Arial"/>
                <w:b/>
                <w:bCs/>
                <w:color w:val="222222"/>
                <w:shd w:val="clear" w:color="auto" w:fill="FFFFFF"/>
              </w:rPr>
            </w:rPrChange>
          </w:rPr>
          <w:t>)</w:t>
        </w:r>
      </w:ins>
      <w:ins w:id="129" w:author="Zhaozhe Ruan" w:date="2023-12-07T19:37:00Z">
        <w:r w:rsidR="00D04FE6">
          <w:rPr>
            <w:rFonts w:ascii="Times New Roman" w:hAnsi="Times New Roman" w:cs="Times New Roman"/>
            <w:sz w:val="24"/>
            <w:szCs w:val="24"/>
          </w:rPr>
          <w:t>.</w:t>
        </w:r>
      </w:ins>
      <w:ins w:id="130" w:author="Zhaozhe Ruan" w:date="2023-12-07T19:30:00Z">
        <w:r w:rsidR="00D226F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131"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 xml:space="preserve">year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131"/>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0">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140CD9CF"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w:t>
      </w:r>
      <w:proofErr w:type="spellStart"/>
      <w:r w:rsidR="0094750A" w:rsidRPr="008D35DA">
        <w:rPr>
          <w:rFonts w:ascii="Times New Roman" w:hAnsi="Times New Roman" w:cs="Times New Roman"/>
          <w:color w:val="242424"/>
          <w:sz w:val="24"/>
          <w:szCs w:val="24"/>
          <w:shd w:val="clear" w:color="auto" w:fill="FFFFFF"/>
        </w:rPr>
        <w:t>Ruggerone</w:t>
      </w:r>
      <w:proofErr w:type="spellEnd"/>
      <w:r w:rsidR="0094750A" w:rsidRPr="008D35DA">
        <w:rPr>
          <w:rFonts w:ascii="Times New Roman" w:hAnsi="Times New Roman" w:cs="Times New Roman"/>
          <w:color w:val="242424"/>
          <w:sz w:val="24"/>
          <w:szCs w:val="24"/>
          <w:shd w:val="clear" w:color="auto" w:fill="FFFFFF"/>
        </w:rPr>
        <w:t xml:space="preserv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from 1950 – 2020 (brood year 1948 – 2018)</w:t>
      </w:r>
      <w:r w:rsidR="00050656">
        <w:rPr>
          <w:rFonts w:ascii="Times New Roman" w:hAnsi="Times New Roman" w:cs="Times New Roman"/>
          <w:sz w:val="24"/>
          <w:szCs w:val="24"/>
        </w:rPr>
        <w:t xml:space="preserve"> as covariates as ocean entry year is believed to be the most important time for sockeye marine survival</w:t>
      </w:r>
      <w:r w:rsidR="00DC1BD3" w:rsidRPr="008D35DA">
        <w:rPr>
          <w:rFonts w:ascii="Times New Roman" w:hAnsi="Times New Roman" w:cs="Times New Roman"/>
          <w:sz w:val="24"/>
          <w:szCs w:val="24"/>
        </w:rPr>
        <w:t xml:space="preserve">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and Irvine 2018;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55F920C4"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413CA6E9"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ins w:id="132" w:author="Zhaozhe Ruan" w:date="2023-12-12T19:37:00Z">
        <w:r w:rsidR="00AC1B12">
          <w:rPr>
            <w:rFonts w:ascii="Times New Roman" w:hAnsi="Times New Roman" w:cs="Times New Roman"/>
            <w:sz w:val="24"/>
            <w:szCs w:val="24"/>
          </w:rPr>
          <w:t xml:space="preserve">mean raw error (MRE), </w:t>
        </w:r>
      </w:ins>
      <w:r w:rsidR="00884305" w:rsidRPr="008D35DA">
        <w:rPr>
          <w:rFonts w:ascii="Times New Roman" w:hAnsi="Times New Roman" w:cs="Times New Roman"/>
          <w:sz w:val="24"/>
          <w:szCs w:val="24"/>
        </w:rPr>
        <w:t>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ins w:id="133" w:author="Zhaozhe Ruan" w:date="2023-12-12T19:38:00Z">
        <w:r w:rsidR="00AC1B12" w:rsidRPr="008D35DA">
          <w:rPr>
            <w:rFonts w:ascii="Times New Roman" w:hAnsi="Times New Roman" w:cs="Times New Roman"/>
            <w:sz w:val="24"/>
            <w:szCs w:val="24"/>
          </w:rPr>
          <w:t>mean p</w:t>
        </w:r>
      </w:ins>
      <w:ins w:id="134" w:author="Zhaozhe Ruan" w:date="2023-12-12T19:40:00Z">
        <w:r w:rsidR="00AC1B12">
          <w:rPr>
            <w:rFonts w:ascii="Times New Roman" w:hAnsi="Times New Roman" w:cs="Times New Roman"/>
            <w:sz w:val="24"/>
            <w:szCs w:val="24"/>
          </w:rPr>
          <w:t>ercent</w:t>
        </w:r>
      </w:ins>
      <w:ins w:id="135" w:author="Zhaozhe Ruan" w:date="2023-12-12T19:38:00Z">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ins>
      <w:ins w:id="136" w:author="Fu, Caihong" w:date="2023-12-13T09:21:00Z">
        <w:r w:rsidR="005E4FFD">
          <w:rPr>
            <w:rFonts w:ascii="Times New Roman" w:hAnsi="Times New Roman" w:cs="Times New Roman"/>
            <w:sz w:val="24"/>
            <w:szCs w:val="24"/>
          </w:rPr>
          <w:t>,</w:t>
        </w:r>
      </w:ins>
      <w:ins w:id="137" w:author="Zhaozhe Ruan" w:date="2023-12-12T19:38:00Z">
        <w:r w:rsidR="00AC1B12">
          <w:rPr>
            <w:rFonts w:ascii="Times New Roman" w:hAnsi="Times New Roman" w:cs="Times New Roman"/>
            <w:sz w:val="24"/>
            <w:szCs w:val="24"/>
          </w:rPr>
          <w:t xml:space="preserve"> and </w:t>
        </w:r>
      </w:ins>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ins w:id="138" w:author="Zhaozhe Ruan" w:date="2023-12-12T19:39:00Z">
        <w:r w:rsidR="00AC1B12">
          <w:rPr>
            <w:rFonts w:ascii="Times New Roman" w:hAnsi="Times New Roman" w:cs="Times New Roman"/>
            <w:sz w:val="24"/>
            <w:szCs w:val="24"/>
          </w:rPr>
          <w:t>. These four metrics were used in previous studies</w:t>
        </w:r>
      </w:ins>
      <w:ins w:id="139" w:author="Zhaozhe Ruan" w:date="2023-12-12T19:42:00Z">
        <w:r w:rsidR="00AC1B12">
          <w:rPr>
            <w:rFonts w:ascii="Times New Roman" w:hAnsi="Times New Roman" w:cs="Times New Roman"/>
            <w:sz w:val="24"/>
            <w:szCs w:val="24"/>
          </w:rPr>
          <w:t xml:space="preserve"> for Fraser sockeye forecast evaluations</w:t>
        </w:r>
      </w:ins>
      <w:ins w:id="140" w:author="Zhaozhe Ruan" w:date="2023-12-12T19:39:00Z">
        <w:r w:rsidR="00AC1B12">
          <w:rPr>
            <w:rFonts w:ascii="Times New Roman" w:hAnsi="Times New Roman" w:cs="Times New Roman"/>
            <w:sz w:val="24"/>
            <w:szCs w:val="24"/>
          </w:rPr>
          <w:t xml:space="preserve"> </w:t>
        </w:r>
        <w:bookmarkStart w:id="141" w:name="_Hlk153352971"/>
        <w:r w:rsidR="00AC1B12">
          <w:rPr>
            <w:rFonts w:ascii="Times New Roman" w:hAnsi="Times New Roman" w:cs="Times New Roman"/>
            <w:sz w:val="24"/>
            <w:szCs w:val="24"/>
          </w:rPr>
          <w:t>(Haeseker et al., 200</w:t>
        </w:r>
      </w:ins>
      <w:ins w:id="142" w:author="Zhaozhe Ruan" w:date="2023-12-12T19:41:00Z">
        <w:r w:rsidR="00AC1B12">
          <w:rPr>
            <w:rFonts w:ascii="Times New Roman" w:hAnsi="Times New Roman" w:cs="Times New Roman"/>
            <w:sz w:val="24"/>
            <w:szCs w:val="24"/>
          </w:rPr>
          <w:t xml:space="preserve">8; </w:t>
        </w:r>
      </w:ins>
      <w:ins w:id="143" w:author="Zhaozhe Ruan" w:date="2023-12-12T19:42:00Z">
        <w:r w:rsidR="00AC1B12">
          <w:rPr>
            <w:rFonts w:ascii="Times New Roman" w:hAnsi="Times New Roman" w:cs="Times New Roman"/>
            <w:sz w:val="24"/>
            <w:szCs w:val="24"/>
          </w:rPr>
          <w:t>Grant et al., 2010</w:t>
        </w:r>
      </w:ins>
      <w:ins w:id="144" w:author="Zhaozhe Ruan" w:date="2023-12-12T19:41:00Z">
        <w:r w:rsidR="00AC1B12">
          <w:rPr>
            <w:rFonts w:ascii="Times New Roman" w:hAnsi="Times New Roman" w:cs="Times New Roman"/>
            <w:sz w:val="24"/>
            <w:szCs w:val="24"/>
          </w:rPr>
          <w:t>)</w:t>
        </w:r>
      </w:ins>
      <w:ins w:id="145" w:author="Zhaozhe Ruan" w:date="2023-12-12T19:42:00Z">
        <w:r w:rsidR="00AC1B12">
          <w:rPr>
            <w:rFonts w:ascii="Times New Roman" w:hAnsi="Times New Roman" w:cs="Times New Roman"/>
            <w:sz w:val="24"/>
            <w:szCs w:val="24"/>
          </w:rPr>
          <w:t>.</w:t>
        </w:r>
      </w:ins>
      <w:del w:id="146" w:author="Zhaozhe Ruan" w:date="2023-12-12T19:38:00Z">
        <w:r w:rsidR="00CB1EF0" w:rsidRPr="008D35DA" w:rsidDel="00AC1B12">
          <w:rPr>
            <w:rFonts w:ascii="Times New Roman" w:hAnsi="Times New Roman" w:cs="Times New Roman"/>
            <w:sz w:val="24"/>
            <w:szCs w:val="24"/>
          </w:rPr>
          <w:delText>,</w:delText>
        </w:r>
      </w:del>
      <w:r w:rsidR="009333BA" w:rsidRPr="008D35DA">
        <w:rPr>
          <w:rFonts w:ascii="Times New Roman" w:hAnsi="Times New Roman" w:cs="Times New Roman"/>
          <w:sz w:val="24"/>
          <w:szCs w:val="24"/>
        </w:rPr>
        <w:t xml:space="preserve"> </w:t>
      </w:r>
      <w:bookmarkEnd w:id="141"/>
      <w:ins w:id="147" w:author="Zhaozhe Ruan" w:date="2023-12-12T19:44:00Z">
        <w:r w:rsidR="00AC1B12">
          <w:rPr>
            <w:rFonts w:ascii="Times New Roman" w:hAnsi="Times New Roman" w:cs="Times New Roman"/>
            <w:sz w:val="24"/>
            <w:szCs w:val="24"/>
          </w:rPr>
          <w:t xml:space="preserve">MRE is the sum of raw errors </w:t>
        </w:r>
      </w:ins>
      <w:ins w:id="148" w:author="Zhaozhe Ruan" w:date="2023-12-12T19:45:00Z">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ins>
      <w:ins w:id="149" w:author="Zhaozhe Ruan" w:date="2023-12-12T19:46:00Z">
        <w:r w:rsidR="00AC1B12">
          <w:rPr>
            <w:rFonts w:ascii="Times New Roman" w:hAnsi="Times New Roman" w:cs="Times New Roman"/>
            <w:sz w:val="24"/>
            <w:szCs w:val="24"/>
          </w:rPr>
          <w:t xml:space="preserve"> </w:t>
        </w:r>
      </w:ins>
      <w:ins w:id="150" w:author="Zhaozhe Ruan" w:date="2023-12-12T19:49:00Z">
        <w:r w:rsidR="003F3309">
          <w:rPr>
            <w:rFonts w:ascii="Times New Roman" w:hAnsi="Times New Roman" w:cs="Times New Roman"/>
            <w:sz w:val="24"/>
            <w:szCs w:val="24"/>
          </w:rPr>
          <w:t>divided by th</w:t>
        </w:r>
      </w:ins>
      <w:ins w:id="151" w:author="Zhaozhe Ruan" w:date="2023-12-12T19:50:00Z">
        <w:r w:rsidR="003F3309">
          <w:rPr>
            <w:rFonts w:ascii="Times New Roman" w:hAnsi="Times New Roman" w:cs="Times New Roman"/>
            <w:sz w:val="24"/>
            <w:szCs w:val="24"/>
          </w:rPr>
          <w:t>e</w:t>
        </w:r>
      </w:ins>
      <w:ins w:id="152" w:author="Zhaozhe Ruan" w:date="2023-12-12T19:47:00Z">
        <w:r w:rsidR="00AC1B12">
          <w:rPr>
            <w:rFonts w:ascii="Times New Roman" w:hAnsi="Times New Roman" w:cs="Times New Roman"/>
            <w:sz w:val="24"/>
            <w:szCs w:val="24"/>
          </w:rPr>
          <w:t xml:space="preserve"> time</w:t>
        </w:r>
      </w:ins>
      <w:ins w:id="153" w:author="Zhaozhe Ruan" w:date="2023-12-12T19:50:00Z">
        <w:r w:rsidR="003F3309">
          <w:rPr>
            <w:rFonts w:ascii="Times New Roman" w:hAnsi="Times New Roman" w:cs="Times New Roman"/>
            <w:sz w:val="24"/>
            <w:szCs w:val="24"/>
          </w:rPr>
          <w:t xml:space="preserve"> length</w:t>
        </w:r>
      </w:ins>
      <w:ins w:id="154" w:author="Zhaozhe Ruan" w:date="2023-12-12T19:47:00Z">
        <w:r w:rsidR="00AC1B12">
          <w:rPr>
            <w:rFonts w:ascii="Times New Roman" w:hAnsi="Times New Roman" w:cs="Times New Roman"/>
            <w:sz w:val="24"/>
            <w:szCs w:val="24"/>
          </w:rPr>
          <w:t xml:space="preserve"> </w:t>
        </w:r>
        <w:r w:rsidR="00AC1B12" w:rsidRPr="005E4FFD">
          <w:rPr>
            <w:rFonts w:ascii="Times New Roman" w:hAnsi="Times New Roman" w:cs="Times New Roman"/>
            <w:i/>
            <w:iCs/>
            <w:sz w:val="24"/>
            <w:szCs w:val="24"/>
            <w:rPrChange w:id="155" w:author="Fu, Caihong" w:date="2023-12-13T09:22:00Z">
              <w:rPr>
                <w:rFonts w:ascii="Times New Roman" w:hAnsi="Times New Roman" w:cs="Times New Roman"/>
                <w:sz w:val="24"/>
                <w:szCs w:val="24"/>
              </w:rPr>
            </w:rPrChange>
          </w:rPr>
          <w:t>T</w:t>
        </w:r>
      </w:ins>
      <w:ins w:id="156" w:author="Zhaozhe Ruan" w:date="2023-12-12T19:45:00Z">
        <w:r w:rsidR="00AC1B12">
          <w:rPr>
            <w:rFonts w:ascii="Times New Roman" w:hAnsi="Times New Roman" w:cs="Times New Roman"/>
            <w:sz w:val="24"/>
            <w:szCs w:val="24"/>
          </w:rPr>
          <w:t xml:space="preserve">: </w:t>
        </w:r>
      </w:ins>
      <m:oMath>
        <m:r>
          <w:ins w:id="157" w:author="Zhaozhe Ruan" w:date="2023-12-12T19:45:00Z">
            <w:rPr>
              <w:rFonts w:ascii="Cambria Math" w:hAnsi="Cambria Math" w:cs="Times New Roman"/>
              <w:sz w:val="24"/>
              <w:szCs w:val="24"/>
            </w:rPr>
            <m:t>MRE=</m:t>
          </w:ins>
        </m:r>
        <m:f>
          <m:fPr>
            <m:ctrlPr>
              <w:ins w:id="158" w:author="Zhaozhe Ruan" w:date="2023-12-12T19:48:00Z">
                <w:rPr>
                  <w:rFonts w:ascii="Cambria Math" w:hAnsi="Cambria Math" w:cs="Times New Roman"/>
                  <w:i/>
                  <w:sz w:val="24"/>
                  <w:szCs w:val="24"/>
                </w:rPr>
              </w:ins>
            </m:ctrlPr>
          </m:fPr>
          <m:num>
            <m:nary>
              <m:naryPr>
                <m:chr m:val="∑"/>
                <m:limLoc m:val="subSup"/>
                <m:ctrlPr>
                  <w:ins w:id="159" w:author="Zhaozhe Ruan" w:date="2023-12-12T19:48:00Z">
                    <w:rPr>
                      <w:rFonts w:ascii="Cambria Math" w:hAnsi="Cambria Math" w:cs="Times New Roman"/>
                      <w:i/>
                      <w:sz w:val="24"/>
                      <w:szCs w:val="24"/>
                    </w:rPr>
                  </w:ins>
                </m:ctrlPr>
              </m:naryPr>
              <m:sub>
                <m:r>
                  <w:ins w:id="160" w:author="Zhaozhe Ruan" w:date="2023-12-12T19:48:00Z">
                    <w:rPr>
                      <w:rFonts w:ascii="Cambria Math" w:hAnsi="Cambria Math" w:cs="Times New Roman"/>
                      <w:sz w:val="24"/>
                      <w:szCs w:val="24"/>
                    </w:rPr>
                    <m:t>i=1</m:t>
                  </w:ins>
                </m:r>
              </m:sub>
              <m:sup>
                <m:r>
                  <w:ins w:id="161" w:author="Zhaozhe Ruan" w:date="2023-12-12T19:48:00Z">
                    <w:rPr>
                      <w:rFonts w:ascii="Cambria Math" w:hAnsi="Cambria Math" w:cs="Times New Roman"/>
                      <w:sz w:val="24"/>
                      <w:szCs w:val="24"/>
                    </w:rPr>
                    <m:t>T</m:t>
                  </w:ins>
                </m:r>
              </m:sup>
              <m:e>
                <m:r>
                  <w:ins w:id="162" w:author="Zhaozhe Ruan" w:date="2023-12-12T19:48:00Z">
                    <w:rPr>
                      <w:rFonts w:ascii="Cambria Math" w:hAnsi="Cambria Math" w:cs="Times New Roman"/>
                      <w:sz w:val="24"/>
                      <w:szCs w:val="24"/>
                    </w:rPr>
                    <m:t>(</m:t>
                  </w:ins>
                </m:r>
                <m:sSub>
                  <m:sSubPr>
                    <m:ctrlPr>
                      <w:ins w:id="163" w:author="Zhaozhe Ruan" w:date="2023-12-12T19:48:00Z">
                        <w:rPr>
                          <w:rFonts w:ascii="Cambria Math" w:hAnsi="Cambria Math" w:cs="Times New Roman"/>
                          <w:i/>
                          <w:sz w:val="24"/>
                          <w:szCs w:val="24"/>
                        </w:rPr>
                      </w:ins>
                    </m:ctrlPr>
                  </m:sSubPr>
                  <m:e>
                    <m:r>
                      <w:ins w:id="164" w:author="Zhaozhe Ruan" w:date="2023-12-12T19:48:00Z">
                        <w:rPr>
                          <w:rFonts w:ascii="Cambria Math" w:hAnsi="Cambria Math" w:cs="Times New Roman"/>
                          <w:sz w:val="24"/>
                          <w:szCs w:val="24"/>
                        </w:rPr>
                        <m:t>y</m:t>
                      </w:ins>
                    </m:r>
                  </m:e>
                  <m:sub>
                    <m:r>
                      <w:ins w:id="165" w:author="Zhaozhe Ruan" w:date="2023-12-12T19:48:00Z">
                        <w:rPr>
                          <w:rFonts w:ascii="Cambria Math" w:hAnsi="Cambria Math" w:cs="Times New Roman"/>
                          <w:sz w:val="24"/>
                          <w:szCs w:val="24"/>
                        </w:rPr>
                        <m:t>i</m:t>
                      </w:ins>
                    </m:r>
                  </m:sub>
                </m:sSub>
                <m:r>
                  <w:ins w:id="166" w:author="Zhaozhe Ruan" w:date="2023-12-12T19:48:00Z">
                    <w:rPr>
                      <w:rFonts w:ascii="Cambria Math" w:hAnsi="Cambria Math" w:cs="Times New Roman"/>
                      <w:sz w:val="24"/>
                      <w:szCs w:val="24"/>
                    </w:rPr>
                    <m:t>-</m:t>
                  </w:ins>
                </m:r>
                <m:sSub>
                  <m:sSubPr>
                    <m:ctrlPr>
                      <w:ins w:id="167" w:author="Zhaozhe Ruan" w:date="2023-12-12T19:48:00Z">
                        <w:rPr>
                          <w:rFonts w:ascii="Cambria Math" w:hAnsi="Cambria Math" w:cs="Times New Roman"/>
                          <w:i/>
                          <w:sz w:val="24"/>
                          <w:szCs w:val="24"/>
                        </w:rPr>
                      </w:ins>
                    </m:ctrlPr>
                  </m:sSubPr>
                  <m:e>
                    <m:r>
                      <w:ins w:id="168" w:author="Zhaozhe Ruan" w:date="2023-12-12T19:48:00Z">
                        <w:rPr>
                          <w:rFonts w:ascii="Cambria Math" w:hAnsi="Cambria Math" w:cs="Times New Roman"/>
                          <w:sz w:val="24"/>
                          <w:szCs w:val="24"/>
                        </w:rPr>
                        <m:t>x</m:t>
                      </w:ins>
                    </m:r>
                  </m:e>
                  <m:sub>
                    <m:r>
                      <w:ins w:id="169" w:author="Zhaozhe Ruan" w:date="2023-12-12T19:48:00Z">
                        <w:rPr>
                          <w:rFonts w:ascii="Cambria Math" w:hAnsi="Cambria Math" w:cs="Times New Roman"/>
                          <w:sz w:val="24"/>
                          <w:szCs w:val="24"/>
                        </w:rPr>
                        <m:t>i</m:t>
                      </w:ins>
                    </m:r>
                  </m:sub>
                </m:sSub>
                <m:r>
                  <w:ins w:id="170" w:author="Zhaozhe Ruan" w:date="2023-12-12T19:48:00Z">
                    <w:rPr>
                      <w:rFonts w:ascii="Cambria Math" w:hAnsi="Cambria Math" w:cs="Times New Roman"/>
                      <w:sz w:val="24"/>
                      <w:szCs w:val="24"/>
                    </w:rPr>
                    <m:t>)</m:t>
                  </w:ins>
                </m:r>
              </m:e>
            </m:nary>
          </m:num>
          <m:den>
            <m:r>
              <w:ins w:id="171" w:author="Zhaozhe Ruan" w:date="2023-12-12T19:48:00Z">
                <w:rPr>
                  <w:rFonts w:ascii="Cambria Math" w:hAnsi="Cambria Math" w:cs="Times New Roman"/>
                  <w:sz w:val="24"/>
                  <w:szCs w:val="24"/>
                </w:rPr>
                <m:t>T</m:t>
              </w:ins>
            </m:r>
          </m:den>
        </m:f>
      </m:oMath>
      <w:ins w:id="172" w:author="Zhaozhe Ruan" w:date="2023-12-12T19:45:00Z">
        <w:r w:rsidR="00AC1B12">
          <w:rPr>
            <w:rFonts w:ascii="Times New Roman" w:hAnsi="Times New Roman" w:cs="Times New Roman"/>
            <w:sz w:val="24"/>
            <w:szCs w:val="24"/>
          </w:rPr>
          <w:t xml:space="preserve">. </w:t>
        </w:r>
      </w:ins>
      <w:del w:id="173" w:author="Zhaozhe Ruan" w:date="2023-12-12T19:38:00Z">
        <w:r w:rsidR="00511D98" w:rsidRPr="008D35DA" w:rsidDel="00AC1B12">
          <w:rPr>
            <w:rFonts w:ascii="Times New Roman" w:hAnsi="Times New Roman" w:cs="Times New Roman"/>
            <w:sz w:val="24"/>
            <w:szCs w:val="24"/>
          </w:rPr>
          <w:delText xml:space="preserve">mean </w:delText>
        </w:r>
        <w:r w:rsidR="00892214" w:rsidDel="00AC1B12">
          <w:rPr>
            <w:rFonts w:ascii="Times New Roman" w:hAnsi="Times New Roman" w:cs="Times New Roman"/>
            <w:sz w:val="24"/>
            <w:szCs w:val="24"/>
          </w:rPr>
          <w:delText xml:space="preserve">absolute </w:delText>
        </w:r>
        <w:r w:rsidR="00511D98" w:rsidRPr="008D35DA" w:rsidDel="00AC1B12">
          <w:rPr>
            <w:rFonts w:ascii="Times New Roman" w:hAnsi="Times New Roman" w:cs="Times New Roman"/>
            <w:sz w:val="24"/>
            <w:szCs w:val="24"/>
          </w:rPr>
          <w:delText>r</w:delText>
        </w:r>
        <w:r w:rsidR="00315F6B" w:rsidDel="00AC1B12">
          <w:rPr>
            <w:rFonts w:ascii="Times New Roman" w:hAnsi="Times New Roman" w:cs="Times New Roman"/>
            <w:sz w:val="24"/>
            <w:szCs w:val="24"/>
          </w:rPr>
          <w:delText>elative</w:delText>
        </w:r>
        <w:r w:rsidR="00511D98" w:rsidRPr="008D35DA" w:rsidDel="00AC1B12">
          <w:rPr>
            <w:rFonts w:ascii="Times New Roman" w:hAnsi="Times New Roman" w:cs="Times New Roman"/>
            <w:sz w:val="24"/>
            <w:szCs w:val="24"/>
          </w:rPr>
          <w:delText xml:space="preserve"> error (</w:delText>
        </w:r>
        <w:r w:rsidR="00511D98" w:rsidRPr="004D5F1D" w:rsidDel="00AC1B12">
          <w:rPr>
            <w:rFonts w:ascii="Times New Roman" w:hAnsi="Times New Roman" w:cs="Times New Roman"/>
            <w:sz w:val="24"/>
            <w:szCs w:val="24"/>
          </w:rPr>
          <w:delText>M</w:delText>
        </w:r>
        <w:r w:rsidR="00892214" w:rsidDel="00AC1B12">
          <w:rPr>
            <w:rFonts w:ascii="Times New Roman" w:hAnsi="Times New Roman" w:cs="Times New Roman"/>
            <w:sz w:val="24"/>
            <w:szCs w:val="24"/>
          </w:rPr>
          <w:delText>A</w:delText>
        </w:r>
        <w:r w:rsidR="00511D98" w:rsidRPr="004D5F1D" w:rsidDel="00AC1B12">
          <w:rPr>
            <w:rFonts w:ascii="Times New Roman" w:hAnsi="Times New Roman" w:cs="Times New Roman"/>
            <w:sz w:val="24"/>
            <w:szCs w:val="24"/>
          </w:rPr>
          <w:delText>RE</w:delText>
        </w:r>
        <w:r w:rsidR="00511D98" w:rsidRPr="008D35DA" w:rsidDel="00AC1B12">
          <w:rPr>
            <w:rFonts w:ascii="Times New Roman" w:hAnsi="Times New Roman" w:cs="Times New Roman"/>
            <w:sz w:val="24"/>
            <w:szCs w:val="24"/>
          </w:rPr>
          <w:delText>)</w:delText>
        </w:r>
        <w:r w:rsidR="00511D98" w:rsidDel="00AC1B12">
          <w:rPr>
            <w:rFonts w:ascii="Times New Roman" w:hAnsi="Times New Roman" w:cs="Times New Roman"/>
            <w:sz w:val="24"/>
            <w:szCs w:val="24"/>
          </w:rPr>
          <w:delText>,</w:delText>
        </w:r>
        <w:r w:rsidR="00511D98" w:rsidRPr="008D35DA" w:rsidDel="00AC1B12">
          <w:rPr>
            <w:rFonts w:ascii="Times New Roman" w:hAnsi="Times New Roman" w:cs="Times New Roman"/>
            <w:sz w:val="24"/>
            <w:szCs w:val="24"/>
          </w:rPr>
          <w:delText xml:space="preserve"> </w:delText>
        </w:r>
        <w:r w:rsidR="00FE6C61" w:rsidDel="00AC1B12">
          <w:rPr>
            <w:rFonts w:ascii="Times New Roman" w:hAnsi="Times New Roman" w:cs="Times New Roman"/>
            <w:sz w:val="24"/>
            <w:szCs w:val="24"/>
          </w:rPr>
          <w:delText xml:space="preserve">and </w:delText>
        </w:r>
        <w:r w:rsidR="00884305" w:rsidRPr="008D35DA" w:rsidDel="00AC1B12">
          <w:rPr>
            <w:rFonts w:ascii="Times New Roman" w:hAnsi="Times New Roman" w:cs="Times New Roman"/>
            <w:sz w:val="24"/>
            <w:szCs w:val="24"/>
          </w:rPr>
          <w:delText xml:space="preserve">mean </w:delText>
        </w:r>
        <w:r w:rsidR="00892214" w:rsidDel="00AC1B12">
          <w:rPr>
            <w:rFonts w:ascii="Times New Roman" w:hAnsi="Times New Roman" w:cs="Times New Roman"/>
            <w:sz w:val="24"/>
            <w:szCs w:val="24"/>
          </w:rPr>
          <w:delText xml:space="preserve">absolute </w:delText>
        </w:r>
        <w:r w:rsidR="00884305" w:rsidRPr="008D35DA" w:rsidDel="00AC1B12">
          <w:rPr>
            <w:rFonts w:ascii="Times New Roman" w:hAnsi="Times New Roman" w:cs="Times New Roman"/>
            <w:sz w:val="24"/>
            <w:szCs w:val="24"/>
          </w:rPr>
          <w:delText>proportional error (</w:delText>
        </w:r>
        <w:r w:rsidR="00884305" w:rsidRPr="004D5F1D" w:rsidDel="00AC1B12">
          <w:rPr>
            <w:rFonts w:ascii="Times New Roman" w:hAnsi="Times New Roman" w:cs="Times New Roman"/>
            <w:sz w:val="24"/>
            <w:szCs w:val="24"/>
          </w:rPr>
          <w:delText>M</w:delText>
        </w:r>
        <w:r w:rsidR="00892214" w:rsidDel="00AC1B12">
          <w:rPr>
            <w:rFonts w:ascii="Times New Roman" w:hAnsi="Times New Roman" w:cs="Times New Roman"/>
            <w:sz w:val="24"/>
            <w:szCs w:val="24"/>
          </w:rPr>
          <w:delText>A</w:delText>
        </w:r>
        <w:r w:rsidR="00884305" w:rsidRPr="004D5F1D" w:rsidDel="00AC1B12">
          <w:rPr>
            <w:rFonts w:ascii="Times New Roman" w:hAnsi="Times New Roman" w:cs="Times New Roman"/>
            <w:sz w:val="24"/>
            <w:szCs w:val="24"/>
          </w:rPr>
          <w:delText>PE</w:delText>
        </w:r>
        <w:r w:rsidR="00884305" w:rsidRPr="008D35DA" w:rsidDel="00AC1B12">
          <w:rPr>
            <w:rFonts w:ascii="Times New Roman" w:hAnsi="Times New Roman" w:cs="Times New Roman"/>
            <w:sz w:val="24"/>
            <w:szCs w:val="24"/>
          </w:rPr>
          <w:delText>)</w:delText>
        </w:r>
        <w:r w:rsidR="00511D98" w:rsidDel="00AC1B12">
          <w:rPr>
            <w:rFonts w:ascii="Times New Roman" w:hAnsi="Times New Roman" w:cs="Times New Roman"/>
            <w:sz w:val="24"/>
            <w:szCs w:val="24"/>
          </w:rPr>
          <w:delText xml:space="preserve">. </w:delText>
        </w:r>
      </w:del>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del w:id="174" w:author="Zhaozhe Ruan" w:date="2023-12-12T19:45:00Z">
        <w:r w:rsidR="00AD5400" w:rsidRPr="008D35DA" w:rsidDel="00AC1B12">
          <w:rPr>
            <w:rFonts w:ascii="Times New Roman" w:hAnsi="Times New Roman" w:cs="Times New Roman"/>
            <w:sz w:val="24"/>
            <w:szCs w:val="24"/>
          </w:rPr>
          <w:delText>between forecast (</w:delText>
        </w:r>
        <w:r w:rsidR="00AD5400" w:rsidRPr="008D35DA" w:rsidDel="00AC1B12">
          <w:rPr>
            <w:rFonts w:ascii="Times New Roman" w:hAnsi="Times New Roman" w:cs="Times New Roman"/>
            <w:i/>
            <w:iCs/>
            <w:sz w:val="24"/>
            <w:szCs w:val="24"/>
          </w:rPr>
          <w:delText>y</w:delText>
        </w:r>
        <w:r w:rsidR="00AD5400" w:rsidRPr="008D35DA" w:rsidDel="00AC1B12">
          <w:rPr>
            <w:rFonts w:ascii="Times New Roman" w:hAnsi="Times New Roman" w:cs="Times New Roman"/>
            <w:sz w:val="24"/>
            <w:szCs w:val="24"/>
          </w:rPr>
          <w:delText>) and observation (</w:delText>
        </w:r>
        <w:r w:rsidR="00AD5400" w:rsidRPr="008D35DA" w:rsidDel="00AC1B12">
          <w:rPr>
            <w:rFonts w:ascii="Times New Roman" w:hAnsi="Times New Roman" w:cs="Times New Roman"/>
            <w:i/>
            <w:iCs/>
            <w:sz w:val="24"/>
            <w:szCs w:val="24"/>
          </w:rPr>
          <w:delText>x</w:delText>
        </w:r>
        <w:r w:rsidR="00AD5400" w:rsidRPr="008D35DA" w:rsidDel="00AC1B12">
          <w:rPr>
            <w:rFonts w:ascii="Times New Roman" w:hAnsi="Times New Roman" w:cs="Times New Roman"/>
            <w:sz w:val="24"/>
            <w:szCs w:val="24"/>
          </w:rPr>
          <w:delText xml:space="preserve">) </w:delText>
        </w:r>
      </w:del>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time series length</w:t>
      </w:r>
      <w:ins w:id="175" w:author="Zhaozhe Ruan" w:date="2023-12-12T19:51:00Z">
        <w:r w:rsidR="003F3309">
          <w:rPr>
            <w:rFonts w:ascii="Times New Roman" w:hAnsi="Times New Roman" w:cs="Times New Roman"/>
            <w:sz w:val="24"/>
            <w:szCs w:val="24"/>
          </w:rPr>
          <w:t xml:space="preserve"> </w:t>
        </w:r>
        <w:r w:rsidR="003F3309" w:rsidRPr="005E4FFD">
          <w:rPr>
            <w:rFonts w:ascii="Times New Roman" w:hAnsi="Times New Roman" w:cs="Times New Roman"/>
            <w:i/>
            <w:iCs/>
            <w:sz w:val="24"/>
            <w:szCs w:val="24"/>
            <w:rPrChange w:id="176" w:author="Fu, Caihong" w:date="2023-12-13T09:22:00Z">
              <w:rPr>
                <w:rFonts w:ascii="Times New Roman" w:hAnsi="Times New Roman" w:cs="Times New Roman"/>
                <w:sz w:val="24"/>
                <w:szCs w:val="24"/>
              </w:rPr>
            </w:rPrChange>
          </w:rPr>
          <w:t>T</w:t>
        </w:r>
        <w:r w:rsidR="003F3309">
          <w:rPr>
            <w:rFonts w:ascii="Times New Roman" w:hAnsi="Times New Roman" w:cs="Times New Roman"/>
            <w:sz w:val="24"/>
            <w:szCs w:val="24"/>
          </w:rPr>
          <w:t>:</w:t>
        </w:r>
      </w:ins>
      <w:r w:rsidR="009333BA" w:rsidRPr="008D35DA">
        <w:rPr>
          <w:rFonts w:ascii="Times New Roman" w:hAnsi="Times New Roman" w:cs="Times New Roman"/>
          <w:sz w:val="24"/>
          <w:szCs w:val="24"/>
        </w:rPr>
        <w:t xml:space="preserve"> </w:t>
      </w:r>
      <w:del w:id="177" w:author="Zhaozhe Ruan" w:date="2023-12-12T19:51:00Z">
        <w:r w:rsidR="009333BA" w:rsidRPr="008D35DA" w:rsidDel="003F3309">
          <w:rPr>
            <w:rFonts w:ascii="Times New Roman" w:hAnsi="Times New Roman" w:cs="Times New Roman"/>
            <w:i/>
            <w:iCs/>
            <w:sz w:val="24"/>
            <w:szCs w:val="24"/>
          </w:rPr>
          <w:delText>T</w:delText>
        </w:r>
        <w:r w:rsidR="00603565" w:rsidRPr="008D35DA" w:rsidDel="003F3309">
          <w:rPr>
            <w:rFonts w:ascii="Times New Roman" w:hAnsi="Times New Roman" w:cs="Times New Roman"/>
            <w:sz w:val="24"/>
            <w:szCs w:val="24"/>
          </w:rPr>
          <w:delText>:</w:delText>
        </w:r>
      </w:del>
      <w:r w:rsidR="00603565" w:rsidRPr="008D35DA">
        <w:rPr>
          <w:rFonts w:ascii="Times New Roman" w:hAnsi="Times New Roman" w:cs="Times New Roman"/>
          <w:sz w:val="24"/>
          <w:szCs w:val="24"/>
        </w:rPr>
        <w:t xml:space="preserve"> </w:t>
      </w:r>
      <w:bookmarkStart w:id="178"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78"/>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ins w:id="179" w:author="Zhaozhe Ruan" w:date="2023-12-12T19:53:00Z">
        <w:r w:rsidR="003F3309" w:rsidRPr="004D5F1D">
          <w:rPr>
            <w:rFonts w:ascii="Times New Roman" w:hAnsi="Times New Roman" w:cs="Times New Roman"/>
            <w:sz w:val="24"/>
            <w:szCs w:val="24"/>
          </w:rPr>
          <w:t>MPE</w:t>
        </w:r>
      </w:ins>
      <w:ins w:id="180" w:author="Zhaozhe Ruan" w:date="2023-12-12T19:54:00Z">
        <w:r w:rsidR="003F3309">
          <w:rPr>
            <w:rFonts w:ascii="Times New Roman" w:hAnsi="Times New Roman" w:cs="Times New Roman"/>
            <w:sz w:val="24"/>
            <w:szCs w:val="24"/>
          </w:rPr>
          <w:t xml:space="preserve"> is the </w:t>
        </w:r>
      </w:ins>
      <w:ins w:id="181" w:author="Zhaozhe Ruan" w:date="2023-12-12T20:04:00Z">
        <w:r w:rsidR="00EC5BF9">
          <w:rPr>
            <w:rFonts w:ascii="Times New Roman" w:hAnsi="Times New Roman" w:cs="Times New Roman"/>
            <w:sz w:val="24"/>
            <w:szCs w:val="24"/>
          </w:rPr>
          <w:t xml:space="preserve">averaged percentage difference between forecast and observation over time </w:t>
        </w:r>
        <w:r w:rsidR="00EC5BF9" w:rsidRPr="005E4FFD">
          <w:rPr>
            <w:rFonts w:ascii="Times New Roman" w:hAnsi="Times New Roman" w:cs="Times New Roman"/>
            <w:i/>
            <w:iCs/>
            <w:sz w:val="24"/>
            <w:szCs w:val="24"/>
            <w:rPrChange w:id="182" w:author="Fu, Caihong" w:date="2023-12-13T09:23:00Z">
              <w:rPr>
                <w:rFonts w:ascii="Times New Roman" w:hAnsi="Times New Roman" w:cs="Times New Roman"/>
                <w:sz w:val="24"/>
                <w:szCs w:val="24"/>
              </w:rPr>
            </w:rPrChange>
          </w:rPr>
          <w:t>T</w:t>
        </w:r>
        <w:r w:rsidR="00EC5BF9">
          <w:rPr>
            <w:rFonts w:ascii="Times New Roman" w:hAnsi="Times New Roman" w:cs="Times New Roman"/>
            <w:sz w:val="24"/>
            <w:szCs w:val="24"/>
          </w:rPr>
          <w:t>:</w:t>
        </w:r>
      </w:ins>
      <w:ins w:id="183" w:author="Zhaozhe Ruan" w:date="2023-12-12T19:53:00Z">
        <w:r w:rsidR="003F3309" w:rsidRPr="008D35DA">
          <w:rPr>
            <w:rFonts w:ascii="Times New Roman" w:hAnsi="Times New Roman" w:cs="Times New Roman"/>
            <w:sz w:val="24"/>
            <w:szCs w:val="24"/>
          </w:rPr>
          <w:t xml:space="preserve"> </w:t>
        </w:r>
      </w:ins>
      <m:oMath>
        <m:r>
          <w:ins w:id="184" w:author="Zhaozhe Ruan" w:date="2023-12-12T19:53:00Z">
            <w:rPr>
              <w:rFonts w:ascii="Cambria Math" w:hAnsi="Cambria Math" w:cs="Times New Roman"/>
              <w:sz w:val="24"/>
              <w:szCs w:val="24"/>
            </w:rPr>
            <m:t>MPE=</m:t>
          </w:ins>
        </m:r>
        <m:f>
          <m:fPr>
            <m:ctrlPr>
              <w:ins w:id="185" w:author="Zhaozhe Ruan" w:date="2023-12-12T19:53:00Z">
                <w:rPr>
                  <w:rFonts w:ascii="Cambria Math" w:hAnsi="Cambria Math" w:cs="Times New Roman"/>
                  <w:i/>
                  <w:sz w:val="24"/>
                  <w:szCs w:val="24"/>
                </w:rPr>
              </w:ins>
            </m:ctrlPr>
          </m:fPr>
          <m:num>
            <m:r>
              <w:ins w:id="186" w:author="Zhaozhe Ruan" w:date="2023-12-12T19:53:00Z">
                <w:rPr>
                  <w:rFonts w:ascii="Cambria Math" w:hAnsi="Cambria Math" w:cs="Times New Roman"/>
                  <w:sz w:val="24"/>
                  <w:szCs w:val="24"/>
                </w:rPr>
                <m:t>100%</m:t>
              </w:ins>
            </m:r>
          </m:num>
          <m:den>
            <m:r>
              <w:ins w:id="187" w:author="Zhaozhe Ruan" w:date="2023-12-12T19:53:00Z">
                <w:rPr>
                  <w:rFonts w:ascii="Cambria Math" w:hAnsi="Cambria Math" w:cs="Times New Roman"/>
                  <w:sz w:val="24"/>
                  <w:szCs w:val="24"/>
                </w:rPr>
                <m:t>T</m:t>
              </w:ins>
            </m:r>
          </m:den>
        </m:f>
        <m:nary>
          <m:naryPr>
            <m:chr m:val="∑"/>
            <m:limLoc m:val="subSup"/>
            <m:ctrlPr>
              <w:ins w:id="188" w:author="Zhaozhe Ruan" w:date="2023-12-12T19:53:00Z">
                <w:rPr>
                  <w:rFonts w:ascii="Cambria Math" w:hAnsi="Cambria Math" w:cs="Times New Roman"/>
                  <w:i/>
                  <w:sz w:val="24"/>
                  <w:szCs w:val="24"/>
                </w:rPr>
              </w:ins>
            </m:ctrlPr>
          </m:naryPr>
          <m:sub>
            <m:r>
              <w:ins w:id="189" w:author="Zhaozhe Ruan" w:date="2023-12-12T19:53:00Z">
                <w:rPr>
                  <w:rFonts w:ascii="Cambria Math" w:hAnsi="Cambria Math" w:cs="Times New Roman"/>
                  <w:sz w:val="24"/>
                  <w:szCs w:val="24"/>
                </w:rPr>
                <m:t>i=1</m:t>
              </w:ins>
            </m:r>
          </m:sub>
          <m:sup>
            <m:r>
              <w:ins w:id="190" w:author="Zhaozhe Ruan" w:date="2023-12-12T19:53:00Z">
                <w:rPr>
                  <w:rFonts w:ascii="Cambria Math" w:hAnsi="Cambria Math" w:cs="Times New Roman"/>
                  <w:sz w:val="24"/>
                  <w:szCs w:val="24"/>
                </w:rPr>
                <m:t>T</m:t>
              </w:ins>
            </m:r>
          </m:sup>
          <m:e>
            <m:r>
              <w:ins w:id="191" w:author="Zhaozhe Ruan" w:date="2023-12-12T19:53:00Z">
                <w:rPr>
                  <w:rFonts w:ascii="Cambria Math" w:hAnsi="Cambria Math" w:cs="Times New Roman"/>
                  <w:sz w:val="24"/>
                  <w:szCs w:val="24"/>
                </w:rPr>
                <m:t>(</m:t>
              </w:ins>
            </m:r>
            <m:f>
              <m:fPr>
                <m:ctrlPr>
                  <w:ins w:id="192" w:author="Zhaozhe Ruan" w:date="2023-12-12T19:53:00Z">
                    <w:rPr>
                      <w:rFonts w:ascii="Cambria Math" w:hAnsi="Cambria Math" w:cs="Times New Roman"/>
                      <w:i/>
                      <w:sz w:val="24"/>
                      <w:szCs w:val="24"/>
                    </w:rPr>
                  </w:ins>
                </m:ctrlPr>
              </m:fPr>
              <m:num>
                <m:sSub>
                  <m:sSubPr>
                    <m:ctrlPr>
                      <w:ins w:id="193" w:author="Zhaozhe Ruan" w:date="2023-12-12T19:53:00Z">
                        <w:rPr>
                          <w:rFonts w:ascii="Cambria Math" w:hAnsi="Cambria Math" w:cs="Times New Roman"/>
                          <w:i/>
                          <w:sz w:val="24"/>
                          <w:szCs w:val="24"/>
                        </w:rPr>
                      </w:ins>
                    </m:ctrlPr>
                  </m:sSubPr>
                  <m:e>
                    <m:r>
                      <w:ins w:id="194" w:author="Zhaozhe Ruan" w:date="2023-12-12T19:53:00Z">
                        <w:rPr>
                          <w:rFonts w:ascii="Cambria Math" w:hAnsi="Cambria Math" w:cs="Times New Roman"/>
                          <w:sz w:val="24"/>
                          <w:szCs w:val="24"/>
                        </w:rPr>
                        <m:t>y</m:t>
                      </w:ins>
                    </m:r>
                  </m:e>
                  <m:sub>
                    <m:r>
                      <w:ins w:id="195" w:author="Zhaozhe Ruan" w:date="2023-12-12T19:53:00Z">
                        <w:rPr>
                          <w:rFonts w:ascii="Cambria Math" w:hAnsi="Cambria Math" w:cs="Times New Roman"/>
                          <w:sz w:val="24"/>
                          <w:szCs w:val="24"/>
                        </w:rPr>
                        <m:t>i</m:t>
                      </w:ins>
                    </m:r>
                  </m:sub>
                </m:sSub>
                <m:r>
                  <w:ins w:id="196" w:author="Zhaozhe Ruan" w:date="2023-12-12T19:53:00Z">
                    <w:rPr>
                      <w:rFonts w:ascii="Cambria Math" w:hAnsi="Cambria Math" w:cs="Times New Roman"/>
                      <w:sz w:val="24"/>
                      <w:szCs w:val="24"/>
                    </w:rPr>
                    <m:t>-</m:t>
                  </w:ins>
                </m:r>
                <m:sSub>
                  <m:sSubPr>
                    <m:ctrlPr>
                      <w:ins w:id="197" w:author="Zhaozhe Ruan" w:date="2023-12-12T19:53:00Z">
                        <w:rPr>
                          <w:rFonts w:ascii="Cambria Math" w:hAnsi="Cambria Math" w:cs="Times New Roman"/>
                          <w:i/>
                          <w:sz w:val="24"/>
                          <w:szCs w:val="24"/>
                        </w:rPr>
                      </w:ins>
                    </m:ctrlPr>
                  </m:sSubPr>
                  <m:e>
                    <m:r>
                      <w:ins w:id="198" w:author="Zhaozhe Ruan" w:date="2023-12-12T19:53:00Z">
                        <w:rPr>
                          <w:rFonts w:ascii="Cambria Math" w:hAnsi="Cambria Math" w:cs="Times New Roman"/>
                          <w:sz w:val="24"/>
                          <w:szCs w:val="24"/>
                        </w:rPr>
                        <m:t>x</m:t>
                      </w:ins>
                    </m:r>
                  </m:e>
                  <m:sub>
                    <m:r>
                      <w:ins w:id="199" w:author="Zhaozhe Ruan" w:date="2023-12-12T19:53:00Z">
                        <w:rPr>
                          <w:rFonts w:ascii="Cambria Math" w:hAnsi="Cambria Math" w:cs="Times New Roman"/>
                          <w:sz w:val="24"/>
                          <w:szCs w:val="24"/>
                        </w:rPr>
                        <m:t>i</m:t>
                      </w:ins>
                    </m:r>
                  </m:sub>
                </m:sSub>
              </m:num>
              <m:den>
                <m:sSub>
                  <m:sSubPr>
                    <m:ctrlPr>
                      <w:ins w:id="200" w:author="Zhaozhe Ruan" w:date="2023-12-12T19:53:00Z">
                        <w:rPr>
                          <w:rFonts w:ascii="Cambria Math" w:hAnsi="Cambria Math" w:cs="Times New Roman"/>
                          <w:i/>
                          <w:sz w:val="24"/>
                          <w:szCs w:val="24"/>
                        </w:rPr>
                      </w:ins>
                    </m:ctrlPr>
                  </m:sSubPr>
                  <m:e>
                    <m:r>
                      <w:ins w:id="201" w:author="Zhaozhe Ruan" w:date="2023-12-12T19:53:00Z">
                        <w:rPr>
                          <w:rFonts w:ascii="Cambria Math" w:hAnsi="Cambria Math" w:cs="Times New Roman"/>
                          <w:sz w:val="24"/>
                          <w:szCs w:val="24"/>
                        </w:rPr>
                        <m:t>x</m:t>
                      </w:ins>
                    </m:r>
                  </m:e>
                  <m:sub>
                    <m:r>
                      <w:ins w:id="202" w:author="Zhaozhe Ruan" w:date="2023-12-12T19:53:00Z">
                        <w:rPr>
                          <w:rFonts w:ascii="Cambria Math" w:hAnsi="Cambria Math" w:cs="Times New Roman"/>
                          <w:sz w:val="24"/>
                          <w:szCs w:val="24"/>
                        </w:rPr>
                        <m:t>i</m:t>
                      </w:ins>
                    </m:r>
                  </m:sub>
                </m:sSub>
              </m:den>
            </m:f>
            <m:r>
              <w:ins w:id="203" w:author="Zhaozhe Ruan" w:date="2023-12-12T19:53:00Z">
                <w:rPr>
                  <w:rFonts w:ascii="Cambria Math" w:hAnsi="Cambria Math" w:cs="Times New Roman"/>
                  <w:sz w:val="24"/>
                  <w:szCs w:val="24"/>
                </w:rPr>
                <m:t>)</m:t>
              </w:ins>
            </m:r>
          </m:e>
        </m:nary>
      </m:oMath>
      <w:ins w:id="204" w:author="Zhaozhe Ruan" w:date="2023-12-12T20:05:00Z">
        <w:r w:rsidR="00EC5BF9">
          <w:rPr>
            <w:rFonts w:ascii="Times New Roman" w:hAnsi="Times New Roman" w:cs="Times New Roman"/>
            <w:sz w:val="24"/>
            <w:szCs w:val="24"/>
          </w:rPr>
          <w:t>.</w:t>
        </w:r>
      </w:ins>
      <w:ins w:id="205" w:author="Zhaozhe Ruan" w:date="2023-12-12T19:53:00Z">
        <w:r w:rsidR="003F3309" w:rsidRPr="008D35DA">
          <w:rPr>
            <w:rFonts w:ascii="Times New Roman" w:hAnsi="Times New Roman" w:cs="Times New Roman"/>
            <w:sz w:val="24"/>
            <w:szCs w:val="24"/>
          </w:rPr>
          <w:t xml:space="preserve"> </w:t>
        </w:r>
      </w:ins>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lastRenderedPageBreak/>
        <w:t xml:space="preserve">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del w:id="206" w:author="Zhaozhe Ruan" w:date="2023-12-12T19:51:00Z">
        <w:r w:rsidR="00884305" w:rsidRPr="004D5F1D" w:rsidDel="003F3309">
          <w:rPr>
            <w:rFonts w:ascii="Times New Roman" w:hAnsi="Times New Roman" w:cs="Times New Roman"/>
            <w:sz w:val="24"/>
            <w:szCs w:val="24"/>
          </w:rPr>
          <w:delText>M</w:delText>
        </w:r>
        <w:r w:rsidR="00892214" w:rsidDel="003F3309">
          <w:rPr>
            <w:rFonts w:ascii="Times New Roman" w:hAnsi="Times New Roman" w:cs="Times New Roman"/>
            <w:sz w:val="24"/>
            <w:szCs w:val="24"/>
          </w:rPr>
          <w:delText>A</w:delText>
        </w:r>
        <w:r w:rsidR="00884305" w:rsidRPr="004D5F1D" w:rsidDel="003F3309">
          <w:rPr>
            <w:rFonts w:ascii="Times New Roman" w:hAnsi="Times New Roman" w:cs="Times New Roman"/>
            <w:sz w:val="24"/>
            <w:szCs w:val="24"/>
          </w:rPr>
          <w:delText>RE</w:delText>
        </w:r>
        <w:r w:rsidR="00884305" w:rsidRPr="008D35DA" w:rsidDel="003F3309">
          <w:rPr>
            <w:rFonts w:ascii="Times New Roman" w:hAnsi="Times New Roman" w:cs="Times New Roman"/>
            <w:sz w:val="24"/>
            <w:szCs w:val="24"/>
          </w:rPr>
          <w:delText xml:space="preserve"> </w:delText>
        </w:r>
        <w:r w:rsidR="000C656A" w:rsidRPr="008D35DA" w:rsidDel="003F3309">
          <w:rPr>
            <w:rFonts w:ascii="Times New Roman" w:hAnsi="Times New Roman" w:cs="Times New Roman"/>
            <w:sz w:val="24"/>
            <w:szCs w:val="24"/>
          </w:rPr>
          <w:delText>(</w:delText>
        </w:r>
      </w:del>
      <m:oMath>
        <m:r>
          <w:del w:id="207" w:author="Zhaozhe Ruan" w:date="2023-12-12T19:51:00Z">
            <w:rPr>
              <w:rFonts w:ascii="Cambria Math" w:hAnsi="Cambria Math" w:cs="Times New Roman"/>
              <w:sz w:val="24"/>
              <w:szCs w:val="24"/>
            </w:rPr>
            <m:t>MARE=</m:t>
          </w:del>
        </m:r>
        <m:f>
          <m:fPr>
            <m:ctrlPr>
              <w:del w:id="208" w:author="Zhaozhe Ruan" w:date="2023-12-12T19:51:00Z">
                <w:rPr>
                  <w:rFonts w:ascii="Cambria Math" w:hAnsi="Cambria Math" w:cs="Times New Roman"/>
                  <w:i/>
                  <w:sz w:val="24"/>
                  <w:szCs w:val="24"/>
                </w:rPr>
              </w:del>
            </m:ctrlPr>
          </m:fPr>
          <m:num>
            <m:nary>
              <m:naryPr>
                <m:chr m:val="∑"/>
                <m:limLoc m:val="subSup"/>
                <m:ctrlPr>
                  <w:del w:id="209" w:author="Zhaozhe Ruan" w:date="2023-12-12T19:51:00Z">
                    <w:rPr>
                      <w:rFonts w:ascii="Cambria Math" w:hAnsi="Cambria Math" w:cs="Times New Roman"/>
                      <w:i/>
                      <w:sz w:val="24"/>
                      <w:szCs w:val="24"/>
                    </w:rPr>
                  </w:del>
                </m:ctrlPr>
              </m:naryPr>
              <m:sub>
                <m:r>
                  <w:del w:id="210" w:author="Zhaozhe Ruan" w:date="2023-12-12T19:51:00Z">
                    <w:rPr>
                      <w:rFonts w:ascii="Cambria Math" w:hAnsi="Cambria Math" w:cs="Times New Roman"/>
                      <w:sz w:val="24"/>
                      <w:szCs w:val="24"/>
                    </w:rPr>
                    <m:t>i=1</m:t>
                  </w:del>
                </m:r>
              </m:sub>
              <m:sup>
                <m:r>
                  <w:del w:id="211" w:author="Zhaozhe Ruan" w:date="2023-12-12T19:51:00Z">
                    <w:rPr>
                      <w:rFonts w:ascii="Cambria Math" w:hAnsi="Cambria Math" w:cs="Times New Roman"/>
                      <w:sz w:val="24"/>
                      <w:szCs w:val="24"/>
                    </w:rPr>
                    <m:t>T</m:t>
                  </w:del>
                </m:r>
              </m:sup>
              <m:e>
                <m:sSub>
                  <m:sSubPr>
                    <m:ctrlPr>
                      <w:del w:id="212" w:author="Zhaozhe Ruan" w:date="2023-12-12T19:51:00Z">
                        <w:rPr>
                          <w:rFonts w:ascii="Cambria Math" w:hAnsi="Cambria Math" w:cs="Times New Roman"/>
                          <w:i/>
                          <w:sz w:val="24"/>
                          <w:szCs w:val="24"/>
                        </w:rPr>
                      </w:del>
                    </m:ctrlPr>
                  </m:sSubPr>
                  <m:e>
                    <m:r>
                      <w:del w:id="213" w:author="Zhaozhe Ruan" w:date="2023-11-28T18:10:00Z">
                        <w:rPr>
                          <w:rFonts w:ascii="Cambria Math" w:hAnsi="Cambria Math" w:cs="Times New Roman"/>
                          <w:sz w:val="24"/>
                          <w:szCs w:val="24"/>
                        </w:rPr>
                        <m:t>|</m:t>
                      </w:del>
                    </m:r>
                    <m:r>
                      <w:del w:id="214" w:author="Zhaozhe Ruan" w:date="2023-12-12T19:51:00Z">
                        <w:rPr>
                          <w:rFonts w:ascii="Cambria Math" w:hAnsi="Cambria Math" w:cs="Times New Roman"/>
                          <w:sz w:val="24"/>
                          <w:szCs w:val="24"/>
                        </w:rPr>
                        <m:t>y</m:t>
                      </w:del>
                    </m:r>
                  </m:e>
                  <m:sub>
                    <m:r>
                      <w:del w:id="215" w:author="Zhaozhe Ruan" w:date="2023-12-12T19:51:00Z">
                        <w:rPr>
                          <w:rFonts w:ascii="Cambria Math" w:hAnsi="Cambria Math" w:cs="Times New Roman"/>
                          <w:sz w:val="24"/>
                          <w:szCs w:val="24"/>
                        </w:rPr>
                        <m:t>i</m:t>
                      </w:del>
                    </m:r>
                  </m:sub>
                </m:sSub>
                <m:r>
                  <w:del w:id="216" w:author="Zhaozhe Ruan" w:date="2023-12-12T19:51:00Z">
                    <w:rPr>
                      <w:rFonts w:ascii="Cambria Math" w:hAnsi="Cambria Math" w:cs="Times New Roman"/>
                      <w:sz w:val="24"/>
                      <w:szCs w:val="24"/>
                    </w:rPr>
                    <m:t>-</m:t>
                  </w:del>
                </m:r>
                <m:sSub>
                  <m:sSubPr>
                    <m:ctrlPr>
                      <w:del w:id="217" w:author="Zhaozhe Ruan" w:date="2023-12-12T19:51:00Z">
                        <w:rPr>
                          <w:rFonts w:ascii="Cambria Math" w:hAnsi="Cambria Math" w:cs="Times New Roman"/>
                          <w:i/>
                          <w:sz w:val="24"/>
                          <w:szCs w:val="24"/>
                        </w:rPr>
                      </w:del>
                    </m:ctrlPr>
                  </m:sSubPr>
                  <m:e>
                    <m:r>
                      <w:del w:id="218" w:author="Zhaozhe Ruan" w:date="2023-12-12T19:51:00Z">
                        <w:rPr>
                          <w:rFonts w:ascii="Cambria Math" w:hAnsi="Cambria Math" w:cs="Times New Roman"/>
                          <w:sz w:val="24"/>
                          <w:szCs w:val="24"/>
                        </w:rPr>
                        <m:t>x</m:t>
                      </w:del>
                    </m:r>
                  </m:e>
                  <m:sub>
                    <m:r>
                      <w:del w:id="219" w:author="Zhaozhe Ruan" w:date="2023-12-12T19:51:00Z">
                        <w:rPr>
                          <w:rFonts w:ascii="Cambria Math" w:hAnsi="Cambria Math" w:cs="Times New Roman"/>
                          <w:sz w:val="24"/>
                          <w:szCs w:val="24"/>
                        </w:rPr>
                        <m:t>i</m:t>
                      </w:del>
                    </m:r>
                  </m:sub>
                </m:sSub>
                <m:r>
                  <w:del w:id="220" w:author="Zhaozhe Ruan" w:date="2023-12-12T19:51:00Z">
                    <w:rPr>
                      <w:rFonts w:ascii="Cambria Math" w:hAnsi="Cambria Math" w:cs="Times New Roman"/>
                      <w:sz w:val="24"/>
                      <w:szCs w:val="24"/>
                    </w:rPr>
                    <m:t>|</m:t>
                  </w:del>
                </m:r>
              </m:e>
            </m:nary>
          </m:num>
          <m:den>
            <m:r>
              <w:del w:id="221" w:author="Zhaozhe Ruan" w:date="2023-12-12T19:51:00Z">
                <w:rPr>
                  <w:rFonts w:ascii="Cambria Math" w:hAnsi="Cambria Math" w:cs="Times New Roman"/>
                  <w:sz w:val="24"/>
                  <w:szCs w:val="24"/>
                </w:rPr>
                <m:t>T</m:t>
              </w:del>
            </m:r>
          </m:den>
        </m:f>
      </m:oMath>
      <w:del w:id="222" w:author="Zhaozhe Ruan" w:date="2023-12-12T19:51:00Z">
        <w:r w:rsidR="000C656A" w:rsidRPr="008D35DA" w:rsidDel="003F3309">
          <w:rPr>
            <w:rFonts w:ascii="Times New Roman" w:hAnsi="Times New Roman" w:cs="Times New Roman"/>
            <w:sz w:val="24"/>
            <w:szCs w:val="24"/>
          </w:rPr>
          <w:delText xml:space="preserve">) </w:delText>
        </w:r>
        <w:r w:rsidR="00884305" w:rsidRPr="008D35DA" w:rsidDel="003F3309">
          <w:rPr>
            <w:rFonts w:ascii="Times New Roman" w:hAnsi="Times New Roman" w:cs="Times New Roman"/>
            <w:sz w:val="24"/>
            <w:szCs w:val="24"/>
          </w:rPr>
          <w:delText xml:space="preserve">and </w:delText>
        </w:r>
      </w:del>
      <w:del w:id="223" w:author="Zhaozhe Ruan" w:date="2023-12-12T19:53:00Z">
        <w:r w:rsidR="00884305" w:rsidRPr="004D5F1D" w:rsidDel="003F3309">
          <w:rPr>
            <w:rFonts w:ascii="Times New Roman" w:hAnsi="Times New Roman" w:cs="Times New Roman"/>
            <w:sz w:val="24"/>
            <w:szCs w:val="24"/>
          </w:rPr>
          <w:delText>M</w:delText>
        </w:r>
      </w:del>
      <w:del w:id="224" w:author="Zhaozhe Ruan" w:date="2023-12-12T19:52:00Z">
        <w:r w:rsidR="00892214" w:rsidDel="003F3309">
          <w:rPr>
            <w:rFonts w:ascii="Times New Roman" w:hAnsi="Times New Roman" w:cs="Times New Roman"/>
            <w:sz w:val="24"/>
            <w:szCs w:val="24"/>
          </w:rPr>
          <w:delText>A</w:delText>
        </w:r>
      </w:del>
      <w:del w:id="225" w:author="Zhaozhe Ruan" w:date="2023-12-12T19:53:00Z">
        <w:r w:rsidR="00884305" w:rsidRPr="004D5F1D" w:rsidDel="003F3309">
          <w:rPr>
            <w:rFonts w:ascii="Times New Roman" w:hAnsi="Times New Roman" w:cs="Times New Roman"/>
            <w:sz w:val="24"/>
            <w:szCs w:val="24"/>
          </w:rPr>
          <w:delText>PE</w:delText>
        </w:r>
        <w:r w:rsidR="00C00461" w:rsidRPr="008D35DA" w:rsidDel="003F3309">
          <w:rPr>
            <w:rFonts w:ascii="Times New Roman" w:hAnsi="Times New Roman" w:cs="Times New Roman"/>
            <w:sz w:val="24"/>
            <w:szCs w:val="24"/>
          </w:rPr>
          <w:delText xml:space="preserve"> (</w:delText>
        </w:r>
      </w:del>
      <m:oMath>
        <m:r>
          <w:del w:id="226" w:author="Zhaozhe Ruan" w:date="2023-12-12T19:53:00Z">
            <w:rPr>
              <w:rFonts w:ascii="Cambria Math" w:hAnsi="Cambria Math" w:cs="Times New Roman"/>
              <w:sz w:val="24"/>
              <w:szCs w:val="24"/>
            </w:rPr>
            <m:t>M</m:t>
          </w:del>
        </m:r>
        <m:r>
          <w:del w:id="227" w:author="Zhaozhe Ruan" w:date="2023-12-12T19:52:00Z">
            <w:rPr>
              <w:rFonts w:ascii="Cambria Math" w:hAnsi="Cambria Math" w:cs="Times New Roman"/>
              <w:sz w:val="24"/>
              <w:szCs w:val="24"/>
            </w:rPr>
            <m:t>A</m:t>
          </w:del>
        </m:r>
        <m:r>
          <w:del w:id="228" w:author="Zhaozhe Ruan" w:date="2023-12-12T19:53:00Z">
            <w:rPr>
              <w:rFonts w:ascii="Cambria Math" w:hAnsi="Cambria Math" w:cs="Times New Roman"/>
              <w:sz w:val="24"/>
              <w:szCs w:val="24"/>
            </w:rPr>
            <m:t>PE=</m:t>
          </w:del>
        </m:r>
        <m:f>
          <m:fPr>
            <m:ctrlPr>
              <w:del w:id="229" w:author="Zhaozhe Ruan" w:date="2023-12-12T19:53:00Z">
                <w:rPr>
                  <w:rFonts w:ascii="Cambria Math" w:hAnsi="Cambria Math" w:cs="Times New Roman"/>
                  <w:i/>
                  <w:sz w:val="24"/>
                  <w:szCs w:val="24"/>
                </w:rPr>
              </w:del>
            </m:ctrlPr>
          </m:fPr>
          <m:num>
            <m:r>
              <w:del w:id="230" w:author="Zhaozhe Ruan" w:date="2023-12-12T19:53:00Z">
                <w:rPr>
                  <w:rFonts w:ascii="Cambria Math" w:hAnsi="Cambria Math" w:cs="Times New Roman"/>
                  <w:sz w:val="24"/>
                  <w:szCs w:val="24"/>
                </w:rPr>
                <m:t>100%</m:t>
              </w:del>
            </m:r>
          </m:num>
          <m:den>
            <m:r>
              <w:del w:id="231" w:author="Zhaozhe Ruan" w:date="2023-12-12T19:53:00Z">
                <w:rPr>
                  <w:rFonts w:ascii="Cambria Math" w:hAnsi="Cambria Math" w:cs="Times New Roman"/>
                  <w:sz w:val="24"/>
                  <w:szCs w:val="24"/>
                </w:rPr>
                <m:t>T</m:t>
              </w:del>
            </m:r>
          </m:den>
        </m:f>
        <m:nary>
          <m:naryPr>
            <m:chr m:val="∑"/>
            <m:limLoc m:val="subSup"/>
            <m:ctrlPr>
              <w:del w:id="232" w:author="Zhaozhe Ruan" w:date="2023-12-12T19:53:00Z">
                <w:rPr>
                  <w:rFonts w:ascii="Cambria Math" w:hAnsi="Cambria Math" w:cs="Times New Roman"/>
                  <w:i/>
                  <w:sz w:val="24"/>
                  <w:szCs w:val="24"/>
                </w:rPr>
              </w:del>
            </m:ctrlPr>
          </m:naryPr>
          <m:sub>
            <m:r>
              <w:del w:id="233" w:author="Zhaozhe Ruan" w:date="2023-12-12T19:53:00Z">
                <w:rPr>
                  <w:rFonts w:ascii="Cambria Math" w:hAnsi="Cambria Math" w:cs="Times New Roman"/>
                  <w:sz w:val="24"/>
                  <w:szCs w:val="24"/>
                </w:rPr>
                <m:t>i=1</m:t>
              </w:del>
            </m:r>
          </m:sub>
          <m:sup>
            <m:r>
              <w:del w:id="234" w:author="Zhaozhe Ruan" w:date="2023-12-12T19:53:00Z">
                <w:rPr>
                  <w:rFonts w:ascii="Cambria Math" w:hAnsi="Cambria Math" w:cs="Times New Roman"/>
                  <w:sz w:val="24"/>
                  <w:szCs w:val="24"/>
                </w:rPr>
                <m:t>T</m:t>
              </w:del>
            </m:r>
          </m:sup>
          <m:e>
            <m:r>
              <w:del w:id="235" w:author="Zhaozhe Ruan" w:date="2023-12-12T19:52:00Z">
                <w:rPr>
                  <w:rFonts w:ascii="Cambria Math" w:hAnsi="Cambria Math" w:cs="Times New Roman"/>
                  <w:sz w:val="24"/>
                  <w:szCs w:val="24"/>
                </w:rPr>
                <m:t>|</m:t>
              </w:del>
            </m:r>
            <m:f>
              <m:fPr>
                <m:ctrlPr>
                  <w:del w:id="236" w:author="Zhaozhe Ruan" w:date="2023-12-12T19:53:00Z">
                    <w:rPr>
                      <w:rFonts w:ascii="Cambria Math" w:hAnsi="Cambria Math" w:cs="Times New Roman"/>
                      <w:i/>
                      <w:sz w:val="24"/>
                      <w:szCs w:val="24"/>
                    </w:rPr>
                  </w:del>
                </m:ctrlPr>
              </m:fPr>
              <m:num>
                <m:sSub>
                  <m:sSubPr>
                    <m:ctrlPr>
                      <w:del w:id="237" w:author="Zhaozhe Ruan" w:date="2023-12-12T19:53:00Z">
                        <w:rPr>
                          <w:rFonts w:ascii="Cambria Math" w:hAnsi="Cambria Math" w:cs="Times New Roman"/>
                          <w:i/>
                          <w:sz w:val="24"/>
                          <w:szCs w:val="24"/>
                        </w:rPr>
                      </w:del>
                    </m:ctrlPr>
                  </m:sSubPr>
                  <m:e>
                    <m:r>
                      <w:del w:id="238" w:author="Zhaozhe Ruan" w:date="2023-12-12T19:53:00Z">
                        <w:rPr>
                          <w:rFonts w:ascii="Cambria Math" w:hAnsi="Cambria Math" w:cs="Times New Roman"/>
                          <w:sz w:val="24"/>
                          <w:szCs w:val="24"/>
                        </w:rPr>
                        <m:t>y</m:t>
                      </w:del>
                    </m:r>
                  </m:e>
                  <m:sub>
                    <m:r>
                      <w:del w:id="239" w:author="Zhaozhe Ruan" w:date="2023-12-12T19:53:00Z">
                        <w:rPr>
                          <w:rFonts w:ascii="Cambria Math" w:hAnsi="Cambria Math" w:cs="Times New Roman"/>
                          <w:sz w:val="24"/>
                          <w:szCs w:val="24"/>
                        </w:rPr>
                        <m:t>i</m:t>
                      </w:del>
                    </m:r>
                  </m:sub>
                </m:sSub>
                <m:r>
                  <w:del w:id="240" w:author="Zhaozhe Ruan" w:date="2023-12-12T19:53:00Z">
                    <w:rPr>
                      <w:rFonts w:ascii="Cambria Math" w:hAnsi="Cambria Math" w:cs="Times New Roman"/>
                      <w:sz w:val="24"/>
                      <w:szCs w:val="24"/>
                    </w:rPr>
                    <m:t>-</m:t>
                  </w:del>
                </m:r>
                <m:sSub>
                  <m:sSubPr>
                    <m:ctrlPr>
                      <w:del w:id="241" w:author="Zhaozhe Ruan" w:date="2023-12-12T19:53:00Z">
                        <w:rPr>
                          <w:rFonts w:ascii="Cambria Math" w:hAnsi="Cambria Math" w:cs="Times New Roman"/>
                          <w:i/>
                          <w:sz w:val="24"/>
                          <w:szCs w:val="24"/>
                        </w:rPr>
                      </w:del>
                    </m:ctrlPr>
                  </m:sSubPr>
                  <m:e>
                    <m:r>
                      <w:del w:id="242" w:author="Zhaozhe Ruan" w:date="2023-12-12T19:53:00Z">
                        <w:rPr>
                          <w:rFonts w:ascii="Cambria Math" w:hAnsi="Cambria Math" w:cs="Times New Roman"/>
                          <w:sz w:val="24"/>
                          <w:szCs w:val="24"/>
                        </w:rPr>
                        <m:t>x</m:t>
                      </w:del>
                    </m:r>
                  </m:e>
                  <m:sub>
                    <m:r>
                      <w:del w:id="243" w:author="Zhaozhe Ruan" w:date="2023-12-12T19:53:00Z">
                        <w:rPr>
                          <w:rFonts w:ascii="Cambria Math" w:hAnsi="Cambria Math" w:cs="Times New Roman"/>
                          <w:sz w:val="24"/>
                          <w:szCs w:val="24"/>
                        </w:rPr>
                        <m:t>i</m:t>
                      </w:del>
                    </m:r>
                  </m:sub>
                </m:sSub>
              </m:num>
              <m:den>
                <m:sSub>
                  <m:sSubPr>
                    <m:ctrlPr>
                      <w:del w:id="244" w:author="Zhaozhe Ruan" w:date="2023-12-12T19:53:00Z">
                        <w:rPr>
                          <w:rFonts w:ascii="Cambria Math" w:hAnsi="Cambria Math" w:cs="Times New Roman"/>
                          <w:i/>
                          <w:sz w:val="24"/>
                          <w:szCs w:val="24"/>
                        </w:rPr>
                      </w:del>
                    </m:ctrlPr>
                  </m:sSubPr>
                  <m:e>
                    <m:r>
                      <w:del w:id="245" w:author="Zhaozhe Ruan" w:date="2023-12-12T19:53:00Z">
                        <w:rPr>
                          <w:rFonts w:ascii="Cambria Math" w:hAnsi="Cambria Math" w:cs="Times New Roman"/>
                          <w:sz w:val="24"/>
                          <w:szCs w:val="24"/>
                        </w:rPr>
                        <m:t>x</m:t>
                      </w:del>
                    </m:r>
                  </m:e>
                  <m:sub>
                    <m:r>
                      <w:del w:id="246" w:author="Zhaozhe Ruan" w:date="2023-12-12T19:53:00Z">
                        <w:rPr>
                          <w:rFonts w:ascii="Cambria Math" w:hAnsi="Cambria Math" w:cs="Times New Roman"/>
                          <w:sz w:val="24"/>
                          <w:szCs w:val="24"/>
                        </w:rPr>
                        <m:t>i</m:t>
                      </w:del>
                    </m:r>
                  </m:sub>
                </m:sSub>
              </m:den>
            </m:f>
            <m:r>
              <w:del w:id="247" w:author="Zhaozhe Ruan" w:date="2023-12-12T19:53:00Z">
                <w:rPr>
                  <w:rFonts w:ascii="Cambria Math" w:hAnsi="Cambria Math" w:cs="Times New Roman"/>
                  <w:sz w:val="24"/>
                  <w:szCs w:val="24"/>
                </w:rPr>
                <m:t>|</m:t>
              </w:del>
            </m:r>
          </m:e>
        </m:nary>
      </m:oMath>
      <w:del w:id="248" w:author="Zhaozhe Ruan" w:date="2023-12-12T19:53:00Z">
        <w:r w:rsidR="00884305" w:rsidRPr="008D35DA" w:rsidDel="003F3309">
          <w:rPr>
            <w:rFonts w:ascii="Times New Roman" w:hAnsi="Times New Roman" w:cs="Times New Roman"/>
            <w:sz w:val="24"/>
            <w:szCs w:val="24"/>
          </w:rPr>
          <w:delText xml:space="preserve"> </w:delText>
        </w:r>
        <w:r w:rsidR="00325C2B" w:rsidRPr="008D35DA" w:rsidDel="003F3309">
          <w:rPr>
            <w:rFonts w:ascii="Times New Roman" w:hAnsi="Times New Roman" w:cs="Times New Roman"/>
            <w:sz w:val="24"/>
            <w:szCs w:val="24"/>
          </w:rPr>
          <w:delText xml:space="preserve">) </w:delText>
        </w:r>
        <w:r w:rsidR="00884305" w:rsidRPr="008D35DA" w:rsidDel="003F3309">
          <w:rPr>
            <w:rFonts w:ascii="Times New Roman" w:hAnsi="Times New Roman" w:cs="Times New Roman"/>
            <w:sz w:val="24"/>
            <w:szCs w:val="24"/>
          </w:rPr>
          <w:delText>reflect the long-term bias of forecasts</w:delText>
        </w:r>
      </w:del>
      <w:del w:id="249" w:author="Zhaozhe Ruan" w:date="2023-12-12T20:04:00Z">
        <w:r w:rsidR="00884305" w:rsidRPr="008D35DA" w:rsidDel="00EC5BF9">
          <w:rPr>
            <w:rFonts w:ascii="Times New Roman" w:hAnsi="Times New Roman" w:cs="Times New Roman"/>
            <w:sz w:val="24"/>
            <w:szCs w:val="24"/>
          </w:rPr>
          <w:delText>.</w:delText>
        </w:r>
      </w:del>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ins w:id="250" w:author="Zhaozhe Ruan" w:date="2023-12-12T20:07:00Z">
        <w:r w:rsidR="00EC5BF9">
          <w:rPr>
            <w:rFonts w:ascii="Times New Roman" w:hAnsi="Times New Roman" w:cs="Times New Roman"/>
            <w:sz w:val="24"/>
            <w:szCs w:val="24"/>
          </w:rPr>
          <w:t xml:space="preserve">Since MRE and MPE </w:t>
        </w:r>
      </w:ins>
      <w:ins w:id="251" w:author="Zhaozhe Ruan" w:date="2023-12-12T20:08:00Z">
        <w:r w:rsidR="00EC5BF9">
          <w:rPr>
            <w:rFonts w:ascii="Times New Roman" w:hAnsi="Times New Roman" w:cs="Times New Roman"/>
            <w:sz w:val="24"/>
            <w:szCs w:val="24"/>
          </w:rPr>
          <w:t>can be negative, we took the absolute value before ranking</w:t>
        </w:r>
      </w:ins>
      <w:ins w:id="252" w:author="Zhaozhe Ruan" w:date="2023-12-12T20:09:00Z">
        <w:r w:rsidR="00EC5BF9">
          <w:rPr>
            <w:rFonts w:ascii="Times New Roman" w:hAnsi="Times New Roman" w:cs="Times New Roman"/>
            <w:sz w:val="24"/>
            <w:szCs w:val="24"/>
          </w:rPr>
          <w:t xml:space="preserve"> them, and they are noted as Abs(MRE) and Abs(MPE). </w:t>
        </w:r>
      </w:ins>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ins w:id="253" w:author="Zhaozhe Ruan" w:date="2023-12-12T20:09:00Z">
        <w:r w:rsidR="00BC421B">
          <w:rPr>
            <w:rFonts w:ascii="Times New Roman" w:hAnsi="Times New Roman" w:cs="Times New Roman"/>
            <w:sz w:val="24"/>
            <w:szCs w:val="24"/>
          </w:rPr>
          <w:t>Abs(</w:t>
        </w:r>
      </w:ins>
      <w:del w:id="254" w:author="Zhaozhe Ruan" w:date="2023-12-12T20:09:00Z">
        <w:r w:rsidR="00884305" w:rsidRPr="004D5F1D" w:rsidDel="00BC421B">
          <w:rPr>
            <w:rFonts w:ascii="Times New Roman" w:hAnsi="Times New Roman" w:cs="Times New Roman"/>
            <w:sz w:val="24"/>
            <w:szCs w:val="24"/>
          </w:rPr>
          <w:delText>RMS</w:delText>
        </w:r>
        <w:r w:rsidR="001032D0" w:rsidDel="00BC421B">
          <w:rPr>
            <w:rFonts w:ascii="Times New Roman" w:hAnsi="Times New Roman" w:cs="Times New Roman"/>
            <w:sz w:val="24"/>
            <w:szCs w:val="24"/>
          </w:rPr>
          <w:delText>E</w:delText>
        </w:r>
      </w:del>
      <w:ins w:id="255" w:author="Zhaozhe Ruan" w:date="2023-12-12T20:09:00Z">
        <w:r w:rsidR="00BC421B">
          <w:rPr>
            <w:rFonts w:ascii="Times New Roman" w:hAnsi="Times New Roman" w:cs="Times New Roman"/>
            <w:sz w:val="24"/>
            <w:szCs w:val="24"/>
          </w:rPr>
          <w:t>MRE)</w:t>
        </w:r>
      </w:ins>
      <w:r w:rsidR="001032D0">
        <w:rPr>
          <w:rFonts w:ascii="Times New Roman" w:hAnsi="Times New Roman" w:cs="Times New Roman"/>
          <w:sz w:val="24"/>
          <w:szCs w:val="24"/>
        </w:rPr>
        <w:t xml:space="preserve">, MAE, </w:t>
      </w:r>
      <w:ins w:id="256" w:author="Zhaozhe Ruan" w:date="2023-12-12T20:09:00Z">
        <w:r w:rsidR="00BC421B">
          <w:rPr>
            <w:rFonts w:ascii="Times New Roman" w:hAnsi="Times New Roman" w:cs="Times New Roman"/>
            <w:sz w:val="24"/>
            <w:szCs w:val="24"/>
          </w:rPr>
          <w:t>Abs(</w:t>
        </w:r>
      </w:ins>
      <w:r w:rsidR="001032D0">
        <w:rPr>
          <w:rFonts w:ascii="Times New Roman" w:hAnsi="Times New Roman" w:cs="Times New Roman"/>
          <w:sz w:val="24"/>
          <w:szCs w:val="24"/>
        </w:rPr>
        <w:t>M</w:t>
      </w:r>
      <w:ins w:id="257" w:author="Zhaozhe Ruan" w:date="2023-12-12T20:09:00Z">
        <w:r w:rsidR="00BC421B">
          <w:rPr>
            <w:rFonts w:ascii="Times New Roman" w:hAnsi="Times New Roman" w:cs="Times New Roman"/>
            <w:sz w:val="24"/>
            <w:szCs w:val="24"/>
          </w:rPr>
          <w:t>P</w:t>
        </w:r>
      </w:ins>
      <w:del w:id="258" w:author="Zhaozhe Ruan" w:date="2023-12-12T20:09:00Z">
        <w:r w:rsidR="001032D0" w:rsidDel="00BC421B">
          <w:rPr>
            <w:rFonts w:ascii="Times New Roman" w:hAnsi="Times New Roman" w:cs="Times New Roman"/>
            <w:sz w:val="24"/>
            <w:szCs w:val="24"/>
          </w:rPr>
          <w:delText>AR</w:delText>
        </w:r>
      </w:del>
      <w:r w:rsidR="001032D0">
        <w:rPr>
          <w:rFonts w:ascii="Times New Roman" w:hAnsi="Times New Roman" w:cs="Times New Roman"/>
          <w:sz w:val="24"/>
          <w:szCs w:val="24"/>
        </w:rPr>
        <w:t>E</w:t>
      </w:r>
      <w:ins w:id="259" w:author="Zhaozhe Ruan" w:date="2023-12-12T20:10:00Z">
        <w:r w:rsidR="00BC421B">
          <w:rPr>
            <w:rFonts w:ascii="Times New Roman" w:hAnsi="Times New Roman" w:cs="Times New Roman"/>
            <w:sz w:val="24"/>
            <w:szCs w:val="24"/>
          </w:rPr>
          <w:t>)</w:t>
        </w:r>
      </w:ins>
      <w:del w:id="260" w:author="Zhaozhe Ruan" w:date="2023-12-12T20:10:00Z">
        <w:r w:rsidR="001032D0" w:rsidDel="00BC421B">
          <w:rPr>
            <w:rFonts w:ascii="Times New Roman" w:hAnsi="Times New Roman" w:cs="Times New Roman"/>
            <w:sz w:val="24"/>
            <w:szCs w:val="24"/>
          </w:rPr>
          <w:delText xml:space="preserve"> and MAPE</w:delText>
        </w:r>
        <w:r w:rsidR="00310C1A" w:rsidDel="00BC421B">
          <w:rPr>
            <w:rFonts w:ascii="Times New Roman" w:hAnsi="Times New Roman" w:cs="Times New Roman"/>
            <w:sz w:val="24"/>
            <w:szCs w:val="24"/>
          </w:rPr>
          <w:delText>,</w:delText>
        </w:r>
      </w:del>
      <w:r w:rsidR="00310C1A">
        <w:rPr>
          <w:rFonts w:ascii="Times New Roman" w:hAnsi="Times New Roman" w:cs="Times New Roman"/>
          <w:sz w:val="24"/>
          <w:szCs w:val="24"/>
        </w:rPr>
        <w:t xml:space="preserve"> and RMSE</w:t>
      </w:r>
      <w:ins w:id="261" w:author="Zhaozhe Ruan" w:date="2023-12-12T20:10:00Z">
        <w:r w:rsidR="00BC421B">
          <w:rPr>
            <w:rFonts w:ascii="Times New Roman" w:hAnsi="Times New Roman" w:cs="Times New Roman"/>
            <w:sz w:val="24"/>
            <w:szCs w:val="24"/>
          </w:rPr>
          <w:t>. This approach</w:t>
        </w:r>
      </w:ins>
      <w:r w:rsidR="00310C1A">
        <w:rPr>
          <w:rFonts w:ascii="Times New Roman" w:hAnsi="Times New Roman" w:cs="Times New Roman"/>
          <w:sz w:val="24"/>
          <w:szCs w:val="24"/>
        </w:rPr>
        <w:t xml:space="preserve"> has been commonly used by fisheries managers and 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ins w:id="262" w:author="Zhaozhe Ruan" w:date="2023-12-12T20:10:00Z">
        <w:r w:rsidR="00BC421B">
          <w:rPr>
            <w:rFonts w:ascii="Times New Roman" w:hAnsi="Times New Roman" w:cs="Times New Roman"/>
            <w:color w:val="242424"/>
            <w:sz w:val="24"/>
            <w:szCs w:val="24"/>
            <w:shd w:val="clear" w:color="auto" w:fill="FFFFFF"/>
          </w:rPr>
          <w:t xml:space="preserve">Grant </w:t>
        </w:r>
      </w:ins>
      <w:ins w:id="263" w:author="Zhaozhe Ruan" w:date="2023-12-12T20:11:00Z">
        <w:r w:rsidR="00BC421B">
          <w:rPr>
            <w:rFonts w:ascii="Times New Roman" w:hAnsi="Times New Roman" w:cs="Times New Roman"/>
            <w:color w:val="242424"/>
            <w:sz w:val="24"/>
            <w:szCs w:val="24"/>
            <w:shd w:val="clear" w:color="auto" w:fill="FFFFFF"/>
          </w:rPr>
          <w:t xml:space="preserve">et al., 2010; </w:t>
        </w:r>
      </w:ins>
      <w:r w:rsidR="00310C1A" w:rsidRPr="008D35DA">
        <w:rPr>
          <w:rFonts w:ascii="Times New Roman" w:hAnsi="Times New Roman" w:cs="Times New Roman"/>
          <w:sz w:val="24"/>
          <w:szCs w:val="24"/>
        </w:rPr>
        <w:t>Ovando et al. 2022).</w:t>
      </w:r>
      <w:ins w:id="264" w:author="Fu, Caihong" w:date="2023-12-13T13:23:00Z">
        <w:r w:rsidR="00A101C7">
          <w:rPr>
            <w:rFonts w:ascii="Times New Roman" w:hAnsi="Times New Roman" w:cs="Times New Roman"/>
            <w:sz w:val="24"/>
            <w:szCs w:val="24"/>
          </w:rPr>
          <w:t xml:space="preserve"> In addition, </w:t>
        </w:r>
      </w:ins>
      <w:ins w:id="265" w:author="Fu, Caihong" w:date="2023-12-13T13:24:00Z">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w:t>
        </w:r>
      </w:ins>
      <w:bookmarkStart w:id="266" w:name="_Hlk153608054"/>
      <w:ins w:id="267" w:author="Fu, Caihong" w:date="2023-12-16T08:36:00Z">
        <w:r w:rsidR="006660E9">
          <w:rPr>
            <w:rFonts w:ascii="Times New Roman" w:hAnsi="Times New Roman" w:cs="Times New Roman"/>
            <w:sz w:val="24"/>
            <w:szCs w:val="24"/>
          </w:rPr>
          <w:t>n</w:t>
        </w:r>
      </w:ins>
      <w:ins w:id="268" w:author="Fu, Caihong" w:date="2023-12-13T13:24:00Z">
        <w:r w:rsidR="00A101C7" w:rsidRPr="00A101C7">
          <w:rPr>
            <w:rFonts w:ascii="Times New Roman" w:hAnsi="Times New Roman" w:cs="Times New Roman"/>
            <w:sz w:val="24"/>
            <w:szCs w:val="24"/>
          </w:rPr>
          <w:t xml:space="preserve">ormalized </w:t>
        </w:r>
      </w:ins>
      <w:ins w:id="269" w:author="Fu, Caihong" w:date="2023-12-16T08:36:00Z">
        <w:r w:rsidR="006660E9">
          <w:rPr>
            <w:rFonts w:ascii="Times New Roman" w:hAnsi="Times New Roman" w:cs="Times New Roman"/>
            <w:sz w:val="24"/>
            <w:szCs w:val="24"/>
          </w:rPr>
          <w:t>f</w:t>
        </w:r>
      </w:ins>
      <w:ins w:id="270" w:author="Fu, Caihong" w:date="2023-12-13T13:24:00Z">
        <w:r w:rsidR="00A101C7" w:rsidRPr="00A101C7">
          <w:rPr>
            <w:rFonts w:ascii="Times New Roman" w:hAnsi="Times New Roman" w:cs="Times New Roman"/>
            <w:sz w:val="24"/>
            <w:szCs w:val="24"/>
          </w:rPr>
          <w:t xml:space="preserve">orecast </w:t>
        </w:r>
      </w:ins>
      <w:ins w:id="271" w:author="Fu, Caihong" w:date="2023-12-16T08:36:00Z">
        <w:r w:rsidR="006660E9">
          <w:rPr>
            <w:rFonts w:ascii="Times New Roman" w:hAnsi="Times New Roman" w:cs="Times New Roman"/>
            <w:sz w:val="24"/>
            <w:szCs w:val="24"/>
          </w:rPr>
          <w:t>m</w:t>
        </w:r>
      </w:ins>
      <w:ins w:id="272" w:author="Fu, Caihong" w:date="2023-12-13T13:24:00Z">
        <w:r w:rsidR="00A101C7" w:rsidRPr="00A101C7">
          <w:rPr>
            <w:rFonts w:ascii="Times New Roman" w:hAnsi="Times New Roman" w:cs="Times New Roman"/>
            <w:sz w:val="24"/>
            <w:szCs w:val="24"/>
          </w:rPr>
          <w:t>etric</w:t>
        </w:r>
        <w:r w:rsidR="00A101C7">
          <w:rPr>
            <w:rFonts w:ascii="Times New Roman" w:hAnsi="Times New Roman" w:cs="Times New Roman"/>
            <w:sz w:val="24"/>
            <w:szCs w:val="24"/>
          </w:rPr>
          <w:t xml:space="preserve"> (NFM) to measure the bias</w:t>
        </w:r>
        <w:bookmarkEnd w:id="266"/>
        <w:r w:rsidR="00A101C7">
          <w:rPr>
            <w:rFonts w:ascii="Times New Roman" w:hAnsi="Times New Roman" w:cs="Times New Roman"/>
            <w:sz w:val="24"/>
            <w:szCs w:val="24"/>
          </w:rPr>
          <w:t xml:space="preserve">: </w:t>
        </w:r>
      </w:ins>
      <m:oMath>
        <m:nary>
          <m:naryPr>
            <m:chr m:val="∑"/>
            <m:limLoc m:val="undOvr"/>
            <m:ctrlPr>
              <w:ins w:id="273" w:author="Fu, Caihong" w:date="2023-12-13T13:29:00Z">
                <w:rPr>
                  <w:rFonts w:ascii="Cambria Math" w:hAnsi="Cambria Math" w:cs="Times New Roman"/>
                  <w:i/>
                  <w:sz w:val="24"/>
                  <w:szCs w:val="24"/>
                </w:rPr>
              </w:ins>
            </m:ctrlPr>
          </m:naryPr>
          <m:sub>
            <m:r>
              <w:ins w:id="274" w:author="Fu, Caihong" w:date="2023-12-13T13:29:00Z">
                <w:rPr>
                  <w:rFonts w:ascii="Cambria Math" w:hAnsi="Cambria Math" w:cs="Times New Roman"/>
                  <w:sz w:val="24"/>
                  <w:szCs w:val="24"/>
                </w:rPr>
                <m:t>i=1</m:t>
              </w:ins>
            </m:r>
          </m:sub>
          <m:sup>
            <m:r>
              <w:ins w:id="275" w:author="Fu, Caihong" w:date="2023-12-13T13:29:00Z">
                <w:rPr>
                  <w:rFonts w:ascii="Cambria Math" w:hAnsi="Cambria Math" w:cs="Times New Roman"/>
                  <w:sz w:val="24"/>
                  <w:szCs w:val="24"/>
                </w:rPr>
                <m:t>T</m:t>
              </w:ins>
            </m:r>
          </m:sup>
          <m:e>
            <m:f>
              <m:fPr>
                <m:ctrlPr>
                  <w:ins w:id="276" w:author="Fu, Caihong" w:date="2023-12-13T13:29:00Z">
                    <w:rPr>
                      <w:rFonts w:ascii="Cambria Math" w:hAnsi="Cambria Math" w:cs="Times New Roman"/>
                      <w:i/>
                      <w:sz w:val="24"/>
                      <w:szCs w:val="24"/>
                    </w:rPr>
                  </w:ins>
                </m:ctrlPr>
              </m:fPr>
              <m:num>
                <m:sSub>
                  <m:sSubPr>
                    <m:ctrlPr>
                      <w:ins w:id="277" w:author="Fu, Caihong" w:date="2023-12-13T13:29:00Z">
                        <w:rPr>
                          <w:rFonts w:ascii="Cambria Math" w:hAnsi="Cambria Math" w:cs="Times New Roman"/>
                          <w:i/>
                          <w:sz w:val="24"/>
                          <w:szCs w:val="24"/>
                        </w:rPr>
                      </w:ins>
                    </m:ctrlPr>
                  </m:sSubPr>
                  <m:e>
                    <m:r>
                      <w:ins w:id="278" w:author="Fu, Caihong" w:date="2023-12-13T13:29:00Z">
                        <w:rPr>
                          <w:rFonts w:ascii="Cambria Math" w:hAnsi="Cambria Math" w:cs="Times New Roman"/>
                          <w:sz w:val="24"/>
                          <w:szCs w:val="24"/>
                        </w:rPr>
                        <m:t>y</m:t>
                      </w:ins>
                    </m:r>
                  </m:e>
                  <m:sub>
                    <m:r>
                      <w:ins w:id="279" w:author="Fu, Caihong" w:date="2023-12-13T13:29:00Z">
                        <w:rPr>
                          <w:rFonts w:ascii="Cambria Math" w:hAnsi="Cambria Math" w:cs="Times New Roman"/>
                          <w:sz w:val="24"/>
                          <w:szCs w:val="24"/>
                        </w:rPr>
                        <m:t>i</m:t>
                      </w:ins>
                    </m:r>
                  </m:sub>
                </m:sSub>
                <m:r>
                  <w:ins w:id="280" w:author="Fu, Caihong" w:date="2023-12-13T13:29:00Z">
                    <w:rPr>
                      <w:rFonts w:ascii="Cambria Math" w:hAnsi="Cambria Math" w:cs="Times New Roman"/>
                      <w:sz w:val="24"/>
                      <w:szCs w:val="24"/>
                    </w:rPr>
                    <m:t>-</m:t>
                  </w:ins>
                </m:r>
                <m:sSub>
                  <m:sSubPr>
                    <m:ctrlPr>
                      <w:ins w:id="281" w:author="Fu, Caihong" w:date="2023-12-13T13:29:00Z">
                        <w:rPr>
                          <w:rFonts w:ascii="Cambria Math" w:hAnsi="Cambria Math" w:cs="Times New Roman"/>
                          <w:i/>
                          <w:sz w:val="24"/>
                          <w:szCs w:val="24"/>
                        </w:rPr>
                      </w:ins>
                    </m:ctrlPr>
                  </m:sSubPr>
                  <m:e>
                    <m:r>
                      <w:ins w:id="282" w:author="Fu, Caihong" w:date="2023-12-13T13:29:00Z">
                        <w:rPr>
                          <w:rFonts w:ascii="Cambria Math" w:hAnsi="Cambria Math" w:cs="Times New Roman"/>
                          <w:sz w:val="24"/>
                          <w:szCs w:val="24"/>
                        </w:rPr>
                        <m:t>x</m:t>
                      </w:ins>
                    </m:r>
                  </m:e>
                  <m:sub>
                    <m:r>
                      <w:ins w:id="283" w:author="Fu, Caihong" w:date="2023-12-13T13:29:00Z">
                        <w:rPr>
                          <w:rFonts w:ascii="Cambria Math" w:hAnsi="Cambria Math" w:cs="Times New Roman"/>
                          <w:sz w:val="24"/>
                          <w:szCs w:val="24"/>
                        </w:rPr>
                        <m:t>i</m:t>
                      </w:ins>
                    </m:r>
                  </m:sub>
                </m:sSub>
              </m:num>
              <m:den>
                <m:sSub>
                  <m:sSubPr>
                    <m:ctrlPr>
                      <w:ins w:id="284" w:author="Fu, Caihong" w:date="2023-12-13T13:29:00Z">
                        <w:rPr>
                          <w:rFonts w:ascii="Cambria Math" w:hAnsi="Cambria Math" w:cs="Times New Roman"/>
                          <w:i/>
                          <w:sz w:val="24"/>
                          <w:szCs w:val="24"/>
                        </w:rPr>
                      </w:ins>
                    </m:ctrlPr>
                  </m:sSubPr>
                  <m:e>
                    <m:r>
                      <w:ins w:id="285" w:author="Fu, Caihong" w:date="2023-12-13T13:29:00Z">
                        <w:rPr>
                          <w:rFonts w:ascii="Cambria Math" w:hAnsi="Cambria Math" w:cs="Times New Roman"/>
                          <w:sz w:val="24"/>
                          <w:szCs w:val="24"/>
                        </w:rPr>
                        <m:t>y</m:t>
                      </w:ins>
                    </m:r>
                  </m:e>
                  <m:sub>
                    <m:r>
                      <w:ins w:id="286" w:author="Fu, Caihong" w:date="2023-12-13T13:29:00Z">
                        <w:rPr>
                          <w:rFonts w:ascii="Cambria Math" w:hAnsi="Cambria Math" w:cs="Times New Roman"/>
                          <w:sz w:val="24"/>
                          <w:szCs w:val="24"/>
                        </w:rPr>
                        <m:t>i</m:t>
                      </w:ins>
                    </m:r>
                  </m:sub>
                </m:sSub>
                <m:r>
                  <w:ins w:id="287" w:author="Fu, Caihong" w:date="2023-12-13T13:29:00Z">
                    <w:rPr>
                      <w:rFonts w:ascii="Cambria Math" w:hAnsi="Cambria Math" w:cs="Times New Roman"/>
                      <w:sz w:val="24"/>
                      <w:szCs w:val="24"/>
                    </w:rPr>
                    <m:t>+</m:t>
                  </w:ins>
                </m:r>
                <m:sSub>
                  <m:sSubPr>
                    <m:ctrlPr>
                      <w:ins w:id="288" w:author="Fu, Caihong" w:date="2023-12-13T13:29:00Z">
                        <w:rPr>
                          <w:rFonts w:ascii="Cambria Math" w:hAnsi="Cambria Math" w:cs="Times New Roman"/>
                          <w:i/>
                          <w:sz w:val="24"/>
                          <w:szCs w:val="24"/>
                        </w:rPr>
                      </w:ins>
                    </m:ctrlPr>
                  </m:sSubPr>
                  <m:e>
                    <m:r>
                      <w:ins w:id="289" w:author="Fu, Caihong" w:date="2023-12-13T13:29:00Z">
                        <w:rPr>
                          <w:rFonts w:ascii="Cambria Math" w:hAnsi="Cambria Math" w:cs="Times New Roman"/>
                          <w:sz w:val="24"/>
                          <w:szCs w:val="24"/>
                        </w:rPr>
                        <m:t>x</m:t>
                      </w:ins>
                    </m:r>
                  </m:e>
                  <m:sub>
                    <m:r>
                      <w:ins w:id="290" w:author="Fu, Caihong" w:date="2023-12-13T13:29:00Z">
                        <w:rPr>
                          <w:rFonts w:ascii="Cambria Math" w:hAnsi="Cambria Math" w:cs="Times New Roman"/>
                          <w:sz w:val="24"/>
                          <w:szCs w:val="24"/>
                        </w:rPr>
                        <m:t>i</m:t>
                      </w:ins>
                    </m:r>
                  </m:sub>
                </m:sSub>
              </m:den>
            </m:f>
          </m:e>
        </m:nary>
      </m:oMath>
      <w:ins w:id="291" w:author="Fu, Caihong" w:date="2023-12-13T13:30:00Z">
        <w:r w:rsidR="00A101C7">
          <w:rPr>
            <w:rFonts w:ascii="Times New Roman" w:hAnsi="Times New Roman" w:cs="Times New Roman"/>
            <w:sz w:val="24"/>
            <w:szCs w:val="24"/>
          </w:rPr>
          <w:t xml:space="preserve"> </w:t>
        </w:r>
      </w:ins>
      <w:ins w:id="292" w:author="Fu, Caihong" w:date="2023-12-13T13:44:00Z">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ins>
      <w:ins w:id="293" w:author="Fu, Caihong" w:date="2023-12-13T13:30:00Z">
        <w:r w:rsidR="00A101C7">
          <w:rPr>
            <w:rFonts w:ascii="Times New Roman" w:hAnsi="Times New Roman" w:cs="Times New Roman"/>
            <w:sz w:val="24"/>
            <w:szCs w:val="24"/>
          </w:rPr>
          <w:t>.</w:t>
        </w:r>
      </w:ins>
      <w:ins w:id="294" w:author="Fu, Caihong" w:date="2023-12-13T13:31:00Z">
        <w:r w:rsidR="00A101C7" w:rsidRPr="00A101C7">
          <w:t xml:space="preserve"> </w:t>
        </w:r>
        <w:r w:rsidR="00A101C7" w:rsidRPr="00A101C7">
          <w:rPr>
            <w:rFonts w:ascii="Times New Roman" w:hAnsi="Times New Roman" w:cs="Times New Roman"/>
          </w:rPr>
          <w:t xml:space="preserve">A positive </w:t>
        </w:r>
        <w:r w:rsidR="00A101C7" w:rsidRPr="00C24194">
          <w:rPr>
            <w:rFonts w:ascii="Times New Roman" w:hAnsi="Times New Roman" w:cs="Times New Roman"/>
          </w:rPr>
          <w:t>NFM</w:t>
        </w:r>
        <w:r w:rsidR="00A101C7" w:rsidRPr="00A101C7">
          <w:rPr>
            <w:rFonts w:ascii="Times New Roman" w:hAnsi="Times New Roman" w:cs="Times New Roman"/>
          </w:rPr>
          <w:t xml:space="preserve"> indicates</w:t>
        </w:r>
        <w:r w:rsidR="00A101C7">
          <w:t xml:space="preserve"> </w:t>
        </w:r>
      </w:ins>
      <w:ins w:id="295" w:author="Fu, Caihong" w:date="2023-12-13T13:32:00Z">
        <w:r w:rsidR="00A101C7" w:rsidRPr="00A101C7">
          <w:rPr>
            <w:rFonts w:ascii="Times New Roman" w:hAnsi="Times New Roman" w:cs="Times New Roman"/>
          </w:rPr>
          <w:t xml:space="preserve">over-forecast while negative under-forecast </w:t>
        </w:r>
      </w:ins>
      <w:ins w:id="296" w:author="Fu, Caihong" w:date="2023-12-13T13:31:00Z">
        <w:r w:rsidR="00A101C7" w:rsidRPr="00A101C7">
          <w:rPr>
            <w:rFonts w:ascii="Times New Roman" w:hAnsi="Times New Roman" w:cs="Times New Roman"/>
            <w:sz w:val="24"/>
            <w:szCs w:val="24"/>
          </w:rPr>
          <w:t>with 0 indicating the absence of bias</w:t>
        </w:r>
      </w:ins>
      <w:ins w:id="297" w:author="Fu, Caihong" w:date="2023-12-13T13:32:00Z">
        <w:r w:rsidR="00A101C7">
          <w:rPr>
            <w:rFonts w:ascii="Times New Roman" w:hAnsi="Times New Roman" w:cs="Times New Roman"/>
            <w:sz w:val="24"/>
            <w:szCs w:val="24"/>
          </w:rPr>
          <w:t>.</w:t>
        </w:r>
      </w:ins>
    </w:p>
    <w:p w14:paraId="0DBD9485" w14:textId="7B768ABE"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298" w:name="_Hlk143776564"/>
      <w:r w:rsidR="00B77D5E" w:rsidRPr="008D35DA">
        <w:rPr>
          <w:rFonts w:ascii="Times New Roman" w:hAnsi="Times New Roman" w:cs="Times New Roman"/>
          <w:sz w:val="24"/>
          <w:szCs w:val="24"/>
        </w:rPr>
        <w:t xml:space="preserve">The </w:t>
      </w:r>
      <w:ins w:id="299" w:author="Fu, Caihong" w:date="2023-12-13T14:06: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represents the magnitude of the forecast</w:t>
      </w:r>
      <w:del w:id="300" w:author="Zhaozhe Ruan" w:date="2023-11-28T17:48:00Z">
        <w:r w:rsidR="00A63F6D" w:rsidRPr="008D35DA" w:rsidDel="00A37854">
          <w:rPr>
            <w:rFonts w:ascii="Times New Roman" w:hAnsi="Times New Roman" w:cs="Times New Roman"/>
            <w:sz w:val="24"/>
            <w:szCs w:val="24"/>
          </w:rPr>
          <w:delText>s</w:delText>
        </w:r>
      </w:del>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298"/>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301"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w:t>
      </w:r>
      <w:r w:rsidR="000C3711" w:rsidRPr="00A04562">
        <w:rPr>
          <w:rFonts w:ascii="Times New Roman" w:hAnsi="Times New Roman" w:cs="Times New Roman"/>
          <w:sz w:val="24"/>
          <w:szCs w:val="24"/>
        </w:rPr>
        <w:lastRenderedPageBreak/>
        <w:t>diagram</w:t>
      </w:r>
      <w:bookmarkEnd w:id="301"/>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ins w:id="302" w:author="Zhaozhe Ruan" w:date="2023-12-12T18:56:00Z">
        <w:r w:rsidR="00DF14CE">
          <w:rPr>
            <w:rFonts w:ascii="Times New Roman" w:hAnsi="Times New Roman" w:cs="Times New Roman"/>
            <w:sz w:val="24"/>
            <w:szCs w:val="24"/>
          </w:rPr>
          <w:t xml:space="preserve">normalized </w:t>
        </w:r>
      </w:ins>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ins w:id="303" w:author="Fu, Caihong" w:date="2023-12-13T14:07:00Z">
        <w:r w:rsidR="00B42510">
          <w:rPr>
            <w:rFonts w:ascii="Times New Roman" w:hAnsi="Times New Roman" w:cs="Times New Roman"/>
            <w:sz w:val="24"/>
            <w:szCs w:val="24"/>
          </w:rPr>
          <w:t xml:space="preserve">normalized </w:t>
        </w:r>
      </w:ins>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ins w:id="304" w:author="Fu, Caihong" w:date="2023-12-13T14:08: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ins w:id="305" w:author="Zhaozhe Ruan" w:date="2023-12-12T18:56:00Z">
        <w:r w:rsidR="00DF14CE">
          <w:rPr>
            <w:rFonts w:ascii="Times New Roman" w:hAnsi="Times New Roman" w:cs="Times New Roman"/>
            <w:sz w:val="24"/>
            <w:szCs w:val="24"/>
          </w:rPr>
          <w:t xml:space="preserve">normalized </w:t>
        </w:r>
      </w:ins>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06278D8C"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performances by the naïve models</w:t>
      </w:r>
      <w:ins w:id="306" w:author="Fu, Caihong" w:date="2023-12-16T08:46:00Z">
        <w:r w:rsidR="00C4334E">
          <w:rPr>
            <w:rFonts w:ascii="Times New Roman" w:hAnsi="Times New Roman"/>
            <w:sz w:val="24"/>
            <w:szCs w:val="24"/>
          </w:rPr>
          <w:t xml:space="preserve"> (with </w:t>
        </w:r>
      </w:ins>
      <w:ins w:id="307" w:author="Fu, Caihong" w:date="2023-12-16T08:47:00Z">
        <w:r w:rsidR="00C4334E">
          <w:rPr>
            <w:rFonts w:ascii="Times New Roman" w:hAnsi="Times New Roman"/>
            <w:sz w:val="24"/>
            <w:szCs w:val="24"/>
          </w:rPr>
          <w:t>the exceptions of LLY and R1C)</w:t>
        </w:r>
      </w:ins>
      <w:r w:rsidR="001E1B8F" w:rsidRPr="008D35DA">
        <w:rPr>
          <w:rFonts w:ascii="Times New Roman" w:hAnsi="Times New Roman"/>
          <w:sz w:val="24"/>
          <w:szCs w:val="24"/>
        </w:rPr>
        <w:t xml:space="preserve">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ins w:id="308" w:author="Zhaozhe Ruan" w:date="2023-12-12T20:21:00Z">
        <w:r w:rsidR="002379D7">
          <w:rPr>
            <w:rFonts w:ascii="Times New Roman" w:hAnsi="Times New Roman"/>
            <w:sz w:val="24"/>
            <w:szCs w:val="24"/>
          </w:rPr>
          <w:t xml:space="preserve"> </w:t>
        </w:r>
      </w:ins>
      <w:del w:id="309" w:author="Zhaozhe Ruan" w:date="2023-12-12T20:21:00Z">
        <w:r w:rsidR="00834D8B" w:rsidRPr="008D35DA" w:rsidDel="002379D7">
          <w:rPr>
            <w:rFonts w:ascii="Times New Roman" w:hAnsi="Times New Roman"/>
            <w:sz w:val="24"/>
            <w:szCs w:val="24"/>
          </w:rPr>
          <w:delText xml:space="preserve"> </w:delText>
        </w:r>
      </w:del>
      <w:ins w:id="310" w:author="Zhaozhe Ruan" w:date="2023-12-12T20:16:00Z">
        <w:r w:rsidR="00563E63">
          <w:rPr>
            <w:rFonts w:ascii="Times New Roman" w:hAnsi="Times New Roman"/>
            <w:sz w:val="24"/>
            <w:szCs w:val="24"/>
          </w:rPr>
          <w:t xml:space="preserve">Abs(MRE), </w:t>
        </w:r>
      </w:ins>
      <w:del w:id="311" w:author="Zhaozhe Ruan" w:date="2023-12-12T20:16:00Z">
        <w:r w:rsidR="00834D8B" w:rsidRPr="008D35DA" w:rsidDel="00563E63">
          <w:rPr>
            <w:rFonts w:ascii="Times New Roman" w:hAnsi="Times New Roman"/>
            <w:sz w:val="24"/>
            <w:szCs w:val="24"/>
          </w:rPr>
          <w:delText>RMSE</w:delText>
        </w:r>
        <w:r w:rsidR="00ED5053" w:rsidDel="00563E63">
          <w:rPr>
            <w:rFonts w:ascii="Times New Roman" w:hAnsi="Times New Roman"/>
            <w:sz w:val="24"/>
            <w:szCs w:val="24"/>
          </w:rPr>
          <w:delText>,</w:delText>
        </w:r>
      </w:del>
      <w:r w:rsidR="00ED5053">
        <w:rPr>
          <w:rFonts w:ascii="Times New Roman" w:hAnsi="Times New Roman"/>
          <w:sz w:val="24"/>
          <w:szCs w:val="24"/>
        </w:rPr>
        <w:t xml:space="preserve"> MAE, </w:t>
      </w:r>
      <w:del w:id="312" w:author="Zhaozhe Ruan" w:date="2023-12-12T20:16:00Z">
        <w:r w:rsidR="00ED5053" w:rsidDel="00563E63">
          <w:rPr>
            <w:rFonts w:ascii="Times New Roman" w:hAnsi="Times New Roman"/>
            <w:sz w:val="24"/>
            <w:szCs w:val="24"/>
          </w:rPr>
          <w:delText>M</w:delText>
        </w:r>
      </w:del>
      <w:del w:id="313" w:author="Zhaozhe Ruan" w:date="2023-12-12T20:12:00Z">
        <w:r w:rsidR="00ED5053" w:rsidDel="00563E63">
          <w:rPr>
            <w:rFonts w:ascii="Times New Roman" w:hAnsi="Times New Roman"/>
            <w:sz w:val="24"/>
            <w:szCs w:val="24"/>
          </w:rPr>
          <w:delText>A</w:delText>
        </w:r>
      </w:del>
      <w:del w:id="314" w:author="Zhaozhe Ruan" w:date="2023-12-12T20:16:00Z">
        <w:r w:rsidR="00ED5053" w:rsidDel="00563E63">
          <w:rPr>
            <w:rFonts w:ascii="Times New Roman" w:hAnsi="Times New Roman"/>
            <w:sz w:val="24"/>
            <w:szCs w:val="24"/>
          </w:rPr>
          <w:delText xml:space="preserve">RE, and </w:delText>
        </w:r>
      </w:del>
      <w:ins w:id="315" w:author="Zhaozhe Ruan" w:date="2023-12-12T20:12:00Z">
        <w:r w:rsidR="00563E63">
          <w:rPr>
            <w:rFonts w:ascii="Times New Roman" w:hAnsi="Times New Roman"/>
            <w:sz w:val="24"/>
            <w:szCs w:val="24"/>
          </w:rPr>
          <w:t>A</w:t>
        </w:r>
      </w:ins>
      <w:ins w:id="316" w:author="Zhaozhe Ruan" w:date="2023-12-12T20:13:00Z">
        <w:r w:rsidR="00563E63">
          <w:rPr>
            <w:rFonts w:ascii="Times New Roman" w:hAnsi="Times New Roman"/>
            <w:sz w:val="24"/>
            <w:szCs w:val="24"/>
          </w:rPr>
          <w:t>bs(</w:t>
        </w:r>
      </w:ins>
      <w:r w:rsidR="00ED5053">
        <w:rPr>
          <w:rFonts w:ascii="Times New Roman" w:hAnsi="Times New Roman"/>
          <w:sz w:val="24"/>
          <w:szCs w:val="24"/>
        </w:rPr>
        <w:t>M</w:t>
      </w:r>
      <w:del w:id="317" w:author="Zhaozhe Ruan" w:date="2023-12-12T20:12:00Z">
        <w:r w:rsidR="00ED5053" w:rsidDel="00563E63">
          <w:rPr>
            <w:rFonts w:ascii="Times New Roman" w:hAnsi="Times New Roman"/>
            <w:sz w:val="24"/>
            <w:szCs w:val="24"/>
          </w:rPr>
          <w:delText>A</w:delText>
        </w:r>
      </w:del>
      <w:r w:rsidR="00ED5053">
        <w:rPr>
          <w:rFonts w:ascii="Times New Roman" w:hAnsi="Times New Roman"/>
          <w:sz w:val="24"/>
          <w:szCs w:val="24"/>
        </w:rPr>
        <w:t>PE</w:t>
      </w:r>
      <w:ins w:id="318" w:author="Zhaozhe Ruan" w:date="2023-12-12T20:13:00Z">
        <w:r w:rsidR="00563E63">
          <w:rPr>
            <w:rFonts w:ascii="Times New Roman" w:hAnsi="Times New Roman"/>
            <w:sz w:val="24"/>
            <w:szCs w:val="24"/>
          </w:rPr>
          <w:t>)</w:t>
        </w:r>
      </w:ins>
      <w:ins w:id="319" w:author="Zhaozhe Ruan" w:date="2023-12-12T20:16:00Z">
        <w:r w:rsidR="00563E63">
          <w:rPr>
            <w:rFonts w:ascii="Times New Roman" w:hAnsi="Times New Roman"/>
            <w:sz w:val="24"/>
            <w:szCs w:val="24"/>
          </w:rPr>
          <w:t xml:space="preserve">, </w:t>
        </w:r>
        <w:del w:id="320" w:author="Fu, Caihong" w:date="2023-12-16T08:49:00Z">
          <w:r w:rsidR="00563E63" w:rsidDel="00C4334E">
            <w:rPr>
              <w:rFonts w:ascii="Times New Roman" w:hAnsi="Times New Roman"/>
              <w:sz w:val="24"/>
              <w:szCs w:val="24"/>
            </w:rPr>
            <w:delText>and</w:delText>
          </w:r>
        </w:del>
      </w:ins>
      <w:del w:id="321" w:author="Fu, Caihong" w:date="2023-12-16T08:49:00Z">
        <w:r w:rsidR="00834D8B" w:rsidRPr="008D35DA" w:rsidDel="00C4334E">
          <w:rPr>
            <w:rFonts w:ascii="Times New Roman" w:hAnsi="Times New Roman"/>
            <w:sz w:val="24"/>
            <w:szCs w:val="24"/>
          </w:rPr>
          <w:delText xml:space="preserve"> </w:delText>
        </w:r>
      </w:del>
      <w:ins w:id="322" w:author="Zhaozhe Ruan" w:date="2023-12-12T20:16:00Z">
        <w:r w:rsidR="00563E63" w:rsidRPr="008D35DA">
          <w:rPr>
            <w:rFonts w:ascii="Times New Roman" w:hAnsi="Times New Roman"/>
            <w:sz w:val="24"/>
            <w:szCs w:val="24"/>
          </w:rPr>
          <w:t>RMSE</w:t>
        </w:r>
      </w:ins>
      <w:ins w:id="323" w:author="Fu, Caihong" w:date="2023-12-16T08:49:00Z">
        <w:r w:rsidR="00C4334E">
          <w:rPr>
            <w:rFonts w:ascii="Times New Roman" w:hAnsi="Times New Roman"/>
            <w:sz w:val="24"/>
            <w:szCs w:val="24"/>
          </w:rPr>
          <w:t>, and NFM</w:t>
        </w:r>
      </w:ins>
      <w:ins w:id="324" w:author="Zhaozhe Ruan" w:date="2023-12-12T20:16:00Z">
        <w:r w:rsidR="00563E63" w:rsidRPr="008D35DA">
          <w:rPr>
            <w:rFonts w:ascii="Times New Roman" w:hAnsi="Times New Roman"/>
            <w:sz w:val="24"/>
            <w:szCs w:val="24"/>
          </w:rPr>
          <w:t xml:space="preserve"> </w:t>
        </w:r>
      </w:ins>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w:t>
      </w:r>
      <w:del w:id="325" w:author="Fu, Caihong" w:date="2023-12-16T08:49:00Z">
        <w:r w:rsidR="001032D0" w:rsidDel="00C4334E">
          <w:rPr>
            <w:rFonts w:ascii="Times New Roman" w:hAnsi="Times New Roman"/>
            <w:sz w:val="24"/>
            <w:szCs w:val="24"/>
          </w:rPr>
          <w:delText>d</w:delText>
        </w:r>
      </w:del>
      <w:ins w:id="326" w:author="Fu, Caihong" w:date="2023-12-16T08:49:00Z">
        <w:r w:rsidR="00C4334E">
          <w:rPr>
            <w:rFonts w:ascii="Times New Roman" w:hAnsi="Times New Roman"/>
            <w:sz w:val="24"/>
            <w:szCs w:val="24"/>
          </w:rPr>
          <w:t>e</w:t>
        </w:r>
      </w:ins>
      <w:r w:rsidR="00834D8B" w:rsidRPr="008D35DA">
        <w:rPr>
          <w:rFonts w:ascii="Times New Roman" w:hAnsi="Times New Roman"/>
          <w:sz w:val="24"/>
          <w:szCs w:val="24"/>
        </w:rPr>
        <w:t xml:space="preserve">). </w:t>
      </w:r>
      <w:ins w:id="327" w:author="Fu, Caihong" w:date="2023-12-16T08:59:00Z">
        <w:r w:rsidR="00546900">
          <w:rPr>
            <w:rFonts w:ascii="Times New Roman" w:hAnsi="Times New Roman"/>
            <w:sz w:val="24"/>
            <w:szCs w:val="24"/>
          </w:rPr>
          <w:t>It is worth noting that the two well-performing</w:t>
        </w:r>
        <w:r w:rsidR="00546900" w:rsidRPr="00546900">
          <w:rPr>
            <w:rFonts w:ascii="Times New Roman" w:hAnsi="Times New Roman"/>
            <w:sz w:val="24"/>
            <w:szCs w:val="24"/>
          </w:rPr>
          <w:t xml:space="preserve"> </w:t>
        </w:r>
        <w:r w:rsidR="00546900" w:rsidRPr="008D35DA">
          <w:rPr>
            <w:rFonts w:ascii="Times New Roman" w:hAnsi="Times New Roman"/>
            <w:sz w:val="24"/>
            <w:szCs w:val="24"/>
          </w:rPr>
          <w:t>naïve models</w:t>
        </w:r>
        <w:r w:rsidR="00546900">
          <w:rPr>
            <w:rFonts w:ascii="Times New Roman" w:hAnsi="Times New Roman"/>
            <w:sz w:val="24"/>
            <w:szCs w:val="24"/>
          </w:rPr>
          <w:t xml:space="preserve"> LLY </w:t>
        </w:r>
      </w:ins>
      <w:ins w:id="328" w:author="Fu, Caihong" w:date="2023-12-16T09:00:00Z">
        <w:r w:rsidR="00546900">
          <w:rPr>
            <w:rFonts w:ascii="Times New Roman" w:hAnsi="Times New Roman"/>
            <w:sz w:val="24"/>
            <w:szCs w:val="24"/>
          </w:rPr>
          <w:t xml:space="preserve">and R1C also had </w:t>
        </w:r>
        <w:r w:rsidR="005E2A1C">
          <w:rPr>
            <w:rFonts w:ascii="Times New Roman" w:hAnsi="Times New Roman"/>
            <w:sz w:val="24"/>
            <w:szCs w:val="24"/>
          </w:rPr>
          <w:t>relatively smaller biases (</w:t>
        </w:r>
        <w:r w:rsidR="005E2A1C">
          <w:rPr>
            <w:rFonts w:ascii="Times New Roman" w:hAnsi="Times New Roman"/>
            <w:sz w:val="24"/>
            <w:szCs w:val="24"/>
          </w:rPr>
          <w:t xml:space="preserve">Supplementary </w:t>
        </w:r>
        <w:r w:rsidR="005E2A1C" w:rsidRPr="008D35DA">
          <w:rPr>
            <w:rFonts w:ascii="Times New Roman" w:hAnsi="Times New Roman"/>
            <w:sz w:val="24"/>
            <w:szCs w:val="24"/>
          </w:rPr>
          <w:t>Figure S3</w:t>
        </w:r>
        <w:r w:rsidR="005E2A1C">
          <w:rPr>
            <w:rFonts w:ascii="Times New Roman" w:hAnsi="Times New Roman"/>
            <w:sz w:val="24"/>
            <w:szCs w:val="24"/>
          </w:rPr>
          <w:t>e</w:t>
        </w:r>
        <w:r w:rsidR="005E2A1C" w:rsidRPr="008D35DA">
          <w:rPr>
            <w:rFonts w:ascii="Times New Roman" w:hAnsi="Times New Roman"/>
            <w:sz w:val="24"/>
            <w:szCs w:val="24"/>
          </w:rPr>
          <w:t xml:space="preserve">). </w:t>
        </w:r>
      </w:ins>
      <w:ins w:id="329" w:author="Fu, Caihong" w:date="2023-12-16T08:59:00Z">
        <w:r w:rsidR="00546900">
          <w:rPr>
            <w:rFonts w:ascii="Times New Roman" w:hAnsi="Times New Roman"/>
            <w:sz w:val="24"/>
            <w:szCs w:val="24"/>
          </w:rPr>
          <w:t xml:space="preserve"> </w:t>
        </w:r>
      </w:ins>
      <w:ins w:id="330" w:author="Fu, Caihong" w:date="2023-12-16T08:58:00Z">
        <w:r w:rsidR="00546900">
          <w:rPr>
            <w:rFonts w:ascii="Times New Roman" w:hAnsi="Times New Roman"/>
            <w:sz w:val="24"/>
            <w:szCs w:val="24"/>
          </w:rPr>
          <w:t xml:space="preserve"> </w:t>
        </w:r>
      </w:ins>
    </w:p>
    <w:p w14:paraId="76B71066" w14:textId="49BD1764"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del w:id="331" w:author="Zhaozhe Ruan" w:date="2023-11-28T17:48:00Z">
        <w:r w:rsidR="00927840" w:rsidDel="00A37854">
          <w:rPr>
            <w:rFonts w:ascii="Times New Roman" w:hAnsi="Times New Roman"/>
            <w:sz w:val="24"/>
            <w:szCs w:val="24"/>
          </w:rPr>
          <w:delText xml:space="preserve"> </w:delText>
        </w:r>
      </w:del>
      <w:r w:rsidR="009E35C4" w:rsidRPr="008D35DA">
        <w:rPr>
          <w:rFonts w:ascii="Times New Roman" w:hAnsi="Times New Roman"/>
          <w:sz w:val="24"/>
          <w:szCs w:val="24"/>
        </w:rPr>
        <w:t xml:space="preserve"> (DFO,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 xml:space="preserve">Figure </w:t>
      </w:r>
      <w:r w:rsidR="00040A5B" w:rsidRPr="008D35DA">
        <w:rPr>
          <w:rFonts w:ascii="Times New Roman" w:hAnsi="Times New Roman"/>
          <w:sz w:val="24"/>
          <w:szCs w:val="24"/>
        </w:rPr>
        <w:lastRenderedPageBreak/>
        <w:t>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Naïve models (in particular, LLY model) perform the best among others for 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lastRenderedPageBreak/>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25E21790"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r w:rsidR="00884305" w:rsidRPr="009A5543">
        <w:rPr>
          <w:rFonts w:ascii="Times New Roman" w:hAnsi="Times New Roman"/>
          <w:sz w:val="24"/>
          <w:szCs w:val="24"/>
        </w:rPr>
        <w:t>forecast</w:t>
      </w:r>
      <w:del w:id="332" w:author="Zhaozhe Ruan" w:date="2023-11-28T19:45:00Z">
        <w:r w:rsidR="00260D15" w:rsidRPr="009A5543" w:rsidDel="00E80F98">
          <w:rPr>
            <w:rFonts w:ascii="Times New Roman" w:hAnsi="Times New Roman"/>
            <w:sz w:val="24"/>
            <w:szCs w:val="24"/>
          </w:rPr>
          <w:delText>s</w:delText>
        </w:r>
      </w:del>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xml:space="preserve">, the forecast error </w:t>
      </w:r>
      <w:del w:id="333" w:author="Zhaozhe Ruan" w:date="2023-11-28T17:48:00Z">
        <w:r w:rsidR="00240306" w:rsidRPr="009A5543" w:rsidDel="00A37854">
          <w:rPr>
            <w:rFonts w:ascii="Times New Roman" w:hAnsi="Times New Roman"/>
            <w:sz w:val="24"/>
            <w:szCs w:val="24"/>
          </w:rPr>
          <w:delText xml:space="preserve"> </w:delText>
        </w:r>
      </w:del>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 xml:space="preserve">represents a significant improvement </w:t>
      </w:r>
      <w:r w:rsidR="00AF389B" w:rsidRPr="009A5543">
        <w:rPr>
          <w:rFonts w:ascii="Times New Roman" w:hAnsi="Times New Roman"/>
          <w:sz w:val="24"/>
          <w:szCs w:val="24"/>
        </w:rPr>
        <w:lastRenderedPageBreak/>
        <w:t>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ins w:id="334" w:author="Zhaozhe Ruan" w:date="2023-11-28T19:45:00Z">
        <w:r w:rsidR="00E80F98">
          <w:rPr>
            <w:rFonts w:ascii="Times New Roman" w:hAnsi="Times New Roman"/>
            <w:sz w:val="24"/>
            <w:szCs w:val="24"/>
          </w:rPr>
          <w:t xml:space="preserve"> </w:t>
        </w:r>
      </w:ins>
      <w:bookmarkStart w:id="335" w:name="_Hlk152093307"/>
      <w:ins w:id="336" w:author="Zhaozhe Ruan" w:date="2023-11-28T19:47:00Z">
        <w:r w:rsidR="00E80F98">
          <w:rPr>
            <w:rFonts w:ascii="Times New Roman" w:hAnsi="Times New Roman"/>
            <w:sz w:val="24"/>
            <w:szCs w:val="24"/>
          </w:rPr>
          <w:t xml:space="preserve">Although the evaluation period is </w:t>
        </w:r>
      </w:ins>
      <w:bookmarkStart w:id="337" w:name="_Hlk152872688"/>
      <w:ins w:id="338" w:author="Zhaozhe Ruan" w:date="2023-12-07T20:17:00Z">
        <w:r w:rsidR="003A5C76">
          <w:rPr>
            <w:rFonts w:ascii="Times New Roman" w:hAnsi="Times New Roman"/>
            <w:sz w:val="24"/>
            <w:szCs w:val="24"/>
          </w:rPr>
          <w:t>not long enough to make a conclusion</w:t>
        </w:r>
      </w:ins>
      <w:bookmarkEnd w:id="337"/>
      <w:ins w:id="339" w:author="Zhaozhe Ruan" w:date="2023-11-28T19:47:00Z">
        <w:r w:rsidR="00E80F98">
          <w:rPr>
            <w:rFonts w:ascii="Times New Roman" w:hAnsi="Times New Roman"/>
            <w:sz w:val="24"/>
            <w:szCs w:val="24"/>
          </w:rPr>
          <w:t>, i</w:t>
        </w:r>
      </w:ins>
      <w:ins w:id="340" w:author="Zhaozhe Ruan" w:date="2023-11-28T19:46:00Z">
        <w:r w:rsidR="00E80F98">
          <w:rPr>
            <w:rFonts w:ascii="Times New Roman" w:hAnsi="Times New Roman"/>
            <w:sz w:val="24"/>
            <w:szCs w:val="24"/>
          </w:rPr>
          <w:t xml:space="preserve">t would be interesting to continue monitoring the performance of </w:t>
        </w:r>
      </w:ins>
      <w:ins w:id="341" w:author="Zhaozhe Ruan" w:date="2023-11-28T19:47:00Z">
        <w:r w:rsidR="00E80F98">
          <w:rPr>
            <w:rFonts w:ascii="Times New Roman" w:hAnsi="Times New Roman"/>
            <w:sz w:val="24"/>
            <w:szCs w:val="24"/>
          </w:rPr>
          <w:t>this implementation in the near future.</w:t>
        </w:r>
      </w:ins>
      <w:bookmarkEnd w:id="335"/>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342"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w:t>
      </w:r>
      <w:proofErr w:type="spellStart"/>
      <w:r>
        <w:rPr>
          <w:rFonts w:ascii="Times New Roman" w:hAnsi="Times New Roman"/>
          <w:sz w:val="24"/>
          <w:szCs w:val="24"/>
        </w:rPr>
        <w:t>RickerSockeye</w:t>
      </w:r>
      <w:proofErr w:type="spellEnd"/>
      <w:r>
        <w:rPr>
          <w:rFonts w:ascii="Times New Roman" w:hAnsi="Times New Roman"/>
          <w:sz w:val="24"/>
          <w:szCs w:val="24"/>
        </w:rPr>
        <w:t xml:space="preserv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342"/>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lastRenderedPageBreak/>
        <w:t>Discussion</w:t>
      </w:r>
    </w:p>
    <w:p w14:paraId="5FBC1CCC" w14:textId="152047F7"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w:t>
      </w:r>
      <w:proofErr w:type="spellStart"/>
      <w:r w:rsidR="004B1281" w:rsidRPr="008D35DA">
        <w:rPr>
          <w:rFonts w:ascii="Times New Roman" w:hAnsi="Times New Roman" w:cs="Times New Roman"/>
          <w:sz w:val="24"/>
          <w:szCs w:val="24"/>
        </w:rPr>
        <w:t>Michielsens</w:t>
      </w:r>
      <w:proofErr w:type="spellEnd"/>
      <w:r w:rsidR="004B1281" w:rsidRPr="008D35DA">
        <w:rPr>
          <w:rFonts w:ascii="Times New Roman" w:hAnsi="Times New Roman" w:cs="Times New Roman"/>
          <w:sz w:val="24"/>
          <w:szCs w:val="24"/>
        </w:rPr>
        <w:t xml:space="preserve">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ins w:id="343" w:author="Fu, Caihong" w:date="2023-12-16T10:04:00Z">
        <w:r w:rsidR="00D2026E">
          <w:rPr>
            <w:rFonts w:ascii="Times New Roman" w:hAnsi="Times New Roman" w:cs="Times New Roman"/>
            <w:sz w:val="24"/>
            <w:szCs w:val="24"/>
          </w:rPr>
          <w:t>In particular, the</w:t>
        </w:r>
      </w:ins>
      <w:ins w:id="344" w:author="Fu, Caihong" w:date="2023-12-16T10:07:00Z">
        <w:r w:rsidR="00D2026E">
          <w:rPr>
            <w:rFonts w:ascii="Times New Roman" w:hAnsi="Times New Roman" w:cs="Times New Roman"/>
            <w:sz w:val="24"/>
            <w:szCs w:val="24"/>
          </w:rPr>
          <w:t xml:space="preserve"> Ricker models w</w:t>
        </w:r>
      </w:ins>
      <w:ins w:id="345" w:author="Fu, Caihong" w:date="2023-12-16T10:08:00Z">
        <w:r w:rsidR="00D2026E">
          <w:rPr>
            <w:rFonts w:ascii="Times New Roman" w:hAnsi="Times New Roman" w:cs="Times New Roman"/>
            <w:sz w:val="24"/>
            <w:szCs w:val="24"/>
          </w:rPr>
          <w:t>ith ecological covariates of Pink</w:t>
        </w:r>
      </w:ins>
      <w:ins w:id="346" w:author="Fu, Caihong" w:date="2023-12-16T10:09:00Z">
        <w:r w:rsidR="00D2026E">
          <w:rPr>
            <w:rFonts w:ascii="Times New Roman" w:hAnsi="Times New Roman" w:cs="Times New Roman"/>
            <w:sz w:val="24"/>
            <w:szCs w:val="24"/>
          </w:rPr>
          <w:t xml:space="preserve"> and </w:t>
        </w:r>
        <w:proofErr w:type="spellStart"/>
        <w:r w:rsidR="00D2026E">
          <w:rPr>
            <w:rFonts w:ascii="Times New Roman" w:hAnsi="Times New Roman" w:cs="Times New Roman"/>
            <w:sz w:val="24"/>
            <w:szCs w:val="24"/>
          </w:rPr>
          <w:lastRenderedPageBreak/>
          <w:t>Salmon.Total</w:t>
        </w:r>
        <w:proofErr w:type="spellEnd"/>
        <w:r w:rsidR="00D2026E">
          <w:rPr>
            <w:rFonts w:ascii="Times New Roman" w:hAnsi="Times New Roman" w:cs="Times New Roman"/>
            <w:sz w:val="24"/>
            <w:szCs w:val="24"/>
          </w:rPr>
          <w:t xml:space="preserve"> tended to have small and negative </w:t>
        </w:r>
      </w:ins>
      <w:ins w:id="347" w:author="Fu, Caihong" w:date="2023-12-16T10:10:00Z">
        <w:r w:rsidR="00D2026E">
          <w:rPr>
            <w:rFonts w:ascii="Times New Roman" w:hAnsi="Times New Roman" w:cs="Times New Roman"/>
            <w:sz w:val="24"/>
            <w:szCs w:val="24"/>
          </w:rPr>
          <w:t>biases</w:t>
        </w:r>
      </w:ins>
      <w:ins w:id="348" w:author="Fu, Caihong" w:date="2023-12-16T10:11:00Z">
        <w:r w:rsidR="00D2026E">
          <w:rPr>
            <w:rFonts w:ascii="Times New Roman" w:hAnsi="Times New Roman" w:cs="Times New Roman"/>
            <w:sz w:val="24"/>
            <w:szCs w:val="24"/>
          </w:rPr>
          <w:t xml:space="preserve"> (only slightly und</w:t>
        </w:r>
      </w:ins>
      <w:ins w:id="349" w:author="Fu, Caihong" w:date="2023-12-16T10:12:00Z">
        <w:r w:rsidR="00D2026E">
          <w:rPr>
            <w:rFonts w:ascii="Times New Roman" w:hAnsi="Times New Roman" w:cs="Times New Roman"/>
            <w:sz w:val="24"/>
            <w:szCs w:val="24"/>
          </w:rPr>
          <w:t>er-forecast)</w:t>
        </w:r>
      </w:ins>
      <w:ins w:id="350" w:author="Fu, Caihong" w:date="2023-12-16T10:10:00Z">
        <w:r w:rsidR="00D2026E">
          <w:rPr>
            <w:rFonts w:ascii="Times New Roman" w:hAnsi="Times New Roman" w:cs="Times New Roman"/>
            <w:sz w:val="24"/>
            <w:szCs w:val="24"/>
          </w:rPr>
          <w:t xml:space="preserve"> across different stocks</w:t>
        </w:r>
      </w:ins>
      <w:ins w:id="351" w:author="Fu, Caihong" w:date="2023-12-16T10:11:00Z">
        <w:r w:rsidR="00D2026E">
          <w:rPr>
            <w:rFonts w:ascii="Times New Roman" w:hAnsi="Times New Roman" w:cs="Times New Roman"/>
            <w:sz w:val="24"/>
            <w:szCs w:val="24"/>
          </w:rPr>
          <w:t xml:space="preserve">, which is very appealing </w:t>
        </w:r>
      </w:ins>
      <w:ins w:id="352" w:author="Fu, Caihong" w:date="2023-12-16T10:12:00Z">
        <w:r w:rsidR="00D2026E">
          <w:rPr>
            <w:rFonts w:ascii="Times New Roman" w:hAnsi="Times New Roman" w:cs="Times New Roman"/>
            <w:sz w:val="24"/>
            <w:szCs w:val="24"/>
          </w:rPr>
          <w:t xml:space="preserve">from the perspective of conservative management. </w:t>
        </w:r>
      </w:ins>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353"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353"/>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proofErr w:type="spellStart"/>
      <w:r w:rsidR="008E270E" w:rsidRPr="008D35DA">
        <w:rPr>
          <w:rFonts w:ascii="Times New Roman" w:hAnsi="Times New Roman" w:cs="Times New Roman"/>
          <w:sz w:val="24"/>
          <w:szCs w:val="24"/>
        </w:rPr>
        <w:t>Ruggerone</w:t>
      </w:r>
      <w:proofErr w:type="spellEnd"/>
      <w:r w:rsidR="008E270E" w:rsidRPr="008D35DA">
        <w:rPr>
          <w:rFonts w:ascii="Times New Roman" w:hAnsi="Times New Roman" w:cs="Times New Roman"/>
          <w:sz w:val="24"/>
          <w:szCs w:val="24"/>
        </w:rPr>
        <w:t xml:space="preserve"> and Connors 2015; </w:t>
      </w:r>
      <w:r w:rsidR="00CB6B8D" w:rsidRPr="008D35DA">
        <w:rPr>
          <w:rFonts w:ascii="Times New Roman" w:hAnsi="Times New Roman" w:cs="Times New Roman"/>
          <w:sz w:val="24"/>
          <w:szCs w:val="24"/>
        </w:rPr>
        <w:t xml:space="preserve">Connors et al. 2020; </w:t>
      </w:r>
      <w:proofErr w:type="spellStart"/>
      <w:r w:rsidR="00CB6B8D" w:rsidRPr="008D35DA">
        <w:rPr>
          <w:rFonts w:ascii="Times New Roman" w:hAnsi="Times New Roman" w:cs="Times New Roman"/>
          <w:sz w:val="24"/>
          <w:szCs w:val="24"/>
        </w:rPr>
        <w:t>Ruggerone</w:t>
      </w:r>
      <w:proofErr w:type="spellEnd"/>
      <w:r w:rsidR="00CB6B8D" w:rsidRPr="008D35DA">
        <w:rPr>
          <w:rFonts w:ascii="Times New Roman" w:hAnsi="Times New Roman" w:cs="Times New Roman"/>
          <w:sz w:val="24"/>
          <w:szCs w:val="24"/>
        </w:rPr>
        <w:t xml:space="preserv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w:t>
      </w:r>
      <w:r w:rsidR="000D5770" w:rsidRPr="008D35DA">
        <w:rPr>
          <w:rFonts w:ascii="Times New Roman" w:hAnsi="Times New Roman" w:cs="Times New Roman"/>
          <w:sz w:val="24"/>
          <w:szCs w:val="24"/>
        </w:rPr>
        <w:lastRenderedPageBreak/>
        <w:t xml:space="preserve">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C75EC6" w:rsidRPr="008D35DA">
        <w:rPr>
          <w:rFonts w:ascii="Times New Roman" w:hAnsi="Times New Roman" w:cs="Times New Roman"/>
          <w:sz w:val="24"/>
          <w:szCs w:val="24"/>
        </w:rPr>
        <w:lastRenderedPageBreak/>
        <w:t>(</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6863DFBC"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354" w:name="_Hlk144293002"/>
      <w:ins w:id="355" w:author="Fu, Caihong" w:date="2023-12-13T14:31:00Z">
        <w:r w:rsidR="00045E69">
          <w:rPr>
            <w:rFonts w:ascii="Times New Roman" w:hAnsi="Times New Roman" w:cs="Times New Roman"/>
            <w:sz w:val="24"/>
            <w:szCs w:val="24"/>
          </w:rPr>
          <w:t xml:space="preserve">In particular, </w:t>
        </w:r>
      </w:ins>
      <w:del w:id="356" w:author="Fu, Caihong" w:date="2023-12-13T14:32:00Z">
        <w:r w:rsidR="00152F10" w:rsidDel="00045E69">
          <w:rPr>
            <w:rFonts w:ascii="Times New Roman" w:hAnsi="Times New Roman" w:cs="Times New Roman"/>
            <w:sz w:val="24"/>
            <w:szCs w:val="24"/>
          </w:rPr>
          <w:delText xml:space="preserve">For </w:delText>
        </w:r>
      </w:del>
      <w:ins w:id="357" w:author="Fu, Caihong" w:date="2023-12-13T14:32:00Z">
        <w:r w:rsidR="00045E69">
          <w:rPr>
            <w:rFonts w:ascii="Times New Roman" w:hAnsi="Times New Roman" w:cs="Times New Roman"/>
            <w:sz w:val="24"/>
            <w:szCs w:val="24"/>
          </w:rPr>
          <w:t xml:space="preserve">for </w:t>
        </w:r>
      </w:ins>
      <w:r w:rsidR="00152F10">
        <w:rPr>
          <w:rFonts w:ascii="Times New Roman" w:hAnsi="Times New Roman" w:cs="Times New Roman"/>
          <w:sz w:val="24"/>
          <w:szCs w:val="24"/>
        </w:rPr>
        <w:t xml:space="preserve">the first time, standard deviation </w:t>
      </w:r>
      <w:ins w:id="358" w:author="Fu, Caihong" w:date="2023-12-13T14:28:00Z">
        <w:r w:rsidR="00045E69">
          <w:rPr>
            <w:rFonts w:ascii="Times New Roman" w:hAnsi="Times New Roman" w:cs="Times New Roman"/>
            <w:sz w:val="24"/>
            <w:szCs w:val="24"/>
          </w:rPr>
          <w:t xml:space="preserve">was taken into consideration </w:t>
        </w:r>
      </w:ins>
      <w:ins w:id="359" w:author="Fu, Caihong" w:date="2023-12-13T14:29:00Z">
        <w:r w:rsidR="00045E69">
          <w:rPr>
            <w:rFonts w:ascii="Times New Roman" w:hAnsi="Times New Roman" w:cs="Times New Roman"/>
            <w:sz w:val="24"/>
            <w:szCs w:val="24"/>
          </w:rPr>
          <w:t xml:space="preserve">when comparing </w:t>
        </w:r>
      </w:ins>
      <w:del w:id="360" w:author="Fu, Caihong" w:date="2023-12-13T14:29:00Z">
        <w:r w:rsidR="00AC3A27" w:rsidDel="00045E69">
          <w:rPr>
            <w:rFonts w:ascii="Times New Roman" w:hAnsi="Times New Roman" w:cs="Times New Roman"/>
            <w:sz w:val="24"/>
            <w:szCs w:val="24"/>
          </w:rPr>
          <w:delText xml:space="preserve">comparison </w:delText>
        </w:r>
      </w:del>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del w:id="361" w:author="Fu, Caihong" w:date="2023-12-13T14:29:00Z">
        <w:r w:rsidR="00AC3A27" w:rsidDel="00045E69">
          <w:rPr>
            <w:rFonts w:ascii="Times New Roman" w:hAnsi="Times New Roman" w:cs="Times New Roman"/>
            <w:sz w:val="24"/>
            <w:szCs w:val="24"/>
          </w:rPr>
          <w:delText xml:space="preserve"> </w:delText>
        </w:r>
        <w:r w:rsidR="00152F10" w:rsidDel="00045E69">
          <w:rPr>
            <w:rFonts w:ascii="Times New Roman" w:hAnsi="Times New Roman" w:cs="Times New Roman"/>
            <w:sz w:val="24"/>
            <w:szCs w:val="24"/>
          </w:rPr>
          <w:delText>has been taken into</w:delText>
        </w:r>
      </w:del>
      <w:del w:id="362" w:author="Fu, Caihong" w:date="2023-12-13T14:28:00Z">
        <w:r w:rsidR="00152F10" w:rsidDel="00045E69">
          <w:rPr>
            <w:rFonts w:ascii="Times New Roman" w:hAnsi="Times New Roman" w:cs="Times New Roman"/>
            <w:sz w:val="24"/>
            <w:szCs w:val="24"/>
          </w:rPr>
          <w:delText xml:space="preserve"> consideration</w:delText>
        </w:r>
        <w:r w:rsidR="0046492E" w:rsidDel="00045E69">
          <w:rPr>
            <w:rFonts w:ascii="Times New Roman" w:hAnsi="Times New Roman" w:cs="Times New Roman"/>
            <w:sz w:val="24"/>
            <w:szCs w:val="24"/>
          </w:rPr>
          <w:delText xml:space="preserve"> in salmon forecast</w:delText>
        </w:r>
      </w:del>
      <w:ins w:id="363" w:author="Zhaozhe Ruan" w:date="2023-11-28T17:42:00Z">
        <w:del w:id="364" w:author="Fu, Caihong" w:date="2023-12-13T14:28:00Z">
          <w:r w:rsidR="00A37854" w:rsidDel="00045E69">
            <w:rPr>
              <w:rFonts w:ascii="Times New Roman" w:hAnsi="Times New Roman" w:cs="Times New Roman"/>
              <w:sz w:val="24"/>
              <w:szCs w:val="24"/>
            </w:rPr>
            <w:delText>ing</w:delText>
          </w:r>
        </w:del>
      </w:ins>
      <w:r w:rsidR="00152F10">
        <w:rPr>
          <w:rFonts w:ascii="Times New Roman" w:hAnsi="Times New Roman" w:cs="Times New Roman"/>
          <w:sz w:val="24"/>
          <w:szCs w:val="24"/>
        </w:rPr>
        <w:t xml:space="preserve">. This information could be </w:t>
      </w:r>
      <w:del w:id="365" w:author="Fu, Caihong" w:date="2023-12-13T14:32:00Z">
        <w:r w:rsidR="00152F10" w:rsidDel="00045E69">
          <w:rPr>
            <w:rFonts w:ascii="Times New Roman" w:hAnsi="Times New Roman" w:cs="Times New Roman"/>
            <w:sz w:val="24"/>
            <w:szCs w:val="24"/>
          </w:rPr>
          <w:delText xml:space="preserve">helpful </w:delText>
        </w:r>
      </w:del>
      <w:ins w:id="366" w:author="Fu, Caihong" w:date="2023-12-13T14:32:00Z">
        <w:r w:rsidR="00045E69">
          <w:rPr>
            <w:rFonts w:ascii="Times New Roman" w:hAnsi="Times New Roman" w:cs="Times New Roman"/>
            <w:sz w:val="24"/>
            <w:szCs w:val="24"/>
          </w:rPr>
          <w:t xml:space="preserve">useful </w:t>
        </w:r>
      </w:ins>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ins w:id="367" w:author="Fu, Caihong" w:date="2023-12-13T14:33:00Z">
        <w:r w:rsidR="00045E69">
          <w:rPr>
            <w:rFonts w:ascii="Times New Roman" w:hAnsi="Times New Roman" w:cs="Times New Roman"/>
            <w:sz w:val="24"/>
            <w:szCs w:val="24"/>
          </w:rPr>
          <w:t xml:space="preserve">a </w:t>
        </w:r>
      </w:ins>
      <w:del w:id="368" w:author="Fu, Caihong" w:date="2023-12-13T14:34:00Z">
        <w:r w:rsidR="00152F10" w:rsidDel="00045E69">
          <w:rPr>
            <w:rFonts w:ascii="Times New Roman" w:hAnsi="Times New Roman" w:cs="Times New Roman"/>
            <w:sz w:val="24"/>
            <w:szCs w:val="24"/>
          </w:rPr>
          <w:delText xml:space="preserve">larger </w:delText>
        </w:r>
      </w:del>
      <w:ins w:id="369" w:author="Fu, Caihong" w:date="2023-12-13T14:33:00Z">
        <w:r w:rsidR="00045E69">
          <w:rPr>
            <w:rFonts w:ascii="Times New Roman" w:hAnsi="Times New Roman" w:cs="Times New Roman"/>
            <w:sz w:val="24"/>
            <w:szCs w:val="24"/>
          </w:rPr>
          <w:t>normalized standard deviation</w:t>
        </w:r>
      </w:ins>
      <w:del w:id="370" w:author="Fu, Caihong" w:date="2023-12-13T14:33:00Z">
        <w:r w:rsidR="00152F10" w:rsidDel="00045E69">
          <w:rPr>
            <w:rFonts w:ascii="Times New Roman" w:hAnsi="Times New Roman" w:cs="Times New Roman"/>
            <w:sz w:val="24"/>
            <w:szCs w:val="24"/>
          </w:rPr>
          <w:delText>SD</w:delText>
        </w:r>
      </w:del>
      <w:r w:rsidR="00152F10">
        <w:rPr>
          <w:rFonts w:ascii="Times New Roman" w:hAnsi="Times New Roman" w:cs="Times New Roman"/>
          <w:sz w:val="24"/>
          <w:szCs w:val="24"/>
        </w:rPr>
        <w:t xml:space="preserve"> </w:t>
      </w:r>
      <w:ins w:id="371" w:author="Fu, Caihong" w:date="2023-12-13T14:34:00Z">
        <w:r w:rsidR="00045E69">
          <w:rPr>
            <w:rFonts w:ascii="Times New Roman" w:hAnsi="Times New Roman" w:cs="Times New Roman"/>
            <w:sz w:val="24"/>
            <w:szCs w:val="24"/>
          </w:rPr>
          <w:t xml:space="preserve">larger </w:t>
        </w:r>
      </w:ins>
      <w:r w:rsidR="00152F10">
        <w:rPr>
          <w:rFonts w:ascii="Times New Roman" w:hAnsi="Times New Roman" w:cs="Times New Roman"/>
          <w:sz w:val="24"/>
          <w:szCs w:val="24"/>
        </w:rPr>
        <w:t xml:space="preserve">than </w:t>
      </w:r>
      <w:ins w:id="372" w:author="Fu, Caihong" w:date="2023-12-13T14:34:00Z">
        <w:r w:rsidR="00045E69">
          <w:rPr>
            <w:rFonts w:ascii="Times New Roman" w:hAnsi="Times New Roman" w:cs="Times New Roman"/>
            <w:sz w:val="24"/>
            <w:szCs w:val="24"/>
          </w:rPr>
          <w:t xml:space="preserve">that of </w:t>
        </w:r>
      </w:ins>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years, </w:t>
      </w:r>
      <w:r w:rsidR="00AC3A27">
        <w:rPr>
          <w:rFonts w:ascii="Times New Roman" w:hAnsi="Times New Roman" w:cs="Times New Roman"/>
          <w:sz w:val="24"/>
          <w:szCs w:val="24"/>
        </w:rPr>
        <w:t xml:space="preserve">but </w:t>
      </w:r>
      <w:del w:id="373" w:author="Fu, Caihong" w:date="2023-12-13T14:36:00Z">
        <w:r w:rsidR="00AC3A27" w:rsidDel="00045E69">
          <w:rPr>
            <w:rFonts w:ascii="Times New Roman" w:hAnsi="Times New Roman" w:cs="Times New Roman"/>
            <w:sz w:val="24"/>
            <w:szCs w:val="24"/>
          </w:rPr>
          <w:delText xml:space="preserve">may be less </w:delText>
        </w:r>
      </w:del>
      <w:ins w:id="374" w:author="Fu, Caihong" w:date="2023-12-13T14:36:00Z">
        <w:r w:rsidR="00045E69">
          <w:rPr>
            <w:rFonts w:ascii="Times New Roman" w:hAnsi="Times New Roman" w:cs="Times New Roman"/>
            <w:sz w:val="24"/>
            <w:szCs w:val="24"/>
          </w:rPr>
          <w:t xml:space="preserve">smaller </w:t>
        </w:r>
      </w:ins>
      <w:r w:rsidR="00AC3A27">
        <w:rPr>
          <w:rFonts w:ascii="Times New Roman" w:hAnsi="Times New Roman" w:cs="Times New Roman"/>
          <w:sz w:val="24"/>
          <w:szCs w:val="24"/>
        </w:rPr>
        <w:t xml:space="preserve">for non-dominant years. </w:t>
      </w:r>
      <w:ins w:id="375" w:author="Fu, Caihong" w:date="2023-12-13T14:45:00Z">
        <w:r w:rsidR="007464A7">
          <w:rPr>
            <w:rFonts w:ascii="Times New Roman" w:hAnsi="Times New Roman" w:cs="Times New Roman"/>
            <w:sz w:val="24"/>
            <w:szCs w:val="24"/>
          </w:rPr>
          <w:t xml:space="preserve">Such information </w:t>
        </w:r>
      </w:ins>
      <w:ins w:id="376" w:author="Fu, Caihong" w:date="2023-12-13T14:41:00Z">
        <w:r w:rsidR="007464A7">
          <w:rPr>
            <w:rFonts w:ascii="Times New Roman" w:hAnsi="Times New Roman" w:cs="Times New Roman"/>
            <w:sz w:val="24"/>
            <w:szCs w:val="24"/>
          </w:rPr>
          <w:t xml:space="preserve">helps </w:t>
        </w:r>
      </w:ins>
      <w:del w:id="377" w:author="Fu, Caihong" w:date="2023-12-13T14:41:00Z">
        <w:r w:rsidR="00AC3A27" w:rsidDel="007464A7">
          <w:rPr>
            <w:rFonts w:ascii="Times New Roman" w:hAnsi="Times New Roman" w:cs="Times New Roman"/>
            <w:sz w:val="24"/>
            <w:szCs w:val="24"/>
          </w:rPr>
          <w:delText xml:space="preserve">Although certain forecast models were chosen because of their overall performance comparing to </w:delText>
        </w:r>
        <w:r w:rsidR="00AC3A27" w:rsidDel="007464A7">
          <w:rPr>
            <w:rFonts w:ascii="Times New Roman" w:hAnsi="Times New Roman" w:cs="Times New Roman"/>
            <w:sz w:val="24"/>
            <w:szCs w:val="24"/>
          </w:rPr>
          <w:lastRenderedPageBreak/>
          <w:delText xml:space="preserve">other models, </w:delText>
        </w:r>
      </w:del>
      <w:r w:rsidR="00152F10">
        <w:rPr>
          <w:rFonts w:ascii="Times New Roman" w:hAnsi="Times New Roman" w:cs="Times New Roman"/>
          <w:sz w:val="24"/>
          <w:szCs w:val="24"/>
        </w:rPr>
        <w:t xml:space="preserve">managers </w:t>
      </w:r>
      <w:ins w:id="378" w:author="Fu, Caihong" w:date="2023-12-13T14:41:00Z">
        <w:r w:rsidR="007464A7">
          <w:rPr>
            <w:rFonts w:ascii="Times New Roman" w:hAnsi="Times New Roman" w:cs="Times New Roman"/>
            <w:sz w:val="24"/>
            <w:szCs w:val="24"/>
          </w:rPr>
          <w:t xml:space="preserve">to become </w:t>
        </w:r>
      </w:ins>
      <w:del w:id="379" w:author="Fu, Caihong" w:date="2023-12-13T14:41:00Z">
        <w:r w:rsidR="00AC3A27" w:rsidDel="007464A7">
          <w:rPr>
            <w:rFonts w:ascii="Times New Roman" w:hAnsi="Times New Roman" w:cs="Times New Roman"/>
            <w:sz w:val="24"/>
            <w:szCs w:val="24"/>
          </w:rPr>
          <w:delText xml:space="preserve">should be </w:delText>
        </w:r>
      </w:del>
      <w:r w:rsidR="00AC3A27">
        <w:rPr>
          <w:rFonts w:ascii="Times New Roman" w:hAnsi="Times New Roman" w:cs="Times New Roman"/>
          <w:sz w:val="24"/>
          <w:szCs w:val="24"/>
        </w:rPr>
        <w:t xml:space="preserve">aware of </w:t>
      </w:r>
      <w:ins w:id="380" w:author="Fu, Caihong" w:date="2023-12-13T14:42:00Z">
        <w:r w:rsidR="007464A7">
          <w:rPr>
            <w:rFonts w:ascii="Times New Roman" w:hAnsi="Times New Roman" w:cs="Times New Roman"/>
            <w:sz w:val="24"/>
            <w:szCs w:val="24"/>
          </w:rPr>
          <w:t>potenti</w:t>
        </w:r>
      </w:ins>
      <w:ins w:id="381" w:author="Fu, Caihong" w:date="2023-12-13T14:43:00Z">
        <w:r w:rsidR="007464A7">
          <w:rPr>
            <w:rFonts w:ascii="Times New Roman" w:hAnsi="Times New Roman" w:cs="Times New Roman"/>
            <w:sz w:val="24"/>
            <w:szCs w:val="24"/>
          </w:rPr>
          <w:t xml:space="preserve">al forecast pitfalls when </w:t>
        </w:r>
      </w:ins>
      <w:ins w:id="382" w:author="Fu, Caihong" w:date="2023-12-13T14:46:00Z">
        <w:r w:rsidR="007464A7">
          <w:rPr>
            <w:rFonts w:ascii="Times New Roman" w:hAnsi="Times New Roman" w:cs="Times New Roman"/>
            <w:sz w:val="24"/>
            <w:szCs w:val="24"/>
          </w:rPr>
          <w:t xml:space="preserve">they encounter </w:t>
        </w:r>
      </w:ins>
      <w:ins w:id="383" w:author="Fu, Caihong" w:date="2023-12-13T14:47:00Z">
        <w:r w:rsidR="007464A7">
          <w:rPr>
            <w:rFonts w:ascii="Times New Roman" w:hAnsi="Times New Roman" w:cs="Times New Roman"/>
            <w:sz w:val="24"/>
            <w:szCs w:val="24"/>
          </w:rPr>
          <w:t xml:space="preserve">unusually large or small standard deviations </w:t>
        </w:r>
      </w:ins>
      <w:del w:id="384" w:author="Fu, Caihong" w:date="2023-12-13T14:48:00Z">
        <w:r w:rsidR="00AC3A27" w:rsidDel="007464A7">
          <w:rPr>
            <w:rFonts w:ascii="Times New Roman" w:hAnsi="Times New Roman" w:cs="Times New Roman"/>
            <w:sz w:val="24"/>
            <w:szCs w:val="24"/>
          </w:rPr>
          <w:delText>th</w:delText>
        </w:r>
        <w:r w:rsidR="00152F10" w:rsidDel="007464A7">
          <w:rPr>
            <w:rFonts w:ascii="Times New Roman" w:hAnsi="Times New Roman" w:cs="Times New Roman"/>
            <w:sz w:val="24"/>
            <w:szCs w:val="24"/>
          </w:rPr>
          <w:delText>e</w:delText>
        </w:r>
        <w:r w:rsidR="00AC3A27" w:rsidDel="007464A7">
          <w:rPr>
            <w:rFonts w:ascii="Times New Roman" w:hAnsi="Times New Roman" w:cs="Times New Roman"/>
            <w:sz w:val="24"/>
            <w:szCs w:val="24"/>
          </w:rPr>
          <w:delText>ir</w:delText>
        </w:r>
        <w:r w:rsidR="00152F10" w:rsidDel="007464A7">
          <w:rPr>
            <w:rFonts w:ascii="Times New Roman" w:hAnsi="Times New Roman" w:cs="Times New Roman"/>
            <w:sz w:val="24"/>
            <w:szCs w:val="24"/>
          </w:rPr>
          <w:delText xml:space="preserve"> caveat</w:delText>
        </w:r>
        <w:r w:rsidR="00AC3A27" w:rsidDel="007464A7">
          <w:rPr>
            <w:rFonts w:ascii="Times New Roman" w:hAnsi="Times New Roman" w:cs="Times New Roman"/>
            <w:sz w:val="24"/>
            <w:szCs w:val="24"/>
          </w:rPr>
          <w:delText>s if their SD are too large or too small comparing to SD</w:delText>
        </w:r>
      </w:del>
      <w:ins w:id="385" w:author="Fu, Caihong" w:date="2023-12-13T14:48:00Z">
        <w:r w:rsidR="007464A7">
          <w:rPr>
            <w:rFonts w:ascii="Times New Roman" w:hAnsi="Times New Roman" w:cs="Times New Roman"/>
            <w:sz w:val="24"/>
            <w:szCs w:val="24"/>
          </w:rPr>
          <w:t>compared with those</w:t>
        </w:r>
      </w:ins>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354"/>
    </w:p>
    <w:p w14:paraId="465C0529" w14:textId="7D6BCDA1"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del w:id="386" w:author="Zhaozhe Ruan" w:date="2023-11-28T17:43:00Z">
        <w:r w:rsidR="006B241F" w:rsidRPr="008D35DA" w:rsidDel="00A37854">
          <w:rPr>
            <w:rFonts w:ascii="Times New Roman" w:hAnsi="Times New Roman" w:cs="Times New Roman"/>
            <w:sz w:val="24"/>
            <w:szCs w:val="24"/>
          </w:rPr>
          <w:delText xml:space="preserve"> </w:delText>
        </w:r>
      </w:del>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(bad model</w:t>
      </w:r>
      <w:ins w:id="387" w:author="Zhaozhe Ruan" w:date="2023-11-28T20:00:00Z">
        <w:r w:rsidR="009D641A">
          <w:rPr>
            <w:rFonts w:ascii="Times New Roman" w:hAnsi="Times New Roman" w:cs="Times New Roman"/>
            <w:sz w:val="24"/>
            <w:szCs w:val="24"/>
          </w:rPr>
          <w:t>s</w:t>
        </w:r>
      </w:ins>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del w:id="388" w:author="Zhaozhe Ruan" w:date="2023-11-28T19:59:00Z">
        <w:r w:rsidR="00FE1E97" w:rsidRPr="008D35DA" w:rsidDel="009D641A">
          <w:rPr>
            <w:rFonts w:ascii="Times New Roman" w:hAnsi="Times New Roman" w:cs="Times New Roman"/>
            <w:sz w:val="24"/>
            <w:szCs w:val="24"/>
          </w:rPr>
          <w:delText>wander around or move</w:delText>
        </w:r>
      </w:del>
      <w:ins w:id="389" w:author="Zhaozhe Ruan" w:date="2023-11-28T19:59:00Z">
        <w:r w:rsidR="009D641A">
          <w:rPr>
            <w:rFonts w:ascii="Times New Roman" w:hAnsi="Times New Roman" w:cs="Times New Roman"/>
            <w:sz w:val="24"/>
            <w:szCs w:val="24"/>
          </w:rPr>
          <w:t>d</w:t>
        </w:r>
      </w:ins>
      <w:ins w:id="390" w:author="Zhaozhe Ruan" w:date="2023-11-28T20:00:00Z">
        <w:r w:rsidR="009D641A">
          <w:rPr>
            <w:rFonts w:ascii="Times New Roman" w:hAnsi="Times New Roman" w:cs="Times New Roman"/>
            <w:sz w:val="24"/>
            <w:szCs w:val="24"/>
          </w:rPr>
          <w:t>emonstrate erratic behavior or deviate</w:t>
        </w:r>
      </w:ins>
      <w:r w:rsidR="00FE1E97" w:rsidRPr="008D35DA">
        <w:rPr>
          <w:rFonts w:ascii="Times New Roman" w:hAnsi="Times New Roman" w:cs="Times New Roman"/>
          <w:sz w:val="24"/>
          <w:szCs w:val="24"/>
        </w:rPr>
        <w:t xml:space="preserve"> further </w:t>
      </w:r>
      <w:del w:id="391" w:author="Zhaozhe Ruan" w:date="2023-11-28T20:00:00Z">
        <w:r w:rsidR="00FE1E97" w:rsidRPr="008D35DA" w:rsidDel="009D641A">
          <w:rPr>
            <w:rFonts w:ascii="Times New Roman" w:hAnsi="Times New Roman" w:cs="Times New Roman"/>
            <w:sz w:val="24"/>
            <w:szCs w:val="24"/>
          </w:rPr>
          <w:delText xml:space="preserve">away </w:delText>
        </w:r>
      </w:del>
      <w:r w:rsidR="00FE1E97" w:rsidRPr="008D35DA">
        <w:rPr>
          <w:rFonts w:ascii="Times New Roman" w:hAnsi="Times New Roman" w:cs="Times New Roman"/>
          <w:sz w:val="24"/>
          <w:szCs w:val="24"/>
        </w:rPr>
        <w:t xml:space="preserve">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developed 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77777777" w:rsidR="00256508" w:rsidRDefault="008F70F1" w:rsidP="006D3134">
      <w:pPr>
        <w:spacing w:line="480" w:lineRule="auto"/>
        <w:ind w:firstLine="360"/>
        <w:rPr>
          <w:ins w:id="392" w:author="Fu, Caihong" w:date="2023-12-13T15:15:00Z"/>
          <w:rFonts w:ascii="Times New Roman" w:hAnsi="Times New Roman" w:cs="Times New Roman"/>
          <w:sz w:val="24"/>
          <w:szCs w:val="24"/>
        </w:rPr>
      </w:pPr>
      <w:r>
        <w:rPr>
          <w:rFonts w:ascii="Times New Roman" w:hAnsi="Times New Roman" w:cs="Times New Roman"/>
          <w:sz w:val="24"/>
          <w:szCs w:val="24"/>
        </w:rPr>
        <w:lastRenderedPageBreak/>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del w:id="393" w:author="Fu, Caihong" w:date="2023-12-13T14:52:00Z">
        <w:r w:rsidR="00C96161" w:rsidDel="00EE5642">
          <w:rPr>
            <w:rFonts w:ascii="Times New Roman" w:hAnsi="Times New Roman" w:cs="Times New Roman"/>
            <w:sz w:val="24"/>
            <w:szCs w:val="24"/>
          </w:rPr>
          <w:delText xml:space="preserve">that </w:delText>
        </w:r>
        <w:r w:rsidR="00C96161" w:rsidRPr="00C96161" w:rsidDel="00EE5642">
          <w:rPr>
            <w:rFonts w:ascii="Times New Roman" w:hAnsi="Times New Roman" w:cs="Times New Roman"/>
            <w:sz w:val="24"/>
            <w:szCs w:val="24"/>
          </w:rPr>
          <w:delText>include</w:delText>
        </w:r>
      </w:del>
      <w:ins w:id="394" w:author="Fu, Caihong" w:date="2023-12-13T14:52:00Z">
        <w:r w:rsidR="00EE5642">
          <w:rPr>
            <w:rFonts w:ascii="Times New Roman" w:hAnsi="Times New Roman" w:cs="Times New Roman"/>
            <w:sz w:val="24"/>
            <w:szCs w:val="24"/>
          </w:rPr>
          <w:t>with</w:t>
        </w:r>
      </w:ins>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forecasts, </w:t>
      </w:r>
      <w:r w:rsidR="0070006A" w:rsidRPr="0070006A">
        <w:rPr>
          <w:rFonts w:ascii="Times New Roman" w:hAnsi="Times New Roman" w:cs="Times New Roman"/>
          <w:sz w:val="24"/>
          <w:szCs w:val="24"/>
        </w:rPr>
        <w:t xml:space="preserve">actually </w:t>
      </w:r>
      <w:del w:id="395" w:author="Fu, Caihong" w:date="2023-12-13T14:53:00Z">
        <w:r w:rsidR="0070006A" w:rsidDel="00EE5642">
          <w:rPr>
            <w:rFonts w:ascii="Times New Roman" w:hAnsi="Times New Roman" w:cs="Times New Roman"/>
            <w:sz w:val="24"/>
            <w:szCs w:val="24"/>
          </w:rPr>
          <w:delText xml:space="preserve">incorporating </w:delText>
        </w:r>
      </w:del>
      <w:ins w:id="396" w:author="Fu, Caihong" w:date="2023-12-13T14:53:00Z">
        <w:r w:rsidR="00EE5642">
          <w:rPr>
            <w:rFonts w:ascii="Times New Roman" w:hAnsi="Times New Roman" w:cs="Times New Roman"/>
            <w:sz w:val="24"/>
            <w:szCs w:val="24"/>
          </w:rPr>
          <w:t xml:space="preserve">implementing </w:t>
        </w:r>
      </w:ins>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del w:id="397" w:author="Fu, Caihong" w:date="2023-12-13T14:54:00Z">
        <w:r w:rsidR="0070006A" w:rsidDel="00EE5642">
          <w:rPr>
            <w:rFonts w:ascii="Times New Roman" w:hAnsi="Times New Roman" w:cs="Times New Roman"/>
            <w:sz w:val="24"/>
            <w:szCs w:val="24"/>
          </w:rPr>
          <w:delText xml:space="preserve">into the </w:delText>
        </w:r>
        <w:r w:rsidR="0070006A" w:rsidRPr="0070006A" w:rsidDel="00EE5642">
          <w:rPr>
            <w:rFonts w:ascii="Times New Roman" w:hAnsi="Times New Roman" w:cs="Times New Roman"/>
            <w:sz w:val="24"/>
            <w:szCs w:val="24"/>
          </w:rPr>
          <w:delText xml:space="preserve">management process </w:delText>
        </w:r>
      </w:del>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del w:id="398" w:author="Fu, Caihong" w:date="2023-12-13T14:57:00Z">
        <w:r w:rsidR="004F4D1F" w:rsidDel="009015EC">
          <w:rPr>
            <w:rFonts w:ascii="Times New Roman" w:hAnsi="Times New Roman" w:cs="Times New Roman"/>
            <w:sz w:val="24"/>
            <w:szCs w:val="24"/>
          </w:rPr>
          <w:delText>we should be cautious</w:delText>
        </w:r>
      </w:del>
      <w:ins w:id="399" w:author="Fu, Caihong" w:date="2023-12-13T14:57:00Z">
        <w:r w:rsidR="009015EC">
          <w:rPr>
            <w:rFonts w:ascii="Times New Roman" w:hAnsi="Times New Roman" w:cs="Times New Roman"/>
            <w:sz w:val="24"/>
            <w:szCs w:val="24"/>
          </w:rPr>
          <w:t>caution should be taken when</w:t>
        </w:r>
      </w:ins>
      <w:r w:rsidR="004F4D1F">
        <w:rPr>
          <w:rFonts w:ascii="Times New Roman" w:hAnsi="Times New Roman" w:cs="Times New Roman"/>
          <w:sz w:val="24"/>
          <w:szCs w:val="24"/>
        </w:rPr>
        <w:t xml:space="preserve"> interpreting results based on single-year performance</w:t>
      </w:r>
      <w:ins w:id="400" w:author="Fu, Caihong" w:date="2023-12-13T15:02:00Z">
        <w:r w:rsidR="00A76018">
          <w:rPr>
            <w:rFonts w:ascii="Times New Roman" w:hAnsi="Times New Roman" w:cs="Times New Roman"/>
            <w:sz w:val="24"/>
            <w:szCs w:val="24"/>
          </w:rPr>
          <w:t xml:space="preserve"> while emphasis </w:t>
        </w:r>
      </w:ins>
      <w:ins w:id="401" w:author="Fu, Caihong" w:date="2023-12-13T15:03:00Z">
        <w:r w:rsidR="00A76018">
          <w:rPr>
            <w:rFonts w:ascii="Times New Roman" w:hAnsi="Times New Roman" w:cs="Times New Roman"/>
            <w:sz w:val="24"/>
            <w:szCs w:val="24"/>
          </w:rPr>
          <w:t xml:space="preserve">may be put </w:t>
        </w:r>
      </w:ins>
      <w:del w:id="402" w:author="Fu, Caihong" w:date="2023-12-13T15:03:00Z">
        <w:r w:rsidR="004F4D1F" w:rsidDel="00A76018">
          <w:rPr>
            <w:rFonts w:ascii="Times New Roman" w:hAnsi="Times New Roman" w:cs="Times New Roman"/>
            <w:sz w:val="24"/>
            <w:szCs w:val="24"/>
          </w:rPr>
          <w:delText xml:space="preserve"> but rather focus </w:delText>
        </w:r>
      </w:del>
      <w:r w:rsidR="004F4D1F">
        <w:rPr>
          <w:rFonts w:ascii="Times New Roman" w:hAnsi="Times New Roman" w:cs="Times New Roman"/>
          <w:sz w:val="24"/>
          <w:szCs w:val="24"/>
        </w:rPr>
        <w:t xml:space="preserve">on performance stability across multiple years </w:t>
      </w:r>
      <w:del w:id="403" w:author="Fu, Caihong" w:date="2023-12-13T15:04:00Z">
        <w:r w:rsidR="004F4D1F" w:rsidDel="00A76018">
          <w:rPr>
            <w:rFonts w:ascii="Times New Roman" w:hAnsi="Times New Roman" w:cs="Times New Roman"/>
            <w:sz w:val="24"/>
            <w:szCs w:val="24"/>
          </w:rPr>
          <w:delText>if such risk was introduced by</w:delText>
        </w:r>
      </w:del>
      <w:ins w:id="404" w:author="Fu, Caihong" w:date="2023-12-13T15:04:00Z">
        <w:r w:rsidR="00A76018">
          <w:rPr>
            <w:rFonts w:ascii="Times New Roman" w:hAnsi="Times New Roman" w:cs="Times New Roman"/>
            <w:sz w:val="24"/>
            <w:szCs w:val="24"/>
          </w:rPr>
          <w:t>in the case of</w:t>
        </w:r>
      </w:ins>
      <w:r w:rsidR="004F4D1F">
        <w:rPr>
          <w:rFonts w:ascii="Times New Roman" w:hAnsi="Times New Roman" w:cs="Times New Roman"/>
          <w:sz w:val="24"/>
          <w:szCs w:val="24"/>
        </w:rPr>
        <w:t xml:space="preserve"> model overfitting or data quality issues. </w:t>
      </w:r>
      <w:ins w:id="405" w:author="Fu, Caihong" w:date="2023-12-13T15:11:00Z">
        <w:r w:rsidR="00256508" w:rsidRPr="00256508">
          <w:rPr>
            <w:rFonts w:ascii="Times New Roman" w:hAnsi="Times New Roman" w:cs="Times New Roman"/>
            <w:sz w:val="24"/>
            <w:szCs w:val="24"/>
          </w:rPr>
          <w:t xml:space="preserve">By using a moving data window or down-weighting more distant data, Winship et al. (2015) found that the performances of various models changed over time and that there were a lot of inter-annual variation in the environmental covariates identified for inclusion in a forecast model for a Chinook salmon stock. </w:t>
        </w:r>
      </w:ins>
      <w:del w:id="406" w:author="Fu, Caihong" w:date="2023-12-13T15:11:00Z">
        <w:r w:rsidR="00745183" w:rsidDel="00256508">
          <w:rPr>
            <w:rFonts w:ascii="Times New Roman" w:hAnsi="Times New Roman" w:cs="Times New Roman"/>
            <w:sz w:val="24"/>
            <w:szCs w:val="24"/>
          </w:rPr>
          <w:delText xml:space="preserve">Winship et al. (2015) identified </w:delText>
        </w:r>
        <w:r w:rsidR="00080E11" w:rsidRPr="0070006A" w:rsidDel="00256508">
          <w:rPr>
            <w:rFonts w:ascii="Times New Roman" w:hAnsi="Times New Roman" w:cs="Times New Roman"/>
            <w:sz w:val="24"/>
            <w:szCs w:val="24"/>
          </w:rPr>
          <w:delText>a lot of inter-annual variation in the environmental covariates for inclusion in a forecast model for a Chinook salmon stock</w:delText>
        </w:r>
        <w:r w:rsidR="00F417F5" w:rsidDel="00256508">
          <w:rPr>
            <w:rFonts w:ascii="Times New Roman" w:hAnsi="Times New Roman" w:cs="Times New Roman"/>
            <w:sz w:val="24"/>
            <w:szCs w:val="24"/>
          </w:rPr>
          <w:delText xml:space="preserve">. </w:delText>
        </w:r>
      </w:del>
      <w:del w:id="407" w:author="Fu, Caihong" w:date="2023-12-13T15:12:00Z">
        <w:r w:rsidR="00F417F5" w:rsidDel="00256508">
          <w:rPr>
            <w:rFonts w:ascii="Times New Roman" w:hAnsi="Times New Roman" w:cs="Times New Roman"/>
            <w:sz w:val="24"/>
            <w:szCs w:val="24"/>
          </w:rPr>
          <w:delText>When</w:delText>
        </w:r>
        <w:r w:rsidR="00745183" w:rsidDel="00256508">
          <w:rPr>
            <w:rFonts w:ascii="Times New Roman" w:hAnsi="Times New Roman" w:cs="Times New Roman"/>
            <w:sz w:val="24"/>
            <w:szCs w:val="24"/>
          </w:rPr>
          <w:delText xml:space="preserve"> </w:delText>
        </w:r>
        <w:r w:rsidR="00745183" w:rsidRPr="00C96161" w:rsidDel="00256508">
          <w:rPr>
            <w:rFonts w:ascii="Times New Roman" w:hAnsi="Times New Roman" w:cs="Times New Roman"/>
            <w:sz w:val="24"/>
            <w:szCs w:val="24"/>
          </w:rPr>
          <w:delText>using a moving data window or down-weighting more distant data</w:delText>
        </w:r>
        <w:r w:rsidR="00745183" w:rsidDel="00256508">
          <w:rPr>
            <w:rFonts w:ascii="Times New Roman" w:hAnsi="Times New Roman" w:cs="Times New Roman"/>
            <w:sz w:val="24"/>
            <w:szCs w:val="24"/>
          </w:rPr>
          <w:delText>,</w:delText>
        </w:r>
        <w:r w:rsidR="00745183" w:rsidRPr="00C96161" w:rsidDel="00256508">
          <w:rPr>
            <w:rFonts w:ascii="Times New Roman" w:hAnsi="Times New Roman" w:cs="Times New Roman"/>
            <w:sz w:val="24"/>
            <w:szCs w:val="24"/>
          </w:rPr>
          <w:delText xml:space="preserve"> </w:delText>
        </w:r>
        <w:r w:rsidR="00745183" w:rsidDel="00256508">
          <w:rPr>
            <w:rFonts w:ascii="Times New Roman" w:hAnsi="Times New Roman" w:cs="Times New Roman"/>
            <w:sz w:val="24"/>
            <w:szCs w:val="24"/>
          </w:rPr>
          <w:delText>the performance of various models changed even more frequent over time and no stable specific functional relationship was identified in their study.</w:delText>
        </w:r>
        <w:r w:rsidR="00080E11" w:rsidDel="00256508">
          <w:rPr>
            <w:rFonts w:ascii="Times New Roman" w:hAnsi="Times New Roman" w:cs="Times New Roman"/>
            <w:sz w:val="24"/>
            <w:szCs w:val="24"/>
          </w:rPr>
          <w:delText xml:space="preserve"> </w:delText>
        </w:r>
      </w:del>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07C741B9"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this study, we also found that sibling models outperformed others for age-5 for most of the Fraser stocks, suggesting that sometimes simple model</w:t>
      </w:r>
      <w:ins w:id="408" w:author="Fu, Caihong" w:date="2023-12-13T15:17:00Z">
        <w:r w:rsidR="00256508">
          <w:rPr>
            <w:rFonts w:ascii="Times New Roman" w:hAnsi="Times New Roman" w:cs="Times New Roman"/>
            <w:sz w:val="24"/>
            <w:szCs w:val="24"/>
          </w:rPr>
          <w:t>s</w:t>
        </w:r>
      </w:ins>
      <w:r>
        <w:rPr>
          <w:rFonts w:ascii="Times New Roman" w:hAnsi="Times New Roman" w:cs="Times New Roman"/>
          <w:sz w:val="24"/>
          <w:szCs w:val="24"/>
        </w:rPr>
        <w:t xml:space="preserve"> </w:t>
      </w:r>
      <w:ins w:id="409" w:author="Fu, Caihong" w:date="2023-12-13T15:17:00Z">
        <w:r w:rsidR="00256508">
          <w:rPr>
            <w:rFonts w:ascii="Times New Roman" w:hAnsi="Times New Roman" w:cs="Times New Roman"/>
            <w:sz w:val="24"/>
            <w:szCs w:val="24"/>
          </w:rPr>
          <w:t xml:space="preserve">with no knowledge about exact </w:t>
        </w:r>
        <w:r w:rsidR="00256508">
          <w:rPr>
            <w:rFonts w:ascii="Times New Roman" w:hAnsi="Times New Roman" w:cs="Times New Roman"/>
            <w:sz w:val="24"/>
            <w:szCs w:val="24"/>
          </w:rPr>
          <w:lastRenderedPageBreak/>
          <w:t xml:space="preserve">mechanisms </w:t>
        </w:r>
      </w:ins>
      <w:r>
        <w:rPr>
          <w:rFonts w:ascii="Times New Roman" w:hAnsi="Times New Roman" w:cs="Times New Roman"/>
          <w:sz w:val="24"/>
          <w:szCs w:val="24"/>
        </w:rPr>
        <w:t>can provide satisfactory forecast</w:t>
      </w:r>
      <w:del w:id="410" w:author="Fu, Caihong" w:date="2023-12-13T15:17:00Z">
        <w:r w:rsidDel="00256508">
          <w:rPr>
            <w:rFonts w:ascii="Times New Roman" w:hAnsi="Times New Roman" w:cs="Times New Roman"/>
            <w:sz w:val="24"/>
            <w:szCs w:val="24"/>
          </w:rPr>
          <w:delText xml:space="preserve"> without knowing exact mechanisms</w:delText>
        </w:r>
      </w:del>
      <w:r>
        <w:rPr>
          <w:rFonts w:ascii="Times New Roman" w:hAnsi="Times New Roman" w:cs="Times New Roman"/>
          <w:sz w:val="24"/>
          <w:szCs w:val="24"/>
        </w:rPr>
        <w: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793FA3FE"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w:t>
      </w:r>
      <w:r w:rsidR="00D62707" w:rsidRPr="008D35DA">
        <w:rPr>
          <w:rFonts w:ascii="Times New Roman" w:hAnsi="Times New Roman" w:cs="Times New Roman"/>
          <w:sz w:val="24"/>
          <w:szCs w:val="24"/>
        </w:rPr>
        <w:lastRenderedPageBreak/>
        <w:t>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35B1E775" w:rsidR="00810D8D" w:rsidRDefault="00AD59FF" w:rsidP="004D222F">
      <w:pPr>
        <w:spacing w:line="480" w:lineRule="auto"/>
        <w:ind w:firstLine="360"/>
        <w:rPr>
          <w:ins w:id="411" w:author="Fu, Caihong" w:date="2023-12-13T15:28:00Z"/>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412" w:name="_Hlk146915629"/>
      <w:r w:rsidR="00365BED" w:rsidRPr="008D35DA">
        <w:rPr>
          <w:rFonts w:ascii="Times New Roman" w:hAnsi="Times New Roman" w:cs="Times New Roman"/>
          <w:sz w:val="24"/>
          <w:szCs w:val="24"/>
        </w:rPr>
        <w:t xml:space="preserve">. </w:t>
      </w:r>
      <w:moveFromRangeStart w:id="413" w:author="Fu, Caihong" w:date="2023-12-13T15:27:00Z" w:name="move153373692"/>
      <w:moveFrom w:id="414" w:author="Fu, Caihong" w:date="2023-12-13T15:27:00Z">
        <w:r w:rsidR="00031A55" w:rsidDel="00810D8D">
          <w:rPr>
            <w:rFonts w:ascii="Times New Roman" w:hAnsi="Times New Roman" w:cs="Times New Roman"/>
            <w:sz w:val="24"/>
            <w:szCs w:val="24"/>
          </w:rPr>
          <w:t xml:space="preserve">In addition, </w:t>
        </w:r>
        <w:r w:rsidR="00F4102D" w:rsidDel="00810D8D">
          <w:rPr>
            <w:rFonts w:ascii="Times New Roman" w:hAnsi="Times New Roman" w:cs="Times New Roman"/>
            <w:sz w:val="24"/>
            <w:szCs w:val="24"/>
          </w:rPr>
          <w:t xml:space="preserve">an </w:t>
        </w:r>
        <w:r w:rsidR="00031A55" w:rsidDel="00810D8D">
          <w:rPr>
            <w:rFonts w:ascii="Times New Roman" w:hAnsi="Times New Roman" w:cs="Times New Roman"/>
            <w:sz w:val="24"/>
            <w:szCs w:val="24"/>
          </w:rPr>
          <w:t>e</w:t>
        </w:r>
        <w:r w:rsidR="00031A55" w:rsidRPr="00031A55" w:rsidDel="00810D8D">
          <w:rPr>
            <w:rFonts w:ascii="Times New Roman" w:hAnsi="Times New Roman" w:cs="Times New Roman"/>
            <w:sz w:val="24"/>
            <w:szCs w:val="24"/>
          </w:rPr>
          <w:t>nsemble modeling approach has been developed in recent years (Ovando et al. 2022)</w:t>
        </w:r>
        <w:r w:rsidR="00031A55" w:rsidDel="00810D8D">
          <w:rPr>
            <w:rFonts w:ascii="Times New Roman" w:hAnsi="Times New Roman" w:cs="Times New Roman"/>
            <w:sz w:val="24"/>
            <w:szCs w:val="24"/>
          </w:rPr>
          <w:t xml:space="preserve"> and it</w:t>
        </w:r>
        <w:r w:rsidR="00031A55" w:rsidRPr="00031A55" w:rsidDel="00810D8D">
          <w:rPr>
            <w:rFonts w:ascii="Times New Roman" w:hAnsi="Times New Roman" w:cs="Times New Roman"/>
            <w:sz w:val="24"/>
            <w:szCs w:val="24"/>
          </w:rPr>
          <w:t xml:space="preserve"> could be useful as it could take advantages of multiple models and improve forecast skills.</w:t>
        </w:r>
        <w:r w:rsidR="00031A55" w:rsidDel="00810D8D">
          <w:rPr>
            <w:rFonts w:ascii="Times New Roman" w:hAnsi="Times New Roman" w:cs="Times New Roman"/>
            <w:sz w:val="24"/>
            <w:szCs w:val="24"/>
          </w:rPr>
          <w:t xml:space="preserve"> </w:t>
        </w:r>
      </w:moveFrom>
      <w:bookmarkEnd w:id="412"/>
      <w:moveFromRangeEnd w:id="413"/>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 xml:space="preserve">(Akenhead et al. 2016a; Connors et al. 2020; DFO 2021; </w:t>
      </w:r>
      <w:proofErr w:type="spellStart"/>
      <w:r w:rsidR="00B746BA" w:rsidRPr="00B746BA">
        <w:rPr>
          <w:rFonts w:ascii="Times New Roman" w:hAnsi="Times New Roman" w:cs="Times New Roman"/>
          <w:sz w:val="24"/>
          <w:szCs w:val="24"/>
        </w:rPr>
        <w:t>Ruggerone</w:t>
      </w:r>
      <w:proofErr w:type="spellEnd"/>
      <w:r w:rsidR="00B746BA" w:rsidRPr="00B746BA">
        <w:rPr>
          <w:rFonts w:ascii="Times New Roman" w:hAnsi="Times New Roman" w:cs="Times New Roman"/>
          <w:sz w:val="24"/>
          <w:szCs w:val="24"/>
        </w:rPr>
        <w:t xml:space="preserv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moveToRangeStart w:id="415" w:author="Fu, Caihong" w:date="2023-12-13T15:27:00Z" w:name="move153373692"/>
      <w:moveTo w:id="416" w:author="Fu, Caihong" w:date="2023-12-13T15:27:00Z">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 xml:space="preserve">nsemble modeling approach </w:t>
        </w:r>
        <w:r w:rsidR="00810D8D" w:rsidRPr="00031A55">
          <w:rPr>
            <w:rFonts w:ascii="Times New Roman" w:hAnsi="Times New Roman" w:cs="Times New Roman"/>
            <w:sz w:val="24"/>
            <w:szCs w:val="24"/>
          </w:rPr>
          <w:lastRenderedPageBreak/>
          <w:t>has been developed in recent years (Ovando et al. 2022)</w:t>
        </w:r>
        <w:r w:rsidR="00810D8D">
          <w:rPr>
            <w:rFonts w:ascii="Times New Roman" w:hAnsi="Times New Roman" w:cs="Times New Roman"/>
            <w:sz w:val="24"/>
            <w:szCs w:val="24"/>
          </w:rPr>
          <w:t xml:space="preserve"> </w:t>
        </w:r>
        <w:del w:id="417" w:author="Fu, Caihong" w:date="2023-12-13T15:28:00Z">
          <w:r w:rsidR="00810D8D" w:rsidDel="008F2416">
            <w:rPr>
              <w:rFonts w:ascii="Times New Roman" w:hAnsi="Times New Roman" w:cs="Times New Roman"/>
              <w:sz w:val="24"/>
              <w:szCs w:val="24"/>
            </w:rPr>
            <w:delText>and it</w:delText>
          </w:r>
        </w:del>
      </w:moveTo>
      <w:ins w:id="418" w:author="Fu, Caihong" w:date="2023-12-13T15:28:00Z">
        <w:r w:rsidR="008F2416">
          <w:rPr>
            <w:rFonts w:ascii="Times New Roman" w:hAnsi="Times New Roman" w:cs="Times New Roman"/>
            <w:sz w:val="24"/>
            <w:szCs w:val="24"/>
          </w:rPr>
          <w:t>which</w:t>
        </w:r>
      </w:ins>
      <w:moveTo w:id="419" w:author="Fu, Caihong" w:date="2023-12-13T15:27:00Z">
        <w:r w:rsidR="00810D8D" w:rsidRPr="00031A55">
          <w:rPr>
            <w:rFonts w:ascii="Times New Roman" w:hAnsi="Times New Roman" w:cs="Times New Roman"/>
            <w:sz w:val="24"/>
            <w:szCs w:val="24"/>
          </w:rPr>
          <w:t xml:space="preserve"> </w:t>
        </w:r>
        <w:del w:id="420" w:author="Fu, Caihong" w:date="2023-12-13T15:28:00Z">
          <w:r w:rsidR="00810D8D" w:rsidRPr="00031A55" w:rsidDel="008F2416">
            <w:rPr>
              <w:rFonts w:ascii="Times New Roman" w:hAnsi="Times New Roman" w:cs="Times New Roman"/>
              <w:sz w:val="24"/>
              <w:szCs w:val="24"/>
            </w:rPr>
            <w:delText>could</w:delText>
          </w:r>
        </w:del>
      </w:moveTo>
      <w:ins w:id="421" w:author="Fu, Caihong" w:date="2023-12-13T15:28:00Z">
        <w:r w:rsidR="008F2416">
          <w:rPr>
            <w:rFonts w:ascii="Times New Roman" w:hAnsi="Times New Roman" w:cs="Times New Roman"/>
            <w:sz w:val="24"/>
            <w:szCs w:val="24"/>
          </w:rPr>
          <w:t>can</w:t>
        </w:r>
      </w:ins>
      <w:moveTo w:id="422" w:author="Fu, Caihong" w:date="2023-12-13T15:27:00Z">
        <w:r w:rsidR="00810D8D" w:rsidRPr="00031A55">
          <w:rPr>
            <w:rFonts w:ascii="Times New Roman" w:hAnsi="Times New Roman" w:cs="Times New Roman"/>
            <w:sz w:val="24"/>
            <w:szCs w:val="24"/>
          </w:rPr>
          <w:t xml:space="preserve"> be useful </w:t>
        </w:r>
        <w:del w:id="423" w:author="Fu, Caihong" w:date="2023-12-13T15:29:00Z">
          <w:r w:rsidR="00810D8D" w:rsidRPr="00031A55" w:rsidDel="008F2416">
            <w:rPr>
              <w:rFonts w:ascii="Times New Roman" w:hAnsi="Times New Roman" w:cs="Times New Roman"/>
              <w:sz w:val="24"/>
              <w:szCs w:val="24"/>
            </w:rPr>
            <w:delText>as it could take</w:delText>
          </w:r>
        </w:del>
      </w:moveTo>
      <w:ins w:id="424" w:author="Fu, Caihong" w:date="2023-12-13T15:29:00Z">
        <w:r w:rsidR="008F2416">
          <w:rPr>
            <w:rFonts w:ascii="Times New Roman" w:hAnsi="Times New Roman" w:cs="Times New Roman"/>
            <w:sz w:val="24"/>
            <w:szCs w:val="24"/>
          </w:rPr>
          <w:t>for taking</w:t>
        </w:r>
      </w:ins>
      <w:moveTo w:id="425" w:author="Fu, Caihong" w:date="2023-12-13T15:27:00Z">
        <w:r w:rsidR="00810D8D" w:rsidRPr="00031A55">
          <w:rPr>
            <w:rFonts w:ascii="Times New Roman" w:hAnsi="Times New Roman" w:cs="Times New Roman"/>
            <w:sz w:val="24"/>
            <w:szCs w:val="24"/>
          </w:rPr>
          <w:t xml:space="preserve"> advantages of multiple models </w:t>
        </w:r>
        <w:del w:id="426" w:author="Fu, Caihong" w:date="2023-12-13T15:29:00Z">
          <w:r w:rsidR="00810D8D" w:rsidRPr="00031A55" w:rsidDel="008F2416">
            <w:rPr>
              <w:rFonts w:ascii="Times New Roman" w:hAnsi="Times New Roman" w:cs="Times New Roman"/>
              <w:sz w:val="24"/>
              <w:szCs w:val="24"/>
            </w:rPr>
            <w:delText>and</w:delText>
          </w:r>
        </w:del>
      </w:moveTo>
      <w:ins w:id="427" w:author="Fu, Caihong" w:date="2023-12-13T15:29:00Z">
        <w:r w:rsidR="008F2416">
          <w:rPr>
            <w:rFonts w:ascii="Times New Roman" w:hAnsi="Times New Roman" w:cs="Times New Roman"/>
            <w:sz w:val="24"/>
            <w:szCs w:val="24"/>
          </w:rPr>
          <w:t>to</w:t>
        </w:r>
      </w:ins>
      <w:moveTo w:id="428" w:author="Fu, Caihong" w:date="2023-12-13T15:27:00Z">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moveTo>
      <w:moveToRangeEnd w:id="415"/>
    </w:p>
    <w:p w14:paraId="6DBABD95" w14:textId="49C4D39A"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429" w:name="_Toc43819867"/>
      <w:bookmarkStart w:id="430"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w:t>
      </w:r>
      <w:proofErr w:type="spellStart"/>
      <w:r w:rsidRPr="008D35DA">
        <w:rPr>
          <w:rFonts w:ascii="Times New Roman" w:eastAsia="Times New Roman" w:hAnsi="Times New Roman" w:cs="Times New Roman"/>
          <w:sz w:val="24"/>
          <w:szCs w:val="24"/>
          <w:lang w:eastAsia="zh-CN"/>
        </w:rPr>
        <w:t>Breiteneder</w:t>
      </w:r>
      <w:proofErr w:type="spellEnd"/>
      <w:r w:rsidRPr="008D35DA">
        <w:rPr>
          <w:rFonts w:ascii="Times New Roman" w:eastAsia="Times New Roman" w:hAnsi="Times New Roman" w:cs="Times New Roman"/>
          <w:sz w:val="24"/>
          <w:szCs w:val="24"/>
          <w:lang w:eastAsia="zh-CN"/>
        </w:rPr>
        <w:t xml:space="preserve">,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w:t>
      </w:r>
      <w:proofErr w:type="spellStart"/>
      <w:r w:rsidRPr="008D35DA">
        <w:rPr>
          <w:rFonts w:ascii="Times New Roman" w:eastAsia="Times New Roman" w:hAnsi="Times New Roman" w:cs="Times New Roman"/>
          <w:sz w:val="24"/>
          <w:szCs w:val="24"/>
          <w:lang w:eastAsia="zh-CN"/>
        </w:rPr>
        <w:t>Merran</w:t>
      </w:r>
      <w:proofErr w:type="spellEnd"/>
      <w:r w:rsidRPr="008D35DA">
        <w:rPr>
          <w:rFonts w:ascii="Times New Roman" w:eastAsia="Times New Roman" w:hAnsi="Times New Roman" w:cs="Times New Roman"/>
          <w:sz w:val="24"/>
          <w:szCs w:val="24"/>
          <w:lang w:eastAsia="zh-CN"/>
        </w:rPr>
        <w:t xml:space="preserve"> Hague, Mike Hawkshaw, Stacey Hobson, Roy </w:t>
      </w:r>
      <w:proofErr w:type="spellStart"/>
      <w:r w:rsidRPr="008D35DA">
        <w:rPr>
          <w:rFonts w:ascii="Times New Roman" w:eastAsia="Times New Roman" w:hAnsi="Times New Roman" w:cs="Times New Roman"/>
          <w:sz w:val="24"/>
          <w:szCs w:val="24"/>
          <w:lang w:eastAsia="zh-CN"/>
        </w:rPr>
        <w:t>Hourston</w:t>
      </w:r>
      <w:proofErr w:type="spellEnd"/>
      <w:r w:rsidRPr="008D35DA">
        <w:rPr>
          <w:rFonts w:ascii="Times New Roman" w:eastAsia="Times New Roman" w:hAnsi="Times New Roman" w:cs="Times New Roman"/>
          <w:sz w:val="24"/>
          <w:szCs w:val="24"/>
          <w:lang w:eastAsia="zh-CN"/>
        </w:rPr>
        <w:t xml:space="preserve">, Jim Irvine, Les Jantz, Dennis Klassen, Stu LaPage, Steve Latham, Brian Leaf, Doug Lofthouse, Nancy Louie, Jennifer Lynne, Bronwyn MacDonald, Michael Malick, Nate Mantua, Fiona Martens, Catherine McClean, Catherine </w:t>
      </w:r>
      <w:proofErr w:type="spellStart"/>
      <w:r w:rsidRPr="008D35DA">
        <w:rPr>
          <w:rFonts w:ascii="Times New Roman" w:eastAsia="Times New Roman" w:hAnsi="Times New Roman" w:cs="Times New Roman"/>
          <w:sz w:val="24"/>
          <w:szCs w:val="24"/>
          <w:lang w:eastAsia="zh-CN"/>
        </w:rPr>
        <w:t>Michielsens</w:t>
      </w:r>
      <w:proofErr w:type="spellEnd"/>
      <w:r w:rsidRPr="008D35DA">
        <w:rPr>
          <w:rFonts w:ascii="Times New Roman" w:eastAsia="Times New Roman" w:hAnsi="Times New Roman" w:cs="Times New Roman"/>
          <w:sz w:val="24"/>
          <w:szCs w:val="24"/>
          <w:lang w:eastAsia="zh-CN"/>
        </w:rPr>
        <w:t xml:space="preserve">,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w:t>
      </w:r>
      <w:proofErr w:type="spellStart"/>
      <w:r w:rsidRPr="008D35DA">
        <w:rPr>
          <w:rFonts w:ascii="Times New Roman" w:eastAsia="Times New Roman" w:hAnsi="Times New Roman" w:cs="Times New Roman"/>
          <w:sz w:val="24"/>
          <w:szCs w:val="24"/>
          <w:lang w:eastAsia="zh-CN"/>
        </w:rPr>
        <w:t>Pon</w:t>
      </w:r>
      <w:proofErr w:type="spellEnd"/>
      <w:r w:rsidRPr="008D35DA">
        <w:rPr>
          <w:rFonts w:ascii="Times New Roman" w:eastAsia="Times New Roman" w:hAnsi="Times New Roman" w:cs="Times New Roman"/>
          <w:sz w:val="24"/>
          <w:szCs w:val="24"/>
          <w:lang w:eastAsia="zh-CN"/>
        </w:rPr>
        <w:t xml:space="preserve">, Nicole Porteous, </w:t>
      </w:r>
      <w:r w:rsidR="003246AE" w:rsidRPr="008D35DA">
        <w:rPr>
          <w:rFonts w:ascii="Times New Roman" w:hAnsi="Times New Roman" w:cs="Times New Roman"/>
          <w:sz w:val="24"/>
          <w:szCs w:val="24"/>
        </w:rPr>
        <w:t xml:space="preserve">Tony </w:t>
      </w:r>
      <w:r w:rsidR="003246AE" w:rsidRPr="008D35DA">
        <w:rPr>
          <w:rFonts w:ascii="Times New Roman" w:hAnsi="Times New Roman" w:cs="Times New Roman"/>
          <w:sz w:val="24"/>
          <w:szCs w:val="24"/>
        </w:rPr>
        <w:lastRenderedPageBreak/>
        <w:t xml:space="preserve">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w:t>
      </w:r>
      <w:proofErr w:type="spellStart"/>
      <w:r w:rsidRPr="008D35DA">
        <w:rPr>
          <w:rFonts w:ascii="Times New Roman" w:eastAsia="Times New Roman" w:hAnsi="Times New Roman" w:cs="Times New Roman"/>
          <w:sz w:val="24"/>
          <w:szCs w:val="24"/>
          <w:lang w:eastAsia="zh-CN"/>
        </w:rPr>
        <w:t>Ruggerone</w:t>
      </w:r>
      <w:proofErr w:type="spellEnd"/>
      <w:r w:rsidRPr="008D35DA">
        <w:rPr>
          <w:rFonts w:ascii="Times New Roman" w:eastAsia="Times New Roman" w:hAnsi="Times New Roman" w:cs="Times New Roman"/>
          <w:sz w:val="24"/>
          <w:szCs w:val="24"/>
          <w:lang w:eastAsia="zh-CN"/>
        </w:rPr>
        <w:t xml:space="preserve">, Jamie </w:t>
      </w:r>
      <w:proofErr w:type="spellStart"/>
      <w:r w:rsidRPr="008D35DA">
        <w:rPr>
          <w:rFonts w:ascii="Times New Roman" w:eastAsia="Times New Roman" w:hAnsi="Times New Roman" w:cs="Times New Roman"/>
          <w:sz w:val="24"/>
          <w:szCs w:val="24"/>
          <w:lang w:eastAsia="zh-CN"/>
        </w:rPr>
        <w:t>Scroggie</w:t>
      </w:r>
      <w:proofErr w:type="spellEnd"/>
      <w:r w:rsidRPr="008D35DA">
        <w:rPr>
          <w:rFonts w:ascii="Times New Roman" w:eastAsia="Times New Roman" w:hAnsi="Times New Roman" w:cs="Times New Roman"/>
          <w:sz w:val="24"/>
          <w:szCs w:val="24"/>
          <w:lang w:eastAsia="zh-CN"/>
        </w:rPr>
        <w:t xml:space="preserv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429"/>
    <w:bookmarkEnd w:id="430"/>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Grant, S.C.H. 2016b. Habitat manipulations confound the interpretation of sockeye salmon recruitment patterns at Chilko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Adkison,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 xml:space="preserve">DeFilippo, L. B., </w:t>
      </w:r>
      <w:proofErr w:type="spellStart"/>
      <w:r w:rsidRPr="00CC1525">
        <w:rPr>
          <w:rFonts w:ascii="Times New Roman" w:hAnsi="Times New Roman" w:cs="Times New Roman"/>
          <w:sz w:val="24"/>
          <w:szCs w:val="24"/>
        </w:rPr>
        <w:t>Buehrens</w:t>
      </w:r>
      <w:proofErr w:type="spellEnd"/>
      <w:r w:rsidRPr="00CC1525">
        <w:rPr>
          <w:rFonts w:ascii="Times New Roman" w:hAnsi="Times New Roman" w:cs="Times New Roman"/>
          <w:sz w:val="24"/>
          <w:szCs w:val="24"/>
        </w:rPr>
        <w:t>,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2021. Can. Sci. Advis.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2022. Can. Sci. Advis. Sec. Sci. Advis.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Elith,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Advis. </w:t>
      </w:r>
      <w:r w:rsidRPr="008D35DA">
        <w:rPr>
          <w:rFonts w:ascii="Times New Roman" w:hAnsi="Times New Roman" w:cs="Times New Roman"/>
          <w:sz w:val="24"/>
          <w:szCs w:val="24"/>
        </w:rPr>
        <w:lastRenderedPageBreak/>
        <w:t>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Advis.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24171664"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4C2ACFB" w14:textId="2C048699"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 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Lamine,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Allemand,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Default="003C498F" w:rsidP="008D35DA">
      <w:pPr>
        <w:widowControl w:val="0"/>
        <w:autoSpaceDE w:val="0"/>
        <w:autoSpaceDN w:val="0"/>
        <w:adjustRightInd w:val="0"/>
        <w:spacing w:after="120" w:line="480" w:lineRule="auto"/>
        <w:ind w:left="480" w:hanging="432"/>
        <w:rPr>
          <w:ins w:id="431" w:author="Zhaozhe Ruan" w:date="2023-12-07T19:44:00Z"/>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Babin,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Gentill,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Melin,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Westberry,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ins w:id="432" w:author="Zhaozhe Ruan" w:date="2023-12-07T19:44:00Z">
        <w:r>
          <w:rPr>
            <w:rFonts w:ascii="Times New Roman" w:hAnsi="Times New Roman" w:cs="Times New Roman"/>
            <w:sz w:val="24"/>
            <w:szCs w:val="24"/>
          </w:rPr>
          <w:lastRenderedPageBreak/>
          <w:t xml:space="preserve">Lingard, S., Melville, </w:t>
        </w:r>
      </w:ins>
      <w:ins w:id="433" w:author="Zhaozhe Ruan" w:date="2023-12-07T19:45:00Z">
        <w:r>
          <w:rPr>
            <w:rFonts w:ascii="Times New Roman" w:hAnsi="Times New Roman" w:cs="Times New Roman"/>
            <w:sz w:val="24"/>
            <w:szCs w:val="24"/>
          </w:rPr>
          <w:t xml:space="preserve">C., and </w:t>
        </w:r>
        <w:proofErr w:type="spellStart"/>
        <w:r>
          <w:rPr>
            <w:rFonts w:ascii="Times New Roman" w:hAnsi="Times New Roman" w:cs="Times New Roman"/>
            <w:sz w:val="24"/>
            <w:szCs w:val="24"/>
          </w:rPr>
          <w:t>McCubbing</w:t>
        </w:r>
        <w:proofErr w:type="spellEnd"/>
        <w:r>
          <w:rPr>
            <w:rFonts w:ascii="Times New Roman" w:hAnsi="Times New Roman" w:cs="Times New Roman"/>
            <w:sz w:val="24"/>
            <w:szCs w:val="24"/>
          </w:rPr>
          <w:t>, D. 2013. Gates Creek Salmon Project Adult Escapement Assessment</w:t>
        </w:r>
      </w:ins>
      <w:ins w:id="434" w:author="Zhaozhe Ruan" w:date="2023-12-07T19:46:00Z">
        <w:r>
          <w:rPr>
            <w:rFonts w:ascii="Times New Roman" w:hAnsi="Times New Roman" w:cs="Times New Roman"/>
            <w:sz w:val="24"/>
            <w:szCs w:val="24"/>
          </w:rPr>
          <w:t xml:space="preserve"> Project #12.SON.01 (Part2)</w:t>
        </w:r>
      </w:ins>
      <w:ins w:id="435" w:author="Zhaozhe Ruan" w:date="2023-12-07T19:45:00Z">
        <w:r>
          <w:rPr>
            <w:rFonts w:ascii="Times New Roman" w:hAnsi="Times New Roman" w:cs="Times New Roman"/>
            <w:sz w:val="24"/>
            <w:szCs w:val="24"/>
          </w:rPr>
          <w:t xml:space="preserve">.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Fisheries Research Inc.</w:t>
        </w:r>
      </w:ins>
      <w:ins w:id="436" w:author="Zhaozhe Ruan" w:date="2023-12-07T19:46:00Z">
        <w:r w:rsidRPr="00686CC2">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686CC2">
          <w:rPr>
            <w:rFonts w:ascii="Times New Roman" w:hAnsi="Times New Roman" w:cs="Times New Roman"/>
            <w:sz w:val="24"/>
            <w:szCs w:val="24"/>
          </w:rPr>
          <w:instrText>https://a100.gov.bc.ca/pub/acat/documents/r40299/12.SON.01Gates_final_1386167072858_6166228483.pdf</w:instrText>
        </w:r>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57E1D">
          <w:rPr>
            <w:rStyle w:val="Hyperlink"/>
            <w:rFonts w:ascii="Times New Roman" w:hAnsi="Times New Roman" w:cs="Times New Roman"/>
            <w:sz w:val="24"/>
            <w:szCs w:val="24"/>
          </w:rPr>
          <w:t>https://a100.gov.bc.ca/pub/acat/documents/r40299/12.SON.01Gates_final_1386167072858_6166228483.pdf</w:t>
        </w:r>
        <w:r>
          <w:rPr>
            <w:rFonts w:ascii="Times New Roman" w:hAnsi="Times New Roman" w:cs="Times New Roman"/>
            <w:sz w:val="24"/>
            <w:szCs w:val="24"/>
          </w:rPr>
          <w:fldChar w:fldCharType="end"/>
        </w:r>
        <w:r>
          <w:rPr>
            <w:rFonts w:ascii="Times New Roman" w:hAnsi="Times New Roman" w:cs="Times New Roman"/>
            <w:sz w:val="24"/>
            <w:szCs w:val="24"/>
          </w:rPr>
          <w:t xml:space="preserve"> (last assessed Dec 7, 2023)</w:t>
        </w:r>
      </w:ins>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Wettstein, J. J., Rykaczewski,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M., 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Malick,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w:t>
      </w:r>
      <w:r w:rsidRPr="008D35DA">
        <w:rPr>
          <w:rFonts w:ascii="Times New Roman" w:hAnsi="Times New Roman" w:cs="Times New Roman"/>
          <w:sz w:val="24"/>
          <w:szCs w:val="24"/>
        </w:rPr>
        <w:lastRenderedPageBreak/>
        <w:t xml:space="preserve">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 T., and Hauri,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Ovando D.,  Cunningham,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Rasouli, K., and Déry,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w:t>
      </w:r>
      <w:proofErr w:type="spellStart"/>
      <w:r w:rsidRPr="008D35DA">
        <w:rPr>
          <w:rFonts w:ascii="Times New Roman" w:hAnsi="Times New Roman" w:cs="Times New Roman"/>
          <w:sz w:val="24"/>
          <w:szCs w:val="24"/>
        </w:rPr>
        <w:t>Tortell</w:t>
      </w:r>
      <w:proofErr w:type="spellEnd"/>
      <w:r w:rsidRPr="008D35DA">
        <w:rPr>
          <w:rFonts w:ascii="Times New Roman" w:hAnsi="Times New Roman" w:cs="Times New Roman"/>
          <w:sz w:val="24"/>
          <w:szCs w:val="24"/>
        </w:rPr>
        <w:t xml:space="preserve">,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w:t>
      </w:r>
      <w:r w:rsidRPr="008D35DA">
        <w:rPr>
          <w:rFonts w:ascii="Times New Roman" w:hAnsi="Times New Roman" w:cs="Times New Roman"/>
          <w:sz w:val="24"/>
          <w:szCs w:val="24"/>
        </w:rPr>
        <w:lastRenderedPageBreak/>
        <w:t xml:space="preserve">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Irvine, J.R., 2018. Numbers and biomass of natural- and hatchery-origin pink, chum, and sockeye salmon in the North Pacific Ocean, 1925-2015. Mar. Coast. Fish. Dyn.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G.T., Irvine, J.R., and Connors, B., 2021. Did recent marine heatwaves and record high Pink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047A3A6B" w14:textId="213FF6CD"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induced changes in the </w:t>
      </w:r>
      <w:r w:rsidRPr="00712254">
        <w:rPr>
          <w:rFonts w:ascii="Times New Roman" w:hAnsi="Times New Roman" w:cs="Times New Roman" w:hint="eastAsia"/>
          <w:sz w:val="24"/>
          <w:szCs w:val="24"/>
        </w:rPr>
        <w:lastRenderedPageBreak/>
        <w:t>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 448-457</w:t>
      </w:r>
      <w:r>
        <w:rPr>
          <w:rFonts w:ascii="Times New Roman" w:hAnsi="Times New Roman" w:cs="Times New Roman"/>
          <w:sz w:val="24"/>
          <w:szCs w:val="24"/>
        </w:rPr>
        <w:t>.</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M., and Murawski,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29299C9B"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 xml:space="preserve">complexity. Can. J. Fish. </w:t>
      </w:r>
      <w:proofErr w:type="spellStart"/>
      <w:r w:rsidRPr="00A45F9C">
        <w:rPr>
          <w:rFonts w:ascii="Times New Roman" w:hAnsi="Times New Roman" w:cs="Times New Roman"/>
          <w:sz w:val="24"/>
          <w:szCs w:val="24"/>
        </w:rPr>
        <w:t>Aquat</w:t>
      </w:r>
      <w:proofErr w:type="spellEnd"/>
      <w:r w:rsidRPr="00A45F9C">
        <w:rPr>
          <w:rFonts w:ascii="Times New Roman" w:hAnsi="Times New Roman" w:cs="Times New Roman"/>
          <w:sz w:val="24"/>
          <w:szCs w:val="24"/>
        </w:rPr>
        <w:t>. Sci. 72, 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437" w:name="_3znysh7" w:colFirst="0" w:colLast="0"/>
      <w:bookmarkStart w:id="438" w:name="_3dy6vkm" w:colFirst="0" w:colLast="0"/>
      <w:bookmarkStart w:id="439" w:name="1t3h5sf" w:colFirst="0" w:colLast="0"/>
      <w:bookmarkStart w:id="440" w:name="_4d34og8" w:colFirst="0" w:colLast="0"/>
      <w:bookmarkEnd w:id="1"/>
      <w:bookmarkEnd w:id="437"/>
      <w:bookmarkEnd w:id="438"/>
      <w:bookmarkEnd w:id="439"/>
      <w:bookmarkEnd w:id="440"/>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Summer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Chilko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24194"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16FD8D88">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7F1D02B3">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ECCE5" w14:textId="77777777" w:rsidR="001C4A39" w:rsidRDefault="001C4A39" w:rsidP="00D35F6B">
      <w:pPr>
        <w:spacing w:after="0" w:line="240" w:lineRule="auto"/>
      </w:pPr>
      <w:r>
        <w:separator/>
      </w:r>
    </w:p>
  </w:endnote>
  <w:endnote w:type="continuationSeparator" w:id="0">
    <w:p w14:paraId="471B7566" w14:textId="77777777" w:rsidR="001C4A39" w:rsidRDefault="001C4A39"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CE1C6" w14:textId="77777777" w:rsidR="001C4A39" w:rsidRDefault="001C4A39" w:rsidP="00D35F6B">
      <w:pPr>
        <w:spacing w:after="0" w:line="240" w:lineRule="auto"/>
      </w:pPr>
      <w:r>
        <w:separator/>
      </w:r>
    </w:p>
  </w:footnote>
  <w:footnote w:type="continuationSeparator" w:id="0">
    <w:p w14:paraId="6DA5A72A" w14:textId="77777777" w:rsidR="001C4A39" w:rsidRDefault="001C4A39"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u, Caihong">
    <w15:presenceInfo w15:providerId="AD" w15:userId="S::Caihong.Fu@dfo-mpo.gc.ca::af4f083f-55b4-45ef-b3b0-6b237a9d3cb5"/>
  </w15:person>
  <w15:person w15:author="Zhaozhe Ruan">
    <w15:presenceInfo w15:providerId="Windows Live" w15:userId="9443ff35c187bd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6894"/>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779"/>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A39"/>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46900"/>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38AC"/>
    <w:rsid w:val="005D4F96"/>
    <w:rsid w:val="005D5D5B"/>
    <w:rsid w:val="005D657A"/>
    <w:rsid w:val="005D6B0A"/>
    <w:rsid w:val="005D77C2"/>
    <w:rsid w:val="005D7A24"/>
    <w:rsid w:val="005E00DF"/>
    <w:rsid w:val="005E21C9"/>
    <w:rsid w:val="005E2A1C"/>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0E9"/>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25AC"/>
    <w:rsid w:val="00AA31E7"/>
    <w:rsid w:val="00AA4821"/>
    <w:rsid w:val="00AA4ED5"/>
    <w:rsid w:val="00AA67E0"/>
    <w:rsid w:val="00AA73A0"/>
    <w:rsid w:val="00AB0783"/>
    <w:rsid w:val="00AB0D20"/>
    <w:rsid w:val="00AB11B5"/>
    <w:rsid w:val="00AB2DE0"/>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32BF"/>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194"/>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34E"/>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26E"/>
    <w:rsid w:val="00D20462"/>
    <w:rsid w:val="00D211BA"/>
    <w:rsid w:val="00D222DA"/>
    <w:rsid w:val="00D22313"/>
    <w:rsid w:val="00D226FA"/>
    <w:rsid w:val="00D22950"/>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2F7A"/>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4AAA"/>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B7F"/>
    <w:rsid w:val="00FC12F8"/>
    <w:rsid w:val="00FC286A"/>
    <w:rsid w:val="00FC4852"/>
    <w:rsid w:val="00FC5607"/>
    <w:rsid w:val="00FC59B5"/>
    <w:rsid w:val="00FC6CEC"/>
    <w:rsid w:val="00FC749C"/>
    <w:rsid w:val="00FC760F"/>
    <w:rsid w:val="00FC7EDB"/>
    <w:rsid w:val="00FD0D90"/>
    <w:rsid w:val="00FD0E14"/>
    <w:rsid w:val="00FD1380"/>
    <w:rsid w:val="00FD1645"/>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wateroffice.ec.gc.ca/"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46</Pages>
  <Words>10380</Words>
  <Characters>59168</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Fu, Caihong</cp:lastModifiedBy>
  <cp:revision>3</cp:revision>
  <cp:lastPrinted>2023-08-30T20:28:00Z</cp:lastPrinted>
  <dcterms:created xsi:type="dcterms:W3CDTF">2023-12-16T15:56:00Z</dcterms:created>
  <dcterms:modified xsi:type="dcterms:W3CDTF">2023-12-16T18:18:00Z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