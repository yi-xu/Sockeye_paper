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411824DA"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261632">
        <w:rPr>
          <w:rFonts w:ascii="Times New Roman" w:eastAsia="Times New Roman" w:hAnsi="Times New Roman" w:cs="Times New Roman"/>
          <w:sz w:val="24"/>
          <w:szCs w:val="24"/>
        </w:rPr>
        <w:t>Variables</w:t>
      </w:r>
      <w:r w:rsidR="00261632" w:rsidRPr="008D35DA">
        <w:rPr>
          <w:rFonts w:ascii="Times New Roman" w:eastAsia="Times New Roman" w:hAnsi="Times New Roman" w:cs="Times New Roman"/>
          <w:sz w:val="24"/>
          <w:szCs w:val="24"/>
        </w:rPr>
        <w:t xml:space="preserve"> </w:t>
      </w:r>
      <w:r w:rsidRPr="008D35DA">
        <w:rPr>
          <w:rFonts w:ascii="Times New Roman" w:eastAsia="Times New Roman" w:hAnsi="Times New Roman" w:cs="Times New Roman"/>
          <w:sz w:val="24"/>
          <w:szCs w:val="24"/>
        </w:rPr>
        <w:t>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35769CBC" w:rsidR="00FA663B" w:rsidRPr="007E0310" w:rsidRDefault="00FA663B" w:rsidP="008D35DA">
      <w:pPr>
        <w:pStyle w:val="BodyText"/>
        <w:spacing w:line="480" w:lineRule="auto"/>
        <w:rPr>
          <w:rFonts w:ascii="Times New Roman" w:hAnsi="Times New Roman"/>
          <w:sz w:val="24"/>
          <w:szCs w:val="24"/>
        </w:rPr>
      </w:pPr>
      <w:r w:rsidRPr="007E0310">
        <w:rPr>
          <w:rFonts w:ascii="Times New Roman" w:hAnsi="Times New Roman"/>
          <w:sz w:val="24"/>
          <w:szCs w:val="24"/>
        </w:rPr>
        <w:t>Yi Xu</w:t>
      </w:r>
      <w:r w:rsidRPr="007E0310">
        <w:rPr>
          <w:rFonts w:ascii="Times New Roman" w:hAnsi="Times New Roman"/>
          <w:sz w:val="24"/>
          <w:szCs w:val="24"/>
          <w:vertAlign w:val="superscript"/>
        </w:rPr>
        <w:t>1</w:t>
      </w:r>
      <w:r w:rsidRPr="007E0310">
        <w:rPr>
          <w:rFonts w:ascii="Times New Roman" w:hAnsi="Times New Roman"/>
          <w:sz w:val="24"/>
          <w:szCs w:val="24"/>
        </w:rPr>
        <w:t>, Qi Liu</w:t>
      </w:r>
      <w:r w:rsidRPr="007E0310">
        <w:rPr>
          <w:rFonts w:ascii="Times New Roman" w:hAnsi="Times New Roman"/>
          <w:sz w:val="24"/>
          <w:szCs w:val="24"/>
          <w:vertAlign w:val="superscript"/>
        </w:rPr>
        <w:t>2</w:t>
      </w:r>
      <w:r w:rsidRPr="007E0310">
        <w:rPr>
          <w:rFonts w:ascii="Times New Roman" w:hAnsi="Times New Roman"/>
          <w:sz w:val="24"/>
          <w:szCs w:val="24"/>
        </w:rPr>
        <w:t>, Caihong Fu</w:t>
      </w:r>
      <w:r w:rsidRPr="007E0310">
        <w:rPr>
          <w:rFonts w:ascii="Times New Roman" w:hAnsi="Times New Roman"/>
          <w:sz w:val="24"/>
          <w:szCs w:val="24"/>
          <w:vertAlign w:val="superscript"/>
        </w:rPr>
        <w:t>1</w:t>
      </w:r>
      <w:r w:rsidR="007E0310" w:rsidRPr="007E0310">
        <w:rPr>
          <w:rFonts w:ascii="Times New Roman" w:hAnsi="Times New Roman"/>
          <w:sz w:val="24"/>
          <w:szCs w:val="24"/>
        </w:rPr>
        <w:t>, Joh</w:t>
      </w:r>
      <w:r w:rsidR="007E0310">
        <w:rPr>
          <w:rFonts w:ascii="Times New Roman" w:hAnsi="Times New Roman"/>
          <w:sz w:val="24"/>
          <w:szCs w:val="24"/>
        </w:rPr>
        <w:t>n Holmes</w:t>
      </w:r>
      <w:r w:rsidR="007E0310" w:rsidRPr="007E0310">
        <w:rPr>
          <w:rFonts w:ascii="Times New Roman" w:hAnsi="Times New Roman"/>
          <w:sz w:val="24"/>
          <w:szCs w:val="24"/>
          <w:vertAlign w:val="superscript"/>
        </w:rPr>
        <w:t>1</w:t>
      </w:r>
    </w:p>
    <w:p w14:paraId="22BA37A5" w14:textId="77777777" w:rsidR="00AD55A3" w:rsidRPr="007E0310" w:rsidRDefault="00AD55A3" w:rsidP="008D35DA">
      <w:pPr>
        <w:pStyle w:val="BodyText"/>
        <w:spacing w:line="480" w:lineRule="auto"/>
        <w:rPr>
          <w:rFonts w:ascii="Times New Roman" w:hAnsi="Times New Roman"/>
          <w:sz w:val="24"/>
          <w:szCs w:val="24"/>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2C432A12" w:rsidR="006A1F62" w:rsidRDefault="00AD55A3" w:rsidP="008D35DA">
      <w:pPr>
        <w:spacing w:line="480" w:lineRule="auto"/>
        <w:rPr>
          <w:rFonts w:ascii="Times New Roman" w:hAnsi="Times New Roman" w:cs="Times New Roman"/>
          <w:sz w:val="24"/>
          <w:szCs w:val="24"/>
        </w:rPr>
      </w:pPr>
      <w:proofErr w:type="gramStart"/>
      <w:r w:rsidRPr="00AD55A3">
        <w:rPr>
          <w:rFonts w:ascii="Times New Roman" w:hAnsi="Times New Roman" w:cs="Times New Roman"/>
          <w:sz w:val="24"/>
          <w:szCs w:val="24"/>
        </w:rPr>
        <w:t>Email :</w:t>
      </w:r>
      <w:proofErr w:type="gramEnd"/>
      <w:r w:rsidRPr="00AD55A3">
        <w:rPr>
          <w:rFonts w:ascii="Times New Roman" w:hAnsi="Times New Roman" w:cs="Times New Roman"/>
          <w:sz w:val="24"/>
          <w:szCs w:val="24"/>
        </w:rPr>
        <w:t xml:space="preserve"> </w:t>
      </w:r>
      <w:hyperlink r:id="rId8" w:history="1">
        <w:r w:rsidR="002305F3" w:rsidRPr="007B682B">
          <w:rPr>
            <w:rStyle w:val="Hyperlink"/>
            <w:rFonts w:ascii="Times New Roman" w:hAnsi="Times New Roman" w:cs="Times New Roman"/>
            <w:sz w:val="24"/>
            <w:szCs w:val="24"/>
          </w:rPr>
          <w:t>xuyiouqd@gmail.com</w:t>
        </w:r>
      </w:hyperlink>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722C07FF" w:rsidR="002616CC" w:rsidRDefault="00175779" w:rsidP="008D35DA">
      <w:pPr>
        <w:pStyle w:val="BodyText"/>
        <w:spacing w:line="480" w:lineRule="auto"/>
        <w:ind w:firstLine="360"/>
        <w:rPr>
          <w:rFonts w:ascii="Times New Roman" w:hAnsi="Times New Roman"/>
          <w:color w:val="242424"/>
          <w:sz w:val="24"/>
          <w:szCs w:val="24"/>
          <w:shd w:val="clear" w:color="auto" w:fill="FFFFFF"/>
        </w:rPr>
      </w:pPr>
      <w:bookmarkStart w:id="2" w:name="_Hlk153440395"/>
      <w:ins w:id="3" w:author="Yi Xu" w:date="2023-12-18T20:28:00Z">
        <w:r>
          <w:rPr>
            <w:rFonts w:ascii="Times New Roman" w:hAnsi="Times New Roman"/>
            <w:sz w:val="24"/>
            <w:szCs w:val="24"/>
          </w:rPr>
          <w:t xml:space="preserve">The Canadian </w:t>
        </w:r>
      </w:ins>
      <w:r w:rsidR="002616CC" w:rsidRPr="008D35DA">
        <w:rPr>
          <w:rFonts w:ascii="Times New Roman" w:hAnsi="Times New Roman"/>
          <w:sz w:val="24"/>
          <w:szCs w:val="24"/>
        </w:rPr>
        <w:t xml:space="preserve">Fraser River </w:t>
      </w:r>
      <w:r w:rsidR="00845EA4">
        <w:rPr>
          <w:rFonts w:ascii="Times New Roman" w:hAnsi="Times New Roman"/>
          <w:sz w:val="24"/>
          <w:szCs w:val="24"/>
        </w:rPr>
        <w:t>s</w:t>
      </w:r>
      <w:r w:rsidR="00845EA4" w:rsidRPr="008D35DA">
        <w:rPr>
          <w:rFonts w:ascii="Times New Roman" w:hAnsi="Times New Roman"/>
          <w:sz w:val="24"/>
          <w:szCs w:val="24"/>
        </w:rPr>
        <w:t xml:space="preserve">ockeye </w:t>
      </w:r>
      <w:r w:rsidR="002616CC" w:rsidRPr="008D35DA">
        <w:rPr>
          <w:rFonts w:ascii="Times New Roman" w:hAnsi="Times New Roman"/>
          <w:sz w:val="24"/>
          <w:szCs w:val="24"/>
        </w:rPr>
        <w:t>salmon</w:t>
      </w:r>
      <w:ins w:id="4" w:author="Yi Xu" w:date="2023-12-18T20:28:00Z">
        <w:r w:rsidR="002616CC" w:rsidRPr="008D35DA">
          <w:rPr>
            <w:rFonts w:ascii="Times New Roman" w:hAnsi="Times New Roman"/>
            <w:sz w:val="24"/>
            <w:szCs w:val="24"/>
          </w:rPr>
          <w:t xml:space="preserve"> </w:t>
        </w:r>
        <w:r w:rsidR="00B71683" w:rsidRPr="008D35DA">
          <w:rPr>
            <w:rFonts w:ascii="Times New Roman" w:hAnsi="Times New Roman"/>
            <w:color w:val="242424"/>
            <w:sz w:val="24"/>
            <w:szCs w:val="24"/>
            <w:shd w:val="clear" w:color="auto" w:fill="FFFFFF"/>
          </w:rPr>
          <w:t>(</w:t>
        </w:r>
        <w:r w:rsidR="00B71683" w:rsidRPr="008D35DA">
          <w:rPr>
            <w:rFonts w:ascii="Times New Roman" w:hAnsi="Times New Roman"/>
            <w:i/>
            <w:iCs/>
            <w:color w:val="242424"/>
            <w:sz w:val="24"/>
            <w:szCs w:val="24"/>
            <w:shd w:val="clear" w:color="auto" w:fill="FFFFFF"/>
          </w:rPr>
          <w:t>Oncorhynchus nerka</w:t>
        </w:r>
        <w:r w:rsidR="00B71683" w:rsidRPr="008D35DA">
          <w:rPr>
            <w:rFonts w:ascii="Times New Roman" w:hAnsi="Times New Roman"/>
            <w:color w:val="242424"/>
            <w:sz w:val="24"/>
            <w:szCs w:val="24"/>
            <w:shd w:val="clear" w:color="auto" w:fill="FFFFFF"/>
          </w:rPr>
          <w:t>)</w:t>
        </w:r>
      </w:ins>
      <w:r w:rsidR="00B71683">
        <w:rPr>
          <w:rFonts w:ascii="Times New Roman" w:hAnsi="Times New Roman"/>
          <w:color w:val="242424"/>
          <w:sz w:val="24"/>
          <w:shd w:val="clear" w:color="auto" w:fill="FFFFFF"/>
          <w:rPrChange w:id="5" w:author="Yi Xu" w:date="2023-12-18T20:28:00Z">
            <w:rPr>
              <w:rFonts w:ascii="Times New Roman" w:hAnsi="Times New Roman"/>
              <w:sz w:val="24"/>
            </w:rPr>
          </w:rPrChange>
        </w:rPr>
        <w:t xml:space="preserve"> </w:t>
      </w:r>
      <w:r w:rsidR="002616CC" w:rsidRPr="008D35DA">
        <w:rPr>
          <w:rFonts w:ascii="Times New Roman" w:hAnsi="Times New Roman"/>
          <w:sz w:val="24"/>
          <w:szCs w:val="24"/>
        </w:rPr>
        <w:t xml:space="preserve">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002616CC"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w:t>
      </w:r>
      <w:r w:rsidR="00261632">
        <w:rPr>
          <w:rFonts w:ascii="Times New Roman" w:hAnsi="Times New Roman"/>
          <w:color w:val="242424"/>
          <w:sz w:val="24"/>
          <w:szCs w:val="24"/>
          <w:shd w:val="clear" w:color="auto" w:fill="FFFFFF"/>
        </w:rPr>
        <w:t xml:space="preserve">an </w:t>
      </w:r>
      <w:r w:rsidR="00002382" w:rsidRPr="008D35DA">
        <w:rPr>
          <w:rFonts w:ascii="Times New Roman" w:hAnsi="Times New Roman"/>
          <w:color w:val="242424"/>
          <w:sz w:val="24"/>
          <w:szCs w:val="24"/>
          <w:shd w:val="clear" w:color="auto" w:fill="FFFFFF"/>
        </w:rPr>
        <w:t>annual pre-season forecast of adult return</w:t>
      </w:r>
      <w:r w:rsidR="00261632">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In this study, we developed a framework </w:t>
      </w:r>
      <w:del w:id="6" w:author="Yi Xu" w:date="2023-12-18T20:28:00Z">
        <w:r w:rsidR="00DE4111">
          <w:rPr>
            <w:rFonts w:ascii="Times New Roman" w:hAnsi="Times New Roman"/>
            <w:color w:val="242424"/>
            <w:sz w:val="24"/>
            <w:szCs w:val="24"/>
            <w:shd w:val="clear" w:color="auto" w:fill="FFFFFF"/>
          </w:rPr>
          <w:delText>using</w:delText>
        </w:r>
      </w:del>
      <w:ins w:id="7" w:author="Yi Xu" w:date="2023-12-18T20:28:00Z">
        <w:r>
          <w:rPr>
            <w:rFonts w:ascii="Times New Roman" w:hAnsi="Times New Roman"/>
            <w:color w:val="242424"/>
            <w:sz w:val="24"/>
            <w:szCs w:val="24"/>
            <w:shd w:val="clear" w:color="auto" w:fill="FFFFFF"/>
          </w:rPr>
          <w:t>of good visualization with</w:t>
        </w:r>
      </w:ins>
      <w:r>
        <w:rPr>
          <w:rFonts w:ascii="Times New Roman" w:hAnsi="Times New Roman"/>
          <w:color w:val="242424"/>
          <w:sz w:val="24"/>
          <w:szCs w:val="24"/>
          <w:shd w:val="clear" w:color="auto" w:fill="FFFFFF"/>
        </w:rPr>
        <w:t xml:space="preserve"> </w:t>
      </w:r>
      <w:r w:rsidR="009F77F5" w:rsidRPr="007E0310">
        <w:rPr>
          <w:rFonts w:ascii="Times New Roman" w:hAnsi="Times New Roman"/>
          <w:color w:val="242424"/>
          <w:sz w:val="24"/>
          <w:szCs w:val="24"/>
          <w:shd w:val="clear" w:color="auto" w:fill="FFFFFF"/>
        </w:rPr>
        <w:t xml:space="preserve">Taylor diagram </w:t>
      </w:r>
      <w:r w:rsidR="00245A3C" w:rsidRPr="007E0310">
        <w:rPr>
          <w:rFonts w:ascii="Times New Roman" w:hAnsi="Times New Roman"/>
          <w:color w:val="242424"/>
          <w:sz w:val="24"/>
          <w:szCs w:val="24"/>
          <w:shd w:val="clear" w:color="auto" w:fill="FFFFFF"/>
        </w:rPr>
        <w:t xml:space="preserve">to </w:t>
      </w:r>
      <w:del w:id="8" w:author="Yi Xu" w:date="2023-12-18T20:28:00Z">
        <w:r w:rsidR="00DE4111">
          <w:rPr>
            <w:rFonts w:ascii="Times New Roman" w:hAnsi="Times New Roman"/>
            <w:color w:val="242424"/>
            <w:sz w:val="24"/>
            <w:szCs w:val="24"/>
            <w:shd w:val="clear" w:color="auto" w:fill="FFFFFF"/>
          </w:rPr>
          <w:delText xml:space="preserve">facilitate </w:delText>
        </w:r>
        <w:r w:rsidR="00245A3C" w:rsidRPr="007E0310">
          <w:rPr>
            <w:rFonts w:ascii="Times New Roman" w:hAnsi="Times New Roman"/>
            <w:color w:val="242424"/>
            <w:sz w:val="24"/>
            <w:szCs w:val="24"/>
            <w:shd w:val="clear" w:color="auto" w:fill="FFFFFF"/>
          </w:rPr>
          <w:delText>evaluat</w:delText>
        </w:r>
        <w:r w:rsidR="00DE4111">
          <w:rPr>
            <w:rFonts w:ascii="Times New Roman" w:hAnsi="Times New Roman"/>
            <w:color w:val="242424"/>
            <w:sz w:val="24"/>
            <w:szCs w:val="24"/>
            <w:shd w:val="clear" w:color="auto" w:fill="FFFFFF"/>
          </w:rPr>
          <w:delText>ing</w:delText>
        </w:r>
      </w:del>
      <w:ins w:id="9" w:author="Yi Xu" w:date="2023-12-18T20:28:00Z">
        <w:r w:rsidR="00245A3C" w:rsidRPr="007E0310">
          <w:rPr>
            <w:rFonts w:ascii="Times New Roman" w:hAnsi="Times New Roman"/>
            <w:color w:val="242424"/>
            <w:sz w:val="24"/>
            <w:szCs w:val="24"/>
            <w:shd w:val="clear" w:color="auto" w:fill="FFFFFF"/>
          </w:rPr>
          <w:t>evaluat</w:t>
        </w:r>
        <w:r>
          <w:rPr>
            <w:rFonts w:ascii="Times New Roman" w:hAnsi="Times New Roman"/>
            <w:color w:val="242424"/>
            <w:sz w:val="24"/>
            <w:szCs w:val="24"/>
            <w:shd w:val="clear" w:color="auto" w:fill="FFFFFF"/>
          </w:rPr>
          <w:t>e</w:t>
        </w:r>
      </w:ins>
      <w:r w:rsidR="00245A3C" w:rsidRPr="007E0310">
        <w:rPr>
          <w:rFonts w:ascii="Times New Roman" w:hAnsi="Times New Roman"/>
          <w:color w:val="242424"/>
          <w:sz w:val="24"/>
          <w:szCs w:val="24"/>
          <w:shd w:val="clear" w:color="auto" w:fill="FFFFFF"/>
        </w:rPr>
        <w:t xml:space="preserve"> pre-season forecast models </w:t>
      </w:r>
      <w:del w:id="10" w:author="Yi Xu" w:date="2023-12-18T20:28:00Z">
        <w:r w:rsidR="00512B7A">
          <w:rPr>
            <w:rFonts w:ascii="Times New Roman" w:hAnsi="Times New Roman"/>
            <w:color w:val="242424"/>
            <w:sz w:val="24"/>
            <w:szCs w:val="24"/>
            <w:shd w:val="clear" w:color="auto" w:fill="FFFFFF"/>
          </w:rPr>
          <w:delText>annually</w:delText>
        </w:r>
      </w:del>
      <w:ins w:id="11" w:author="Yi Xu" w:date="2023-12-18T20:28:00Z">
        <w:r>
          <w:rPr>
            <w:rFonts w:ascii="Times New Roman" w:hAnsi="Times New Roman"/>
            <w:color w:val="242424"/>
            <w:sz w:val="24"/>
            <w:szCs w:val="24"/>
            <w:shd w:val="clear" w:color="auto" w:fill="FFFFFF"/>
          </w:rPr>
          <w:t xml:space="preserve">on an </w:t>
        </w:r>
        <w:r w:rsidR="00512B7A">
          <w:rPr>
            <w:rFonts w:ascii="Times New Roman" w:hAnsi="Times New Roman"/>
            <w:color w:val="242424"/>
            <w:sz w:val="24"/>
            <w:szCs w:val="24"/>
            <w:shd w:val="clear" w:color="auto" w:fill="FFFFFF"/>
          </w:rPr>
          <w:t>annual</w:t>
        </w:r>
        <w:r w:rsidR="00245A3C" w:rsidRPr="007E0310">
          <w:rPr>
            <w:rFonts w:ascii="Times New Roman" w:hAnsi="Times New Roman"/>
            <w:color w:val="242424"/>
            <w:sz w:val="24"/>
            <w:szCs w:val="24"/>
            <w:shd w:val="clear" w:color="auto" w:fill="FFFFFF"/>
          </w:rPr>
          <w:t xml:space="preserve"> </w:t>
        </w:r>
        <w:r>
          <w:rPr>
            <w:rFonts w:ascii="Times New Roman" w:hAnsi="Times New Roman"/>
            <w:color w:val="242424"/>
            <w:sz w:val="24"/>
            <w:szCs w:val="24"/>
            <w:shd w:val="clear" w:color="auto" w:fill="FFFFFF"/>
          </w:rPr>
          <w:t>basis</w:t>
        </w:r>
      </w:ins>
      <w:r>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and identify </w:t>
      </w:r>
      <w:del w:id="12" w:author="Yi Xu" w:date="2023-12-18T20:28:00Z">
        <w:r w:rsidR="00712A76">
          <w:rPr>
            <w:rFonts w:ascii="Times New Roman" w:hAnsi="Times New Roman"/>
            <w:color w:val="242424"/>
            <w:sz w:val="24"/>
            <w:szCs w:val="24"/>
            <w:shd w:val="clear" w:color="auto" w:fill="FFFFFF"/>
          </w:rPr>
          <w:delText>important</w:delText>
        </w:r>
        <w:r w:rsidR="00712A76" w:rsidRPr="007E0310">
          <w:rPr>
            <w:rFonts w:ascii="Times New Roman" w:hAnsi="Times New Roman"/>
            <w:color w:val="242424"/>
            <w:sz w:val="24"/>
            <w:szCs w:val="24"/>
            <w:shd w:val="clear" w:color="auto" w:fill="FFFFFF"/>
          </w:rPr>
          <w:delText xml:space="preserve"> </w:delText>
        </w:r>
      </w:del>
      <w:r w:rsidR="00245A3C" w:rsidRPr="007E0310">
        <w:rPr>
          <w:rFonts w:ascii="Times New Roman" w:hAnsi="Times New Roman"/>
          <w:color w:val="242424"/>
          <w:sz w:val="24"/>
          <w:szCs w:val="24"/>
          <w:shd w:val="clear" w:color="auto" w:fill="FFFFFF"/>
        </w:rPr>
        <w:t xml:space="preserve">external </w:t>
      </w:r>
      <w:r w:rsidR="00712A76">
        <w:rPr>
          <w:rFonts w:ascii="Times New Roman" w:hAnsi="Times New Roman"/>
          <w:color w:val="242424"/>
          <w:sz w:val="24"/>
          <w:szCs w:val="24"/>
          <w:shd w:val="clear" w:color="auto" w:fill="FFFFFF"/>
        </w:rPr>
        <w:t>drivers</w:t>
      </w:r>
      <w:r w:rsidR="00245A3C" w:rsidRPr="007E0310">
        <w:rPr>
          <w:rFonts w:ascii="Times New Roman" w:hAnsi="Times New Roman"/>
          <w:color w:val="242424"/>
          <w:sz w:val="24"/>
          <w:szCs w:val="24"/>
          <w:shd w:val="clear" w:color="auto" w:fill="FFFFFF"/>
        </w:rPr>
        <w:t xml:space="preserve"> </w:t>
      </w:r>
      <w:ins w:id="13" w:author="Yi Xu" w:date="2023-12-18T20:28:00Z">
        <w:r>
          <w:rPr>
            <w:rFonts w:ascii="Times New Roman" w:hAnsi="Times New Roman"/>
            <w:color w:val="242424"/>
            <w:sz w:val="24"/>
            <w:szCs w:val="24"/>
            <w:shd w:val="clear" w:color="auto" w:fill="FFFFFF"/>
          </w:rPr>
          <w:t xml:space="preserve">of importance </w:t>
        </w:r>
      </w:ins>
      <w:r w:rsidR="00245A3C" w:rsidRPr="007E0310">
        <w:rPr>
          <w:rFonts w:ascii="Times New Roman" w:hAnsi="Times New Roman"/>
          <w:color w:val="242424"/>
          <w:sz w:val="24"/>
          <w:szCs w:val="24"/>
          <w:shd w:val="clear" w:color="auto" w:fill="FFFFFF"/>
        </w:rPr>
        <w:t>for</w:t>
      </w:r>
      <w:r w:rsidR="00245A3C" w:rsidRPr="008D35DA">
        <w:rPr>
          <w:rFonts w:ascii="Times New Roman" w:hAnsi="Times New Roman"/>
          <w:color w:val="242424"/>
          <w:sz w:val="24"/>
          <w:szCs w:val="24"/>
          <w:shd w:val="clear" w:color="auto" w:fill="FFFFFF"/>
        </w:rPr>
        <w:t xml:space="preserve"> forecasting </w:t>
      </w:r>
      <w:r w:rsidR="00CA77DA">
        <w:rPr>
          <w:rFonts w:ascii="Times New Roman" w:hAnsi="Times New Roman"/>
          <w:color w:val="242424"/>
          <w:sz w:val="24"/>
          <w:szCs w:val="24"/>
          <w:shd w:val="clear" w:color="auto" w:fill="FFFFFF"/>
        </w:rPr>
        <w:t>s</w:t>
      </w:r>
      <w:r>
        <w:rPr>
          <w:rFonts w:ascii="Times New Roman" w:hAnsi="Times New Roman"/>
          <w:color w:val="242424"/>
          <w:sz w:val="24"/>
          <w:szCs w:val="24"/>
          <w:shd w:val="clear" w:color="auto" w:fill="FFFFFF"/>
        </w:rPr>
        <w:t>ockeye</w:t>
      </w:r>
      <w:r w:rsidRPr="008D35DA">
        <w:rPr>
          <w:rFonts w:ascii="Times New Roman" w:hAnsi="Times New Roman"/>
          <w:color w:val="242424"/>
          <w:sz w:val="24"/>
          <w:szCs w:val="24"/>
          <w:shd w:val="clear" w:color="auto" w:fill="FFFFFF"/>
        </w:rPr>
        <w:t xml:space="preserve"> </w:t>
      </w:r>
      <w:r w:rsidR="00245A3C" w:rsidRPr="008D35DA">
        <w:rPr>
          <w:rFonts w:ascii="Times New Roman" w:hAnsi="Times New Roman"/>
          <w:color w:val="242424"/>
          <w:sz w:val="24"/>
          <w:szCs w:val="24"/>
          <w:shd w:val="clear" w:color="auto" w:fill="FFFFFF"/>
        </w:rPr>
        <w:t>return</w:t>
      </w:r>
      <w:r w:rsidR="00261632">
        <w:rPr>
          <w:rFonts w:ascii="Times New Roman" w:hAnsi="Times New Roman"/>
          <w:color w:val="242424"/>
          <w:sz w:val="24"/>
          <w:szCs w:val="24"/>
          <w:shd w:val="clear" w:color="auto" w:fill="FFFFFF"/>
        </w:rPr>
        <w:t>s</w:t>
      </w:r>
      <w:r w:rsidR="00245A3C" w:rsidRPr="008D35DA">
        <w:rPr>
          <w:rFonts w:ascii="Times New Roman" w:hAnsi="Times New Roman"/>
          <w:color w:val="242424"/>
          <w:sz w:val="24"/>
          <w:szCs w:val="24"/>
          <w:shd w:val="clear" w:color="auto" w:fill="FFFFFF"/>
        </w:rPr>
        <w:t>.</w:t>
      </w:r>
      <w:del w:id="14" w:author="Yi Xu" w:date="2023-12-18T20:28:00Z">
        <w:r w:rsidR="00245A3C" w:rsidRPr="008D35DA">
          <w:rPr>
            <w:rFonts w:ascii="Times New Roman" w:hAnsi="Times New Roman"/>
            <w:color w:val="242424"/>
            <w:sz w:val="24"/>
            <w:szCs w:val="24"/>
            <w:shd w:val="clear" w:color="auto" w:fill="FFFFFF"/>
          </w:rPr>
          <w:delText xml:space="preserve"> </w:delText>
        </w:r>
        <w:bookmarkStart w:id="15" w:name="_Hlk143779560"/>
        <w:r w:rsidR="0074041C">
          <w:rPr>
            <w:rFonts w:ascii="Times New Roman" w:hAnsi="Times New Roman"/>
            <w:color w:val="242424"/>
            <w:sz w:val="24"/>
            <w:szCs w:val="24"/>
            <w:shd w:val="clear" w:color="auto" w:fill="FFFFFF"/>
          </w:rPr>
          <w:delText xml:space="preserve">The Taylor diagram provides a concise statistical summary and graphical framework that allows forecasts produced from a range of models to be compared to </w:delText>
        </w:r>
        <w:r w:rsidR="00875C82">
          <w:rPr>
            <w:rFonts w:ascii="Times New Roman" w:hAnsi="Times New Roman"/>
            <w:color w:val="242424"/>
            <w:sz w:val="24"/>
            <w:szCs w:val="24"/>
            <w:shd w:val="clear" w:color="auto" w:fill="FFFFFF"/>
          </w:rPr>
          <w:delText>observations</w:delText>
        </w:r>
        <w:r w:rsidR="0074041C">
          <w:rPr>
            <w:rFonts w:ascii="Times New Roman" w:hAnsi="Times New Roman"/>
            <w:color w:val="242424"/>
            <w:sz w:val="24"/>
            <w:szCs w:val="24"/>
            <w:shd w:val="clear" w:color="auto" w:fill="FFFFFF"/>
          </w:rPr>
          <w:delText>.</w:delText>
        </w:r>
      </w:del>
      <w:r w:rsidR="00245A3C" w:rsidRPr="008D35DA">
        <w:rPr>
          <w:rFonts w:ascii="Times New Roman" w:hAnsi="Times New Roman"/>
          <w:color w:val="242424"/>
          <w:sz w:val="24"/>
          <w:szCs w:val="24"/>
          <w:shd w:val="clear" w:color="auto" w:fill="FFFFFF"/>
        </w:rPr>
        <w:t xml:space="preserve"> </w:t>
      </w:r>
      <w:bookmarkEnd w:id="15"/>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512B7A">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 xml:space="preserve">species </w:t>
      </w:r>
      <w:r w:rsidR="00875C82">
        <w:rPr>
          <w:rFonts w:ascii="Times New Roman" w:hAnsi="Times New Roman"/>
          <w:color w:val="242424"/>
          <w:sz w:val="24"/>
          <w:szCs w:val="24"/>
          <w:shd w:val="clear" w:color="auto" w:fill="FFFFFF"/>
        </w:rPr>
        <w:t xml:space="preserve">abundance </w:t>
      </w:r>
      <w:r w:rsidR="00005ACD">
        <w:rPr>
          <w:rFonts w:ascii="Times New Roman" w:hAnsi="Times New Roman"/>
          <w:color w:val="242424"/>
          <w:sz w:val="24"/>
          <w:szCs w:val="24"/>
          <w:shd w:val="clear" w:color="auto" w:fill="FFFFFF"/>
        </w:rPr>
        <w:t>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w:t>
      </w:r>
      <w:del w:id="16" w:author="Yi Xu" w:date="2023-12-18T20:28:00Z">
        <w:r w:rsidR="00261632">
          <w:rPr>
            <w:rFonts w:ascii="Times New Roman" w:hAnsi="Times New Roman"/>
            <w:color w:val="242424"/>
            <w:sz w:val="24"/>
            <w:szCs w:val="24"/>
            <w:shd w:val="clear" w:color="auto" w:fill="FFFFFF"/>
          </w:rPr>
          <w:delText>that</w:delText>
        </w:r>
        <w:r w:rsidR="00782E76">
          <w:rPr>
            <w:rFonts w:ascii="Times New Roman" w:hAnsi="Times New Roman"/>
            <w:color w:val="242424"/>
            <w:sz w:val="24"/>
            <w:szCs w:val="24"/>
            <w:shd w:val="clear" w:color="auto" w:fill="FFFFFF"/>
          </w:rPr>
          <w:delText xml:space="preserve"> new</w:delText>
        </w:r>
      </w:del>
      <w:ins w:id="17" w:author="Yi Xu" w:date="2023-12-18T20:28:00Z">
        <w:r w:rsidR="00E52F7A">
          <w:rPr>
            <w:rFonts w:ascii="Times New Roman" w:hAnsi="Times New Roman"/>
            <w:color w:val="242424"/>
            <w:sz w:val="24"/>
            <w:szCs w:val="24"/>
          </w:rPr>
          <w:t xml:space="preserve">good performances by </w:t>
        </w:r>
        <w:r w:rsidR="00D41DF1">
          <w:rPr>
            <w:rFonts w:ascii="Times New Roman" w:hAnsi="Times New Roman"/>
            <w:color w:val="242424"/>
            <w:sz w:val="24"/>
            <w:szCs w:val="24"/>
          </w:rPr>
          <w:t>both</w:t>
        </w:r>
        <w:r w:rsidR="00E52F7A">
          <w:rPr>
            <w:rFonts w:ascii="Times New Roman" w:hAnsi="Times New Roman"/>
            <w:color w:val="242424"/>
            <w:sz w:val="24"/>
            <w:szCs w:val="24"/>
          </w:rPr>
          <w:t xml:space="preserve"> Ricker </w:t>
        </w:r>
        <w:r w:rsidR="00D41DF1">
          <w:rPr>
            <w:rFonts w:ascii="Times New Roman" w:hAnsi="Times New Roman"/>
            <w:color w:val="242424"/>
            <w:sz w:val="24"/>
            <w:szCs w:val="24"/>
          </w:rPr>
          <w:t>and</w:t>
        </w:r>
        <w:r w:rsidR="00E52F7A">
          <w:rPr>
            <w:rFonts w:ascii="Times New Roman" w:hAnsi="Times New Roman"/>
            <w:color w:val="242424"/>
            <w:sz w:val="24"/>
            <w:szCs w:val="24"/>
          </w:rPr>
          <w:t xml:space="preserve"> Power models </w:t>
        </w:r>
        <w:r w:rsidR="00E52F7A">
          <w:rPr>
            <w:rFonts w:ascii="Times New Roman" w:hAnsi="Times New Roman"/>
            <w:color w:val="242424"/>
            <w:sz w:val="24"/>
            <w:szCs w:val="24"/>
            <w:shd w:val="clear" w:color="auto" w:fill="FFFFFF"/>
          </w:rPr>
          <w:t>coupled with the newly included</w:t>
        </w:r>
      </w:ins>
      <w:r w:rsidR="00E52F7A">
        <w:rPr>
          <w:rFonts w:ascii="Times New Roman" w:hAnsi="Times New Roman"/>
          <w:color w:val="242424"/>
          <w:sz w:val="24"/>
          <w:szCs w:val="24"/>
          <w:shd w:val="clear" w:color="auto" w:fill="FFFFFF"/>
        </w:rPr>
        <w:t xml:space="preserve"> </w:t>
      </w:r>
      <w:r w:rsidR="00782E76">
        <w:rPr>
          <w:rFonts w:ascii="Times New Roman" w:hAnsi="Times New Roman"/>
          <w:color w:val="242424"/>
          <w:sz w:val="24"/>
          <w:szCs w:val="24"/>
          <w:shd w:val="clear" w:color="auto" w:fill="FFFFFF"/>
        </w:rPr>
        <w:t>covariates</w:t>
      </w:r>
      <w:del w:id="18" w:author="Yi Xu" w:date="2023-12-18T20:28:00Z">
        <w:r w:rsidR="00782E76">
          <w:rPr>
            <w:rFonts w:ascii="Times New Roman" w:hAnsi="Times New Roman"/>
            <w:color w:val="242424"/>
            <w:sz w:val="24"/>
            <w:szCs w:val="24"/>
            <w:shd w:val="clear" w:color="auto" w:fill="FFFFFF"/>
          </w:rPr>
          <w:delText xml:space="preserve"> improved the performance of all model</w:delText>
        </w:r>
        <w:r w:rsidR="00875C82">
          <w:rPr>
            <w:rFonts w:ascii="Times New Roman" w:hAnsi="Times New Roman"/>
            <w:color w:val="242424"/>
            <w:sz w:val="24"/>
            <w:szCs w:val="24"/>
            <w:shd w:val="clear" w:color="auto" w:fill="FFFFFF"/>
          </w:rPr>
          <w:delText>s</w:delText>
        </w:r>
        <w:r w:rsidR="00833B40" w:rsidRPr="008D35DA">
          <w:rPr>
            <w:rFonts w:ascii="Times New Roman" w:hAnsi="Times New Roman"/>
            <w:color w:val="242424"/>
            <w:sz w:val="24"/>
            <w:szCs w:val="24"/>
            <w:shd w:val="clear" w:color="auto" w:fill="FFFFFF"/>
          </w:rPr>
          <w:delText>.</w:delText>
        </w:r>
      </w:del>
      <w:ins w:id="19" w:author="Yi Xu" w:date="2023-12-18T20:28:00Z">
        <w:r w:rsidR="00833B40" w:rsidRPr="008D35DA">
          <w:rPr>
            <w:rFonts w:ascii="Times New Roman" w:hAnsi="Times New Roman"/>
            <w:color w:val="242424"/>
            <w:sz w:val="24"/>
            <w:szCs w:val="24"/>
            <w:shd w:val="clear" w:color="auto" w:fill="FFFFFF"/>
          </w:rPr>
          <w:t>.</w:t>
        </w:r>
      </w:ins>
      <w:r w:rsidR="00833B40" w:rsidRPr="008D35DA">
        <w:rPr>
          <w:rFonts w:ascii="Times New Roman" w:hAnsi="Times New Roman"/>
          <w:color w:val="242424"/>
          <w:sz w:val="24"/>
          <w:szCs w:val="24"/>
          <w:shd w:val="clear" w:color="auto" w:fill="FFFFFF"/>
        </w:rPr>
        <w:t xml:space="preserve">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ins w:id="20" w:author="Yi Xu" w:date="2023-12-18T20:28:00Z">
        <w:r w:rsidR="00D41DF1">
          <w:rPr>
            <w:rFonts w:ascii="Times New Roman" w:hAnsi="Times New Roman"/>
            <w:color w:val="242424"/>
            <w:sz w:val="24"/>
            <w:szCs w:val="24"/>
            <w:shd w:val="clear" w:color="auto" w:fill="FFFFFF"/>
          </w:rPr>
          <w:t xml:space="preserve">more than </w:t>
        </w:r>
      </w:ins>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w:t>
      </w:r>
      <w:ins w:id="21" w:author="Yi Xu" w:date="2023-12-18T20:28:00Z">
        <w:r w:rsidR="00E52F7A">
          <w:rPr>
            <w:rFonts w:ascii="Times New Roman" w:hAnsi="Times New Roman"/>
            <w:color w:val="242424"/>
            <w:sz w:val="24"/>
            <w:szCs w:val="24"/>
            <w:shd w:val="clear" w:color="auto" w:fill="FFFFFF"/>
          </w:rPr>
          <w:t xml:space="preserve">those selected based on our </w:t>
        </w:r>
      </w:ins>
      <w:r w:rsidR="00D41DF1">
        <w:rPr>
          <w:rFonts w:ascii="Times New Roman" w:hAnsi="Times New Roman"/>
          <w:color w:val="242424"/>
          <w:sz w:val="24"/>
          <w:szCs w:val="24"/>
          <w:shd w:val="clear" w:color="auto" w:fill="FFFFFF"/>
        </w:rPr>
        <w:t>recent</w:t>
      </w:r>
      <w:r w:rsidR="00D41DF1" w:rsidRPr="008D35DA">
        <w:rPr>
          <w:rFonts w:ascii="Times New Roman" w:hAnsi="Times New Roman"/>
          <w:color w:val="242424"/>
          <w:sz w:val="24"/>
          <w:szCs w:val="24"/>
          <w:shd w:val="clear" w:color="auto" w:fill="FFFFFF"/>
        </w:rPr>
        <w:t xml:space="preserve"> retrospective</w:t>
      </w:r>
      <w:r w:rsidR="00833B40" w:rsidRPr="008D35DA">
        <w:rPr>
          <w:rFonts w:ascii="Times New Roman" w:hAnsi="Times New Roman"/>
          <w:color w:val="242424"/>
          <w:sz w:val="24"/>
          <w:szCs w:val="24"/>
          <w:shd w:val="clear" w:color="auto" w:fill="FFFFFF"/>
        </w:rPr>
        <w:t xml:space="preserve"> analysis </w:t>
      </w:r>
      <w:r w:rsidR="00712A76">
        <w:rPr>
          <w:rFonts w:ascii="Times New Roman" w:hAnsi="Times New Roman"/>
          <w:color w:val="242424"/>
          <w:sz w:val="24"/>
          <w:szCs w:val="24"/>
          <w:shd w:val="clear" w:color="auto" w:fill="FFFFFF"/>
        </w:rPr>
        <w:t xml:space="preserve">from </w:t>
      </w:r>
      <w:r w:rsidR="00833B40" w:rsidRPr="008D35DA">
        <w:rPr>
          <w:rFonts w:ascii="Times New Roman" w:hAnsi="Times New Roman"/>
          <w:color w:val="242424"/>
          <w:sz w:val="24"/>
          <w:szCs w:val="24"/>
          <w:shd w:val="clear" w:color="auto" w:fill="FFFFFF"/>
        </w:rPr>
        <w:t>2009</w:t>
      </w:r>
      <w:r w:rsidR="00712A76">
        <w:rPr>
          <w:rFonts w:ascii="Times New Roman" w:hAnsi="Times New Roman"/>
          <w:color w:val="242424"/>
          <w:sz w:val="24"/>
          <w:szCs w:val="24"/>
          <w:shd w:val="clear" w:color="auto" w:fill="FFFFFF"/>
        </w:rPr>
        <w:t>-</w:t>
      </w:r>
      <w:r w:rsidR="00833B40" w:rsidRPr="008D35DA">
        <w:rPr>
          <w:rFonts w:ascii="Times New Roman" w:hAnsi="Times New Roman"/>
          <w:color w:val="242424"/>
          <w:sz w:val="24"/>
          <w:szCs w:val="24"/>
          <w:shd w:val="clear" w:color="auto" w:fill="FFFFFF"/>
        </w:rPr>
        <w:t xml:space="preserve">2020. </w:t>
      </w:r>
      <w:bookmarkStart w:id="22" w:name="_Hlk126050278"/>
      <w:r w:rsidR="005266B1" w:rsidRPr="008D35DA">
        <w:rPr>
          <w:rFonts w:ascii="Times New Roman" w:hAnsi="Times New Roman"/>
          <w:color w:val="242424"/>
          <w:sz w:val="24"/>
          <w:szCs w:val="24"/>
          <w:shd w:val="clear" w:color="auto" w:fill="FFFFFF"/>
        </w:rPr>
        <w:t xml:space="preserve">We </w:t>
      </w:r>
      <w:del w:id="23" w:author="Yi Xu" w:date="2023-12-18T20:28:00Z">
        <w:r w:rsidR="000F67A0">
          <w:rPr>
            <w:rFonts w:ascii="Times New Roman" w:hAnsi="Times New Roman"/>
            <w:color w:val="242424"/>
            <w:sz w:val="24"/>
            <w:szCs w:val="24"/>
            <w:shd w:val="clear" w:color="auto" w:fill="FFFFFF"/>
          </w:rPr>
          <w:delText>recommend</w:delText>
        </w:r>
      </w:del>
      <w:ins w:id="24" w:author="Yi Xu" w:date="2023-12-18T20:28:00Z">
        <w:r w:rsidR="00E52F7A">
          <w:rPr>
            <w:rFonts w:ascii="Times New Roman" w:hAnsi="Times New Roman"/>
            <w:color w:val="242424"/>
            <w:sz w:val="24"/>
            <w:szCs w:val="24"/>
            <w:shd w:val="clear" w:color="auto" w:fill="FFFFFF"/>
          </w:rPr>
          <w:t>advocate</w:t>
        </w:r>
      </w:ins>
      <w:r w:rsidR="00E52F7A" w:rsidRPr="008D35DA">
        <w:rPr>
          <w:rFonts w:ascii="Times New Roman" w:hAnsi="Times New Roman"/>
          <w:color w:val="242424"/>
          <w:sz w:val="24"/>
          <w:szCs w:val="24"/>
          <w:shd w:val="clear" w:color="auto" w:fill="FFFFFF"/>
        </w:rPr>
        <w:t xml:space="preserve"> </w:t>
      </w:r>
      <w:r w:rsidR="005266B1" w:rsidRPr="008D35DA">
        <w:rPr>
          <w:rFonts w:ascii="Times New Roman" w:hAnsi="Times New Roman"/>
          <w:color w:val="242424"/>
          <w:sz w:val="24"/>
          <w:szCs w:val="24"/>
          <w:shd w:val="clear" w:color="auto" w:fill="FFFFFF"/>
        </w:rPr>
        <w:t xml:space="preserve">that </w:t>
      </w:r>
      <w:r w:rsidR="00207452" w:rsidRPr="008D35DA">
        <w:rPr>
          <w:rFonts w:ascii="Times New Roman" w:hAnsi="Times New Roman"/>
          <w:color w:val="242424"/>
          <w:sz w:val="24"/>
          <w:szCs w:val="24"/>
          <w:shd w:val="clear" w:color="auto" w:fill="FFFFFF"/>
        </w:rPr>
        <w:t xml:space="preserve">forecast models </w:t>
      </w:r>
      <w:ins w:id="25" w:author="Yi Xu" w:date="2023-12-18T20:28:00Z">
        <w:r w:rsidR="00E52F7A">
          <w:rPr>
            <w:rFonts w:ascii="Times New Roman" w:hAnsi="Times New Roman"/>
            <w:color w:val="242424"/>
            <w:sz w:val="24"/>
            <w:szCs w:val="24"/>
            <w:shd w:val="clear" w:color="auto" w:fill="FFFFFF"/>
          </w:rPr>
          <w:t xml:space="preserve">need to </w:t>
        </w:r>
      </w:ins>
      <w:r w:rsidR="00E52F7A">
        <w:rPr>
          <w:rFonts w:ascii="Times New Roman" w:hAnsi="Times New Roman"/>
          <w:color w:val="242424"/>
          <w:sz w:val="24"/>
          <w:szCs w:val="24"/>
          <w:shd w:val="clear" w:color="auto" w:fill="FFFFFF"/>
        </w:rPr>
        <w:t>be</w:t>
      </w:r>
      <w:r w:rsidR="00E52F7A"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 xml:space="preserve">continuously evaluated in the face of </w:t>
      </w:r>
      <w:del w:id="26" w:author="Yi Xu" w:date="2023-12-18T20:28:00Z">
        <w:r w:rsidR="00207452" w:rsidRPr="008D35DA">
          <w:rPr>
            <w:rFonts w:ascii="Times New Roman" w:hAnsi="Times New Roman"/>
            <w:color w:val="242424"/>
            <w:sz w:val="24"/>
            <w:szCs w:val="24"/>
            <w:shd w:val="clear" w:color="auto" w:fill="FFFFFF"/>
          </w:rPr>
          <w:delText xml:space="preserve">increasing </w:delText>
        </w:r>
      </w:del>
      <w:r w:rsidR="00207452" w:rsidRPr="008D35DA">
        <w:rPr>
          <w:rFonts w:ascii="Times New Roman" w:hAnsi="Times New Roman"/>
          <w:color w:val="242424"/>
          <w:sz w:val="24"/>
          <w:szCs w:val="24"/>
          <w:shd w:val="clear" w:color="auto" w:fill="FFFFFF"/>
        </w:rPr>
        <w:t>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w:t>
      </w:r>
      <w:del w:id="27" w:author="Yi Xu" w:date="2023-12-18T20:28:00Z">
        <w:r w:rsidR="000F67A0">
          <w:rPr>
            <w:rFonts w:ascii="Times New Roman" w:hAnsi="Times New Roman"/>
            <w:color w:val="242424"/>
            <w:sz w:val="24"/>
            <w:szCs w:val="24"/>
            <w:shd w:val="clear" w:color="auto" w:fill="FFFFFF"/>
          </w:rPr>
          <w:delText xml:space="preserve">more </w:delText>
        </w:r>
      </w:del>
      <w:ins w:id="28" w:author="Yi Xu" w:date="2023-12-18T20:28:00Z">
        <w:r w:rsidR="00E52F7A">
          <w:rPr>
            <w:rFonts w:ascii="Times New Roman" w:hAnsi="Times New Roman"/>
            <w:color w:val="242424"/>
            <w:sz w:val="24"/>
            <w:szCs w:val="24"/>
            <w:shd w:val="clear" w:color="auto" w:fill="FFFFFF"/>
          </w:rPr>
          <w:t xml:space="preserve">that models </w:t>
        </w:r>
        <w:r w:rsidR="00F54AAA">
          <w:rPr>
            <w:rFonts w:ascii="Times New Roman" w:hAnsi="Times New Roman"/>
            <w:color w:val="242424"/>
            <w:sz w:val="24"/>
            <w:szCs w:val="24"/>
            <w:shd w:val="clear" w:color="auto" w:fill="FFFFFF"/>
          </w:rPr>
          <w:t>incorporating</w:t>
        </w:r>
        <w:r w:rsidR="00E52F7A" w:rsidRPr="00E52F7A">
          <w:rPr>
            <w:rFonts w:ascii="Times New Roman" w:hAnsi="Times New Roman"/>
            <w:color w:val="242424"/>
            <w:sz w:val="24"/>
            <w:szCs w:val="24"/>
            <w:shd w:val="clear" w:color="auto" w:fill="FFFFFF"/>
          </w:rPr>
          <w:t xml:space="preserve"> non-stationary </w:t>
        </w:r>
        <w:r w:rsidR="00FD1645">
          <w:rPr>
            <w:rFonts w:ascii="Times New Roman" w:hAnsi="Times New Roman"/>
            <w:color w:val="242424"/>
            <w:sz w:val="24"/>
            <w:szCs w:val="24"/>
            <w:shd w:val="clear" w:color="auto" w:fill="FFFFFF"/>
          </w:rPr>
          <w:t>ecological processes</w:t>
        </w:r>
        <w:r w:rsidR="00E52F7A" w:rsidRPr="00E52F7A">
          <w:rPr>
            <w:rFonts w:ascii="Times New Roman" w:hAnsi="Times New Roman"/>
            <w:color w:val="242424"/>
            <w:sz w:val="24"/>
            <w:szCs w:val="24"/>
            <w:shd w:val="clear" w:color="auto" w:fill="FFFFFF"/>
          </w:rPr>
          <w:t xml:space="preserve"> are to be developed </w:t>
        </w:r>
        <w:r w:rsidR="00E52F7A">
          <w:rPr>
            <w:rFonts w:ascii="Times New Roman" w:hAnsi="Times New Roman"/>
            <w:color w:val="242424"/>
            <w:sz w:val="24"/>
            <w:szCs w:val="24"/>
            <w:shd w:val="clear" w:color="auto" w:fill="FFFFFF"/>
          </w:rPr>
          <w:t xml:space="preserve">with </w:t>
        </w:r>
      </w:ins>
      <w:r w:rsidR="00474AD0" w:rsidRPr="007E0310">
        <w:rPr>
          <w:rFonts w:ascii="Times New Roman" w:hAnsi="Times New Roman"/>
          <w:color w:val="242424"/>
          <w:sz w:val="24"/>
          <w:szCs w:val="24"/>
          <w:shd w:val="clear" w:color="auto" w:fill="FFFFFF"/>
        </w:rPr>
        <w:t xml:space="preserve">environmental and ecological factors </w:t>
      </w:r>
      <w:del w:id="29" w:author="Yi Xu" w:date="2023-12-18T20:28:00Z">
        <w:r w:rsidR="0032155B" w:rsidRPr="007E0310">
          <w:rPr>
            <w:rFonts w:ascii="Times New Roman" w:hAnsi="Times New Roman"/>
            <w:color w:val="242424"/>
            <w:sz w:val="24"/>
            <w:szCs w:val="24"/>
            <w:shd w:val="clear" w:color="auto" w:fill="FFFFFF"/>
          </w:rPr>
          <w:delText xml:space="preserve">be </w:delText>
        </w:r>
        <w:r w:rsidR="000F67A0">
          <w:rPr>
            <w:rFonts w:ascii="Times New Roman" w:hAnsi="Times New Roman"/>
            <w:color w:val="242424"/>
            <w:sz w:val="24"/>
            <w:szCs w:val="24"/>
            <w:shd w:val="clear" w:color="auto" w:fill="FFFFFF"/>
          </w:rPr>
          <w:delText xml:space="preserve">explored and </w:delText>
        </w:r>
        <w:r w:rsidR="0032155B" w:rsidRPr="007E0310">
          <w:rPr>
            <w:rFonts w:ascii="Times New Roman" w:hAnsi="Times New Roman"/>
            <w:color w:val="242424"/>
            <w:sz w:val="24"/>
            <w:szCs w:val="24"/>
            <w:shd w:val="clear" w:color="auto" w:fill="FFFFFF"/>
          </w:rPr>
          <w:delText>incorporated</w:delText>
        </w:r>
        <w:r w:rsidR="000F67A0">
          <w:rPr>
            <w:rFonts w:ascii="Times New Roman" w:hAnsi="Times New Roman"/>
            <w:color w:val="242424"/>
            <w:sz w:val="24"/>
            <w:szCs w:val="24"/>
            <w:shd w:val="clear" w:color="auto" w:fill="FFFFFF"/>
          </w:rPr>
          <w:delText xml:space="preserve"> into forecast models for</w:delText>
        </w:r>
        <w:r w:rsidR="0032155B" w:rsidRPr="007E0310">
          <w:rPr>
            <w:rFonts w:ascii="Times New Roman" w:hAnsi="Times New Roman"/>
            <w:color w:val="242424"/>
            <w:sz w:val="24"/>
            <w:szCs w:val="24"/>
            <w:shd w:val="clear" w:color="auto" w:fill="FFFFFF"/>
          </w:rPr>
          <w:delText xml:space="preserve"> </w:delText>
        </w:r>
        <w:r w:rsidR="000F67A0" w:rsidRPr="007E0310">
          <w:rPr>
            <w:rFonts w:ascii="Times New Roman" w:hAnsi="Times New Roman"/>
            <w:color w:val="242424"/>
            <w:sz w:val="24"/>
            <w:szCs w:val="24"/>
            <w:shd w:val="clear" w:color="auto" w:fill="FFFFFF"/>
          </w:rPr>
          <w:delText>assess</w:delText>
        </w:r>
        <w:r w:rsidR="000F67A0">
          <w:rPr>
            <w:rFonts w:ascii="Times New Roman" w:hAnsi="Times New Roman"/>
            <w:color w:val="242424"/>
            <w:sz w:val="24"/>
            <w:szCs w:val="24"/>
            <w:shd w:val="clear" w:color="auto" w:fill="FFFFFF"/>
          </w:rPr>
          <w:delText>ing</w:delText>
        </w:r>
      </w:del>
      <w:ins w:id="30" w:author="Yi Xu" w:date="2023-12-18T20:28:00Z">
        <w:r w:rsidR="00E52F7A">
          <w:rPr>
            <w:rFonts w:ascii="Times New Roman" w:hAnsi="Times New Roman"/>
            <w:color w:val="242424"/>
            <w:sz w:val="24"/>
            <w:szCs w:val="24"/>
            <w:shd w:val="clear" w:color="auto" w:fill="FFFFFF"/>
          </w:rPr>
          <w:t xml:space="preserve">being </w:t>
        </w:r>
        <w:r w:rsidR="00E52F7A" w:rsidRPr="007E0310">
          <w:rPr>
            <w:rFonts w:ascii="Times New Roman" w:hAnsi="Times New Roman"/>
            <w:color w:val="242424"/>
            <w:sz w:val="24"/>
            <w:szCs w:val="24"/>
            <w:shd w:val="clear" w:color="auto" w:fill="FFFFFF"/>
          </w:rPr>
          <w:t>assess</w:t>
        </w:r>
        <w:r w:rsidR="00E52F7A">
          <w:rPr>
            <w:rFonts w:ascii="Times New Roman" w:hAnsi="Times New Roman"/>
            <w:color w:val="242424"/>
            <w:sz w:val="24"/>
            <w:szCs w:val="24"/>
            <w:shd w:val="clear" w:color="auto" w:fill="FFFFFF"/>
          </w:rPr>
          <w:t>ed</w:t>
        </w:r>
      </w:ins>
      <w:r w:rsidR="00E52F7A" w:rsidRPr="007E0310">
        <w:rPr>
          <w:rFonts w:ascii="Times New Roman" w:hAnsi="Times New Roman"/>
          <w:color w:val="242424"/>
          <w:sz w:val="24"/>
          <w:szCs w:val="24"/>
          <w:shd w:val="clear" w:color="auto" w:fill="FFFFFF"/>
        </w:rPr>
        <w:t xml:space="preserve"> </w:t>
      </w:r>
      <w:r w:rsidR="0032155B" w:rsidRPr="007E0310">
        <w:rPr>
          <w:rFonts w:ascii="Times New Roman" w:hAnsi="Times New Roman"/>
          <w:color w:val="242424"/>
          <w:sz w:val="24"/>
          <w:szCs w:val="24"/>
          <w:shd w:val="clear" w:color="auto" w:fill="FFFFFF"/>
        </w:rPr>
        <w:t>for their impacts</w:t>
      </w:r>
      <w:r w:rsidR="000F67A0">
        <w:rPr>
          <w:rFonts w:ascii="Times New Roman" w:hAnsi="Times New Roman"/>
          <w:color w:val="242424"/>
          <w:sz w:val="24"/>
          <w:szCs w:val="24"/>
          <w:shd w:val="clear" w:color="auto" w:fill="FFFFFF"/>
        </w:rPr>
        <w:t xml:space="preserve"> on </w:t>
      </w:r>
      <w:del w:id="31" w:author="Yi Xu" w:date="2023-12-18T20:28:00Z">
        <w:r w:rsidR="000F67A0">
          <w:rPr>
            <w:rFonts w:ascii="Times New Roman" w:hAnsi="Times New Roman"/>
            <w:color w:val="242424"/>
            <w:sz w:val="24"/>
            <w:szCs w:val="24"/>
            <w:shd w:val="clear" w:color="auto" w:fill="FFFFFF"/>
          </w:rPr>
          <w:delText xml:space="preserve">the dynamics of </w:delText>
        </w:r>
      </w:del>
      <w:r w:rsidR="000F67A0" w:rsidRPr="008D35DA">
        <w:rPr>
          <w:rFonts w:ascii="Times New Roman" w:hAnsi="Times New Roman"/>
          <w:sz w:val="24"/>
          <w:szCs w:val="24"/>
        </w:rPr>
        <w:t xml:space="preserve">Fraser </w:t>
      </w:r>
      <w:r w:rsidR="00712A76">
        <w:rPr>
          <w:rFonts w:ascii="Times New Roman" w:hAnsi="Times New Roman"/>
          <w:sz w:val="24"/>
          <w:szCs w:val="24"/>
        </w:rPr>
        <w:t>sockeye</w:t>
      </w:r>
      <w:ins w:id="32" w:author="Yi Xu" w:date="2023-12-18T20:28:00Z">
        <w:r w:rsidR="00F54AAA" w:rsidRPr="00F54AAA">
          <w:rPr>
            <w:rFonts w:ascii="Times New Roman" w:hAnsi="Times New Roman"/>
            <w:color w:val="242424"/>
            <w:sz w:val="24"/>
            <w:szCs w:val="24"/>
            <w:shd w:val="clear" w:color="auto" w:fill="FFFFFF"/>
          </w:rPr>
          <w:t xml:space="preserve"> </w:t>
        </w:r>
        <w:r w:rsidR="00F54AAA">
          <w:rPr>
            <w:rFonts w:ascii="Times New Roman" w:hAnsi="Times New Roman"/>
            <w:color w:val="242424"/>
            <w:sz w:val="24"/>
            <w:szCs w:val="24"/>
            <w:shd w:val="clear" w:color="auto" w:fill="FFFFFF"/>
          </w:rPr>
          <w:t>dynamics</w:t>
        </w:r>
      </w:ins>
      <w:r w:rsidR="00315DB1" w:rsidRPr="007E0310">
        <w:rPr>
          <w:rFonts w:ascii="Times New Roman" w:hAnsi="Times New Roman"/>
          <w:color w:val="242424"/>
          <w:sz w:val="24"/>
          <w:szCs w:val="24"/>
          <w:shd w:val="clear" w:color="auto" w:fill="FFFFFF"/>
        </w:rPr>
        <w:t>.</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2"/>
    <w:p w14:paraId="0C202C73" w14:textId="71B7662B" w:rsidR="00C410D1" w:rsidRDefault="00C410D1" w:rsidP="008D35DA">
      <w:pPr>
        <w:pStyle w:val="BodyText"/>
        <w:spacing w:line="480" w:lineRule="auto"/>
        <w:ind w:firstLine="360"/>
        <w:rPr>
          <w:rFonts w:ascii="Times New Roman" w:hAnsi="Times New Roman"/>
          <w:color w:val="242424"/>
          <w:sz w:val="24"/>
          <w:szCs w:val="24"/>
          <w:shd w:val="clear" w:color="auto" w:fill="FFFFFF"/>
        </w:rPr>
      </w:pPr>
    </w:p>
    <w:p w14:paraId="23D77064" w14:textId="29C4A33C" w:rsidR="00C410D1" w:rsidRDefault="00C410D1" w:rsidP="008D35DA">
      <w:pPr>
        <w:pStyle w:val="BodyText"/>
        <w:spacing w:line="480" w:lineRule="auto"/>
        <w:ind w:firstLine="360"/>
        <w:rPr>
          <w:rFonts w:ascii="Times New Roman" w:hAnsi="Times New Roman"/>
          <w:sz w:val="24"/>
          <w:szCs w:val="24"/>
        </w:rPr>
      </w:pPr>
    </w:p>
    <w:p w14:paraId="77B703D8" w14:textId="77777777" w:rsidR="00C410D1" w:rsidRPr="008D35DA" w:rsidRDefault="00C410D1" w:rsidP="008D35DA">
      <w:pPr>
        <w:pStyle w:val="BodyText"/>
        <w:spacing w:line="480" w:lineRule="auto"/>
        <w:ind w:firstLine="360"/>
        <w:rPr>
          <w:rFonts w:ascii="Times New Roman" w:hAnsi="Times New Roman"/>
          <w:sz w:val="24"/>
          <w:szCs w:val="24"/>
        </w:rPr>
      </w:pPr>
    </w:p>
    <w:bookmarkEnd w:id="22"/>
    <w:p w14:paraId="777DB679" w14:textId="55D3DD88"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lastRenderedPageBreak/>
        <w:t>Key words</w:t>
      </w:r>
      <w:r w:rsidRPr="008D35DA">
        <w:rPr>
          <w:rFonts w:ascii="Times New Roman" w:hAnsi="Times New Roman"/>
          <w:sz w:val="24"/>
          <w:szCs w:val="24"/>
        </w:rPr>
        <w:t xml:space="preserve">: </w:t>
      </w:r>
      <w:r w:rsidR="00C410D1">
        <w:rPr>
          <w:rFonts w:ascii="Times New Roman" w:hAnsi="Times New Roman"/>
          <w:sz w:val="24"/>
          <w:szCs w:val="24"/>
        </w:rPr>
        <w:t xml:space="preserve">Fraser sockeye,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725AAB60"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Sockeye salmon </w:t>
      </w:r>
      <w:bookmarkStart w:id="33" w:name="_Hlk152085411"/>
      <w:r w:rsidRPr="008D35DA">
        <w:rPr>
          <w:rFonts w:ascii="Times New Roman" w:hAnsi="Times New Roman" w:cs="Times New Roman"/>
          <w:color w:val="242424"/>
          <w:sz w:val="24"/>
          <w:szCs w:val="24"/>
          <w:shd w:val="clear" w:color="auto" w:fill="FFFFFF"/>
        </w:rPr>
        <w:t>(</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w:t>
      </w:r>
      <w:bookmarkEnd w:id="33"/>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make</w:t>
      </w:r>
      <w:r w:rsidR="00176091"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significant economic, ecologic</w:t>
      </w:r>
      <w:r w:rsidR="00176091">
        <w:rPr>
          <w:rFonts w:ascii="Times New Roman" w:hAnsi="Times New Roman" w:cs="Times New Roman"/>
          <w:color w:val="242424"/>
          <w:sz w:val="24"/>
          <w:szCs w:val="24"/>
          <w:shd w:val="clear" w:color="auto" w:fill="FFFFFF"/>
        </w:rPr>
        <w:t>al</w:t>
      </w:r>
      <w:r w:rsidRPr="008D35DA">
        <w:rPr>
          <w:rFonts w:ascii="Times New Roman" w:hAnsi="Times New Roman" w:cs="Times New Roman"/>
          <w:color w:val="242424"/>
          <w:sz w:val="24"/>
          <w:szCs w:val="24"/>
          <w:shd w:val="clear" w:color="auto" w:fill="FFFFFF"/>
        </w:rPr>
        <w:t>, and social contributions throughout the Northeast Pacific</w:t>
      </w:r>
      <w:r w:rsidR="00176091">
        <w:rPr>
          <w:rFonts w:ascii="Times New Roman" w:hAnsi="Times New Roman" w:cs="Times New Roman"/>
          <w:color w:val="242424"/>
          <w:sz w:val="24"/>
          <w:szCs w:val="24"/>
          <w:shd w:val="clear" w:color="auto" w:fill="FFFFFF"/>
        </w:rPr>
        <w:t xml:space="preserve"> basin</w:t>
      </w:r>
      <w:r w:rsidRPr="008D35DA">
        <w:rPr>
          <w:rFonts w:ascii="Times New Roman" w:hAnsi="Times New Roman" w:cs="Times New Roman"/>
          <w:color w:val="242424"/>
          <w:sz w:val="24"/>
          <w:szCs w:val="24"/>
          <w:shd w:val="clear" w:color="auto" w:fill="FFFFFF"/>
        </w:rPr>
        <w:t xml:space="preserve">. The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complex in </w:t>
      </w:r>
      <w:r w:rsidR="00176091">
        <w:rPr>
          <w:rFonts w:ascii="Times New Roman" w:hAnsi="Times New Roman" w:cs="Times New Roman"/>
          <w:color w:val="242424"/>
          <w:sz w:val="24"/>
          <w:szCs w:val="24"/>
          <w:shd w:val="clear" w:color="auto" w:fill="FFFFFF"/>
        </w:rPr>
        <w:t xml:space="preserve">the Fraser River, British Columbia, Canada, is one of the largest stock complexes in </w:t>
      </w:r>
      <w:r w:rsidRPr="008D35DA">
        <w:rPr>
          <w:rFonts w:ascii="Times New Roman" w:hAnsi="Times New Roman" w:cs="Times New Roman"/>
          <w:color w:val="242424"/>
          <w:sz w:val="24"/>
          <w:szCs w:val="24"/>
          <w:shd w:val="clear" w:color="auto" w:fill="FFFFFF"/>
        </w:rPr>
        <w:t>North America</w:t>
      </w:r>
      <w:r w:rsidR="0058052D">
        <w:rPr>
          <w:rFonts w:ascii="Times New Roman" w:hAnsi="Times New Roman" w:cs="Times New Roman"/>
          <w:color w:val="242424"/>
          <w:sz w:val="24"/>
          <w:szCs w:val="24"/>
          <w:shd w:val="clear" w:color="auto" w:fill="FFFFFF"/>
        </w:rPr>
        <w:t>, which</w:t>
      </w:r>
      <w:r w:rsidR="00176091">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spawn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drainage</w:t>
      </w:r>
      <w:r w:rsidRPr="008D35DA">
        <w:rPr>
          <w:rFonts w:ascii="Times New Roman" w:hAnsi="Times New Roman" w:cs="Times New Roman"/>
          <w:color w:val="242424"/>
          <w:sz w:val="24"/>
          <w:szCs w:val="24"/>
          <w:shd w:val="clear" w:color="auto" w:fill="FFFFFF"/>
        </w:rPr>
        <w:t xml:space="preserve"> basin (</w:t>
      </w:r>
      <w:r w:rsidR="000B1B47" w:rsidRPr="008D35DA">
        <w:rPr>
          <w:rFonts w:ascii="Times New Roman" w:hAnsi="Times New Roman" w:cs="Times New Roman"/>
          <w:color w:val="242424"/>
          <w:sz w:val="24"/>
          <w:szCs w:val="24"/>
          <w:shd w:val="clear" w:color="auto" w:fill="FFFFFF"/>
        </w:rPr>
        <w:t xml:space="preserve">Figure 1; </w:t>
      </w:r>
      <w:r w:rsidRPr="008D35DA">
        <w:rPr>
          <w:rFonts w:ascii="Times New Roman" w:hAnsi="Times New Roman" w:cs="Times New Roman"/>
          <w:color w:val="242424"/>
          <w:sz w:val="24"/>
          <w:szCs w:val="24"/>
          <w:shd w:val="clear" w:color="auto" w:fill="FFFFFF"/>
        </w:rPr>
        <w:t xml:space="preserve">Burgner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w:t>
      </w:r>
      <w:r w:rsidR="00FE249B" w:rsidRPr="008D35DA">
        <w:rPr>
          <w:rFonts w:ascii="Times New Roman" w:hAnsi="Times New Roman" w:cs="Times New Roman"/>
          <w:color w:val="242424"/>
          <w:sz w:val="24"/>
          <w:szCs w:val="24"/>
          <w:shd w:val="clear" w:color="auto" w:fill="FFFFFF"/>
        </w:rPr>
        <w:t>Th</w:t>
      </w:r>
      <w:r w:rsidR="00FE249B">
        <w:rPr>
          <w:rFonts w:ascii="Times New Roman" w:hAnsi="Times New Roman" w:cs="Times New Roman"/>
          <w:color w:val="242424"/>
          <w:sz w:val="24"/>
          <w:szCs w:val="24"/>
          <w:shd w:val="clear" w:color="auto" w:fill="FFFFFF"/>
        </w:rPr>
        <w:t>is stock complex</w:t>
      </w:r>
      <w:r w:rsidR="00FE249B"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has</w:t>
      </w:r>
      <w:r w:rsidRPr="008D35DA">
        <w:rPr>
          <w:rFonts w:ascii="Times New Roman" w:hAnsi="Times New Roman" w:cs="Times New Roman"/>
          <w:color w:val="242424"/>
          <w:sz w:val="24"/>
          <w:szCs w:val="24"/>
          <w:shd w:val="clear" w:color="auto" w:fill="FFFFFF"/>
        </w:rPr>
        <w:t xml:space="preserve"> support</w:t>
      </w:r>
      <w:r w:rsidR="00FE249B">
        <w:rPr>
          <w:rFonts w:ascii="Times New Roman" w:hAnsi="Times New Roman" w:cs="Times New Roman"/>
          <w:color w:val="242424"/>
          <w:sz w:val="24"/>
          <w:szCs w:val="24"/>
          <w:shd w:val="clear" w:color="auto" w:fill="FFFFFF"/>
        </w:rPr>
        <w:t>ed</w:t>
      </w:r>
      <w:r w:rsidRPr="008D35DA">
        <w:rPr>
          <w:rFonts w:ascii="Times New Roman" w:hAnsi="Times New Roman" w:cs="Times New Roman"/>
          <w:color w:val="242424"/>
          <w:sz w:val="24"/>
          <w:szCs w:val="24"/>
          <w:shd w:val="clear" w:color="auto" w:fill="FFFFFF"/>
        </w:rPr>
        <w:t xml:space="preserve"> major commercial, recreational, and First Nations </w:t>
      </w:r>
      <w:r w:rsidR="00FE249B">
        <w:rPr>
          <w:rFonts w:ascii="Times New Roman" w:hAnsi="Times New Roman" w:cs="Times New Roman"/>
          <w:color w:val="242424"/>
          <w:sz w:val="24"/>
          <w:szCs w:val="24"/>
          <w:shd w:val="clear" w:color="auto" w:fill="FFFFFF"/>
        </w:rPr>
        <w:t xml:space="preserve">marine and </w:t>
      </w:r>
      <w:del w:id="34" w:author="Yi Xu" w:date="2023-12-18T20:28:00Z">
        <w:r w:rsidR="00FE249B">
          <w:rPr>
            <w:rFonts w:ascii="Times New Roman" w:hAnsi="Times New Roman" w:cs="Times New Roman"/>
            <w:color w:val="242424"/>
            <w:sz w:val="24"/>
            <w:szCs w:val="24"/>
            <w:shd w:val="clear" w:color="auto" w:fill="FFFFFF"/>
          </w:rPr>
          <w:delText>terminal</w:delText>
        </w:r>
      </w:del>
      <w:ins w:id="35" w:author="Yi Xu" w:date="2023-12-18T20:28:00Z">
        <w:r w:rsidR="002D089C">
          <w:rPr>
            <w:rFonts w:ascii="Times New Roman" w:hAnsi="Times New Roman" w:cs="Times New Roman"/>
            <w:color w:val="242424"/>
            <w:sz w:val="24"/>
            <w:szCs w:val="24"/>
            <w:shd w:val="clear" w:color="auto" w:fill="FFFFFF"/>
          </w:rPr>
          <w:t>freshwater</w:t>
        </w:r>
      </w:ins>
      <w:r w:rsidR="002D089C">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fisheries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and Connors 2015), </w:t>
      </w:r>
      <w:r w:rsidR="000B1B47" w:rsidRPr="008D35DA">
        <w:rPr>
          <w:rFonts w:ascii="Times New Roman" w:hAnsi="Times New Roman" w:cs="Times New Roman"/>
          <w:color w:val="242424"/>
          <w:sz w:val="24"/>
          <w:szCs w:val="24"/>
          <w:shd w:val="clear" w:color="auto" w:fill="FFFFFF"/>
        </w:rPr>
        <w:t xml:space="preserve">making the </w:t>
      </w:r>
      <w:r w:rsidR="00176091">
        <w:rPr>
          <w:rFonts w:ascii="Times New Roman" w:hAnsi="Times New Roman" w:cs="Times New Roman"/>
          <w:color w:val="242424"/>
          <w:sz w:val="24"/>
          <w:szCs w:val="24"/>
          <w:shd w:val="clear" w:color="auto" w:fill="FFFFFF"/>
        </w:rPr>
        <w:t xml:space="preserve">sustainable </w:t>
      </w:r>
      <w:r w:rsidR="000B1B47" w:rsidRPr="008D35DA">
        <w:rPr>
          <w:rFonts w:ascii="Times New Roman" w:hAnsi="Times New Roman" w:cs="Times New Roman"/>
          <w:color w:val="242424"/>
          <w:sz w:val="24"/>
          <w:szCs w:val="24"/>
          <w:shd w:val="clear" w:color="auto" w:fill="FFFFFF"/>
        </w:rPr>
        <w:t xml:space="preserve">management of these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w:t>
      </w:r>
      <w:r w:rsidR="00FE249B">
        <w:rPr>
          <w:rFonts w:ascii="Times New Roman" w:hAnsi="Times New Roman" w:cs="Times New Roman"/>
          <w:color w:val="242424"/>
          <w:sz w:val="24"/>
          <w:szCs w:val="24"/>
          <w:shd w:val="clear" w:color="auto" w:fill="FFFFFF"/>
        </w:rPr>
        <w:t>stocks</w:t>
      </w:r>
      <w:r w:rsidR="00FE249B" w:rsidRPr="008D35DA">
        <w:rPr>
          <w:rFonts w:ascii="Times New Roman" w:hAnsi="Times New Roman" w:cs="Times New Roman"/>
          <w:color w:val="242424"/>
          <w:sz w:val="24"/>
          <w:szCs w:val="24"/>
          <w:shd w:val="clear" w:color="auto" w:fill="FFFFFF"/>
        </w:rPr>
        <w:t xml:space="preserve">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w:t>
      </w:r>
      <w:r w:rsidR="00264F47">
        <w:rPr>
          <w:rFonts w:ascii="Times New Roman" w:hAnsi="Times New Roman" w:cs="Times New Roman"/>
          <w:color w:val="242424"/>
          <w:sz w:val="24"/>
          <w:szCs w:val="24"/>
          <w:shd w:val="clear" w:color="auto" w:fill="FFFFFF"/>
        </w:rPr>
        <w:t xml:space="preserve">The management </w:t>
      </w:r>
      <w:r w:rsidR="00165128">
        <w:rPr>
          <w:rFonts w:ascii="Times New Roman" w:hAnsi="Times New Roman" w:cs="Times New Roman"/>
          <w:color w:val="242424"/>
          <w:sz w:val="24"/>
          <w:szCs w:val="24"/>
          <w:shd w:val="clear" w:color="auto" w:fill="FFFFFF"/>
        </w:rPr>
        <w:t xml:space="preserve">system </w:t>
      </w:r>
      <w:r w:rsidR="00264F47">
        <w:rPr>
          <w:rFonts w:ascii="Times New Roman" w:hAnsi="Times New Roman" w:cs="Times New Roman"/>
          <w:color w:val="242424"/>
          <w:sz w:val="24"/>
          <w:szCs w:val="24"/>
          <w:shd w:val="clear" w:color="auto" w:fill="FFFFFF"/>
        </w:rPr>
        <w:t xml:space="preserve">of these </w:t>
      </w:r>
      <w:r w:rsidR="00E40E94">
        <w:rPr>
          <w:rFonts w:ascii="Times New Roman" w:hAnsi="Times New Roman" w:cs="Times New Roman"/>
          <w:color w:val="242424"/>
          <w:sz w:val="24"/>
          <w:szCs w:val="24"/>
          <w:shd w:val="clear" w:color="auto" w:fill="FFFFFF"/>
        </w:rPr>
        <w:t>s</w:t>
      </w:r>
      <w:r w:rsidR="00264F47">
        <w:rPr>
          <w:rFonts w:ascii="Times New Roman" w:hAnsi="Times New Roman" w:cs="Times New Roman"/>
          <w:color w:val="242424"/>
          <w:sz w:val="24"/>
          <w:szCs w:val="24"/>
          <w:shd w:val="clear" w:color="auto" w:fill="FFFFFF"/>
        </w:rPr>
        <w:t>ockeye salmon consists of</w:t>
      </w:r>
      <w:r w:rsidR="00597302" w:rsidRPr="00597302">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 xml:space="preserve">pre-season forecast of </w:t>
      </w:r>
      <w:r w:rsidR="00E40E94">
        <w:rPr>
          <w:rFonts w:ascii="Times New Roman" w:hAnsi="Times New Roman" w:cs="Times New Roman"/>
          <w:color w:val="242424"/>
          <w:sz w:val="24"/>
          <w:szCs w:val="24"/>
          <w:shd w:val="clear" w:color="auto" w:fill="FFFFFF"/>
        </w:rPr>
        <w:t>s</w:t>
      </w:r>
      <w:r w:rsidR="00597302">
        <w:rPr>
          <w:rFonts w:ascii="Times New Roman" w:hAnsi="Times New Roman" w:cs="Times New Roman"/>
          <w:color w:val="242424"/>
          <w:sz w:val="24"/>
          <w:szCs w:val="24"/>
          <w:shd w:val="clear" w:color="auto" w:fill="FFFFFF"/>
        </w:rPr>
        <w:t>ockeye</w:t>
      </w:r>
      <w:r w:rsidR="00597302" w:rsidRPr="008D35DA">
        <w:rPr>
          <w:rFonts w:ascii="Times New Roman" w:hAnsi="Times New Roman" w:cs="Times New Roman"/>
          <w:color w:val="242424"/>
          <w:sz w:val="24"/>
          <w:szCs w:val="24"/>
          <w:shd w:val="clear" w:color="auto" w:fill="FFFFFF"/>
        </w:rPr>
        <w:t xml:space="preserve"> </w:t>
      </w:r>
      <w:r w:rsidR="00597302">
        <w:rPr>
          <w:rFonts w:ascii="Times New Roman" w:hAnsi="Times New Roman" w:cs="Times New Roman"/>
          <w:color w:val="242424"/>
          <w:sz w:val="24"/>
          <w:szCs w:val="24"/>
          <w:shd w:val="clear" w:color="auto" w:fill="FFFFFF"/>
        </w:rPr>
        <w:t>returns</w:t>
      </w:r>
      <w:r w:rsidR="00597302" w:rsidRPr="008D35DA">
        <w:rPr>
          <w:rFonts w:ascii="Times New Roman" w:hAnsi="Times New Roman" w:cs="Times New Roman"/>
          <w:color w:val="242424"/>
          <w:sz w:val="24"/>
          <w:szCs w:val="24"/>
          <w:shd w:val="clear" w:color="auto" w:fill="FFFFFF"/>
        </w:rPr>
        <w:t xml:space="preserve"> (</w:t>
      </w:r>
      <w:r w:rsidR="00F11F25">
        <w:rPr>
          <w:rFonts w:ascii="Times New Roman" w:hAnsi="Times New Roman" w:cs="Times New Roman"/>
          <w:color w:val="242424"/>
          <w:sz w:val="24"/>
          <w:szCs w:val="24"/>
          <w:shd w:val="clear" w:color="auto" w:fill="FFFFFF"/>
        </w:rPr>
        <w:t>a combination of</w:t>
      </w:r>
      <w:r w:rsidR="00F11F25" w:rsidRPr="008D35DA">
        <w:rPr>
          <w:rFonts w:ascii="Times New Roman" w:hAnsi="Times New Roman" w:cs="Times New Roman"/>
          <w:color w:val="242424"/>
          <w:sz w:val="24"/>
          <w:szCs w:val="24"/>
          <w:shd w:val="clear" w:color="auto" w:fill="FFFFFF"/>
        </w:rPr>
        <w:t xml:space="preserve"> </w:t>
      </w:r>
      <w:bookmarkStart w:id="36" w:name="_Hlk143780369"/>
      <w:r w:rsidR="00F11F25">
        <w:rPr>
          <w:rFonts w:ascii="Times New Roman" w:hAnsi="Times New Roman" w:cs="Times New Roman"/>
          <w:color w:val="242424"/>
          <w:sz w:val="24"/>
          <w:szCs w:val="24"/>
          <w:shd w:val="clear" w:color="auto" w:fill="FFFFFF"/>
        </w:rPr>
        <w:t>sockeye</w:t>
      </w:r>
      <w:r w:rsidR="00F11F25" w:rsidRPr="008D35DA">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to be caught by fisheries and those escaping to spawning ground</w:t>
      </w:r>
      <w:bookmarkEnd w:id="36"/>
      <w:r w:rsidR="00597302" w:rsidRPr="008D35DA">
        <w:rPr>
          <w:rFonts w:ascii="Times New Roman" w:hAnsi="Times New Roman" w:cs="Times New Roman"/>
          <w:color w:val="242424"/>
          <w:sz w:val="24"/>
          <w:szCs w:val="24"/>
          <w:shd w:val="clear" w:color="auto" w:fill="FFFFFF"/>
        </w:rPr>
        <w:t>)</w:t>
      </w:r>
      <w:r w:rsidR="00264F47">
        <w:rPr>
          <w:rFonts w:ascii="Times New Roman" w:hAnsi="Times New Roman" w:cs="Times New Roman"/>
          <w:color w:val="242424"/>
          <w:sz w:val="24"/>
          <w:szCs w:val="24"/>
          <w:shd w:val="clear" w:color="auto" w:fill="FFFFFF"/>
        </w:rPr>
        <w:t xml:space="preserve">, in-season management and post-season </w:t>
      </w:r>
      <w:r w:rsidR="00220093">
        <w:rPr>
          <w:rFonts w:ascii="Times New Roman" w:hAnsi="Times New Roman" w:cs="Times New Roman"/>
          <w:color w:val="242424"/>
          <w:sz w:val="24"/>
          <w:szCs w:val="24"/>
          <w:shd w:val="clear" w:color="auto" w:fill="FFFFFF"/>
        </w:rPr>
        <w:t>review</w:t>
      </w:r>
      <w:r w:rsidR="00165128">
        <w:rPr>
          <w:rFonts w:ascii="Times New Roman" w:hAnsi="Times New Roman" w:cs="Times New Roman"/>
          <w:color w:val="242424"/>
          <w:sz w:val="24"/>
          <w:szCs w:val="24"/>
          <w:shd w:val="clear" w:color="auto" w:fill="FFFFFF"/>
        </w:rPr>
        <w:t>. Pre-season forecasts are essential and</w:t>
      </w:r>
      <w:r w:rsidRPr="008D35DA">
        <w:rPr>
          <w:rFonts w:ascii="Times New Roman" w:hAnsi="Times New Roman" w:cs="Times New Roman"/>
          <w:color w:val="242424"/>
          <w:sz w:val="24"/>
          <w:szCs w:val="24"/>
          <w:shd w:val="clear" w:color="auto" w:fill="FFFFFF"/>
        </w:rPr>
        <w:t xml:space="preserve"> </w:t>
      </w:r>
      <w:r w:rsidR="00165128" w:rsidRPr="008D35DA">
        <w:rPr>
          <w:rFonts w:ascii="Times New Roman" w:hAnsi="Times New Roman" w:cs="Times New Roman"/>
          <w:color w:val="242424"/>
          <w:sz w:val="24"/>
          <w:szCs w:val="24"/>
          <w:shd w:val="clear" w:color="auto" w:fill="FFFFFF"/>
        </w:rPr>
        <w:t>ha</w:t>
      </w:r>
      <w:r w:rsidR="00165128">
        <w:rPr>
          <w:rFonts w:ascii="Times New Roman" w:hAnsi="Times New Roman" w:cs="Times New Roman"/>
          <w:color w:val="242424"/>
          <w:sz w:val="24"/>
          <w:szCs w:val="24"/>
          <w:shd w:val="clear" w:color="auto" w:fill="FFFFFF"/>
        </w:rPr>
        <w:t>ve</w:t>
      </w:r>
      <w:r w:rsidR="0016512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re-season forecast</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of </w:t>
      </w:r>
      <w:r w:rsidR="00B91B7A" w:rsidRPr="008D35DA">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are used</w:t>
      </w:r>
      <w:r w:rsidR="00021BCA" w:rsidRPr="008D35DA">
        <w:rPr>
          <w:rFonts w:ascii="Times New Roman" w:hAnsi="Times New Roman" w:cs="Times New Roman"/>
          <w:color w:val="242424"/>
          <w:sz w:val="24"/>
          <w:szCs w:val="24"/>
          <w:shd w:val="clear" w:color="auto" w:fill="FFFFFF"/>
        </w:rPr>
        <w:t xml:space="preserve"> to plan</w:t>
      </w:r>
      <w:r w:rsidR="00FE249B">
        <w:rPr>
          <w:rFonts w:ascii="Times New Roman" w:hAnsi="Times New Roman" w:cs="Times New Roman"/>
          <w:color w:val="242424"/>
          <w:sz w:val="24"/>
          <w:szCs w:val="24"/>
          <w:shd w:val="clear" w:color="auto" w:fill="FFFFFF"/>
        </w:rPr>
        <w:t xml:space="preserve"> fishery opportunities </w:t>
      </w:r>
      <w:r w:rsidR="00021BCA" w:rsidRPr="008D35DA">
        <w:rPr>
          <w:rFonts w:ascii="Times New Roman" w:hAnsi="Times New Roman" w:cs="Times New Roman"/>
          <w:color w:val="242424"/>
          <w:sz w:val="24"/>
          <w:szCs w:val="24"/>
          <w:shd w:val="clear" w:color="auto" w:fill="FFFFFF"/>
        </w:rPr>
        <w:t>by fisheries managers and the fishing industry, and feed to in-season assessment modeling (Haeseker et al. 2008; Michielsens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w:t>
      </w:r>
      <w:del w:id="37" w:author="Yi Xu" w:date="2023-12-18T20:28:00Z">
        <w:r w:rsidR="00ED3664">
          <w:rPr>
            <w:rFonts w:ascii="Times New Roman" w:hAnsi="Times New Roman" w:cs="Times New Roman"/>
            <w:color w:val="242424"/>
            <w:sz w:val="24"/>
            <w:szCs w:val="24"/>
            <w:shd w:val="clear" w:color="auto" w:fill="FFFFFF"/>
          </w:rPr>
          <w:delText xml:space="preserve"> </w:delText>
        </w:r>
      </w:del>
      <w:r w:rsidR="00ED3664">
        <w:rPr>
          <w:rFonts w:ascii="Times New Roman" w:hAnsi="Times New Roman" w:cs="Times New Roman"/>
          <w:color w:val="242424"/>
          <w:sz w:val="24"/>
          <w:szCs w:val="24"/>
          <w:shd w:val="clear" w:color="auto" w:fill="FFFFFF"/>
        </w:rPr>
        <w:t>allocation of stock assessment resources</w:t>
      </w:r>
      <w:r w:rsidR="009175C5" w:rsidRPr="008D35DA">
        <w:rPr>
          <w:rFonts w:ascii="Times New Roman" w:hAnsi="Times New Roman" w:cs="Times New Roman"/>
          <w:color w:val="242424"/>
          <w:sz w:val="24"/>
          <w:szCs w:val="24"/>
          <w:shd w:val="clear" w:color="auto" w:fill="FFFFFF"/>
        </w:rPr>
        <w:t xml:space="preserve">, and hatchery enhancement </w:t>
      </w:r>
      <w:r w:rsidR="00ED3664">
        <w:rPr>
          <w:rFonts w:ascii="Times New Roman" w:hAnsi="Times New Roman" w:cs="Times New Roman"/>
          <w:color w:val="242424"/>
          <w:sz w:val="24"/>
          <w:szCs w:val="24"/>
          <w:shd w:val="clear" w:color="auto" w:fill="FFFFFF"/>
        </w:rPr>
        <w:t>planning</w:t>
      </w:r>
      <w:r w:rsidR="00ED3664"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(Hawkshaw et al. 2020a, b).</w:t>
      </w:r>
    </w:p>
    <w:p w14:paraId="5FBC5B76" w14:textId="7F5466F4" w:rsidR="00E03FF6"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ockeye </w:t>
      </w:r>
      <w:r w:rsidR="000F3B8C" w:rsidRPr="008D35DA">
        <w:rPr>
          <w:rFonts w:ascii="Times New Roman" w:hAnsi="Times New Roman" w:cs="Times New Roman"/>
          <w:color w:val="242424"/>
          <w:sz w:val="24"/>
          <w:szCs w:val="24"/>
          <w:shd w:val="clear" w:color="auto" w:fill="FFFFFF"/>
        </w:rPr>
        <w:t>salmon return</w:t>
      </w:r>
      <w:r>
        <w:rPr>
          <w:rFonts w:ascii="Times New Roman" w:hAnsi="Times New Roman" w:cs="Times New Roman"/>
          <w:color w:val="242424"/>
          <w:sz w:val="24"/>
          <w:szCs w:val="24"/>
          <w:shd w:val="clear" w:color="auto" w:fill="FFFFFF"/>
        </w:rPr>
        <w:t>s</w:t>
      </w:r>
      <w:r w:rsidR="00CB5154"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are</w:t>
      </w:r>
      <w:r w:rsidR="000F3B8C" w:rsidRPr="008D35DA">
        <w:rPr>
          <w:rFonts w:ascii="Times New Roman" w:hAnsi="Times New Roman" w:cs="Times New Roman"/>
          <w:color w:val="242424"/>
          <w:sz w:val="24"/>
          <w:szCs w:val="24"/>
          <w:shd w:val="clear" w:color="auto" w:fill="FFFFFF"/>
        </w:rPr>
        <w:t xml:space="preserve"> highly variable not only due to </w:t>
      </w:r>
      <w:r>
        <w:rPr>
          <w:rFonts w:ascii="Times New Roman" w:hAnsi="Times New Roman" w:cs="Times New Roman"/>
          <w:color w:val="242424"/>
          <w:sz w:val="24"/>
          <w:szCs w:val="24"/>
          <w:shd w:val="clear" w:color="auto" w:fill="FFFFFF"/>
        </w:rPr>
        <w:t>the</w:t>
      </w:r>
      <w:r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Pr>
          <w:rFonts w:ascii="Times New Roman" w:hAnsi="Times New Roman" w:cs="Times New Roman"/>
          <w:color w:val="242424"/>
          <w:sz w:val="24"/>
          <w:szCs w:val="24"/>
          <w:shd w:val="clear" w:color="auto" w:fill="FFFFFF"/>
        </w:rPr>
        <w:t>s</w:t>
      </w:r>
      <w:r w:rsidR="00C97442" w:rsidRPr="008D35DA">
        <w:rPr>
          <w:rFonts w:ascii="Times New Roman" w:hAnsi="Times New Roman" w:cs="Times New Roman"/>
          <w:color w:val="242424"/>
          <w:sz w:val="24"/>
          <w:szCs w:val="24"/>
          <w:shd w:val="clear" w:color="auto" w:fill="FFFFFF"/>
        </w:rPr>
        <w:t>)</w:t>
      </w:r>
      <w:r w:rsidR="000F3B8C" w:rsidRPr="008D35DA">
        <w:rPr>
          <w:rFonts w:ascii="Times New Roman" w:hAnsi="Times New Roman" w:cs="Times New Roman"/>
          <w:color w:val="242424"/>
          <w:sz w:val="24"/>
          <w:szCs w:val="24"/>
          <w:shd w:val="clear" w:color="auto" w:fill="FFFFFF"/>
        </w:rPr>
        <w:t>, but also 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which has made pre-season forecast</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F798C" w:rsidRPr="008D35DA">
        <w:rPr>
          <w:rFonts w:ascii="Times New Roman" w:hAnsi="Times New Roman" w:cs="Times New Roman"/>
          <w:color w:val="242424"/>
          <w:sz w:val="24"/>
          <w:szCs w:val="24"/>
          <w:shd w:val="clear" w:color="auto" w:fill="FFFFFF"/>
        </w:rPr>
        <w:t xml:space="preserve"> return</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challenging</w:t>
      </w:r>
      <w:r w:rsidR="000F3B8C" w:rsidRPr="008D35DA">
        <w:rPr>
          <w:rFonts w:ascii="Times New Roman" w:hAnsi="Times New Roman" w:cs="Times New Roman"/>
          <w:color w:val="242424"/>
          <w:sz w:val="24"/>
          <w:szCs w:val="24"/>
          <w:shd w:val="clear" w:color="auto" w:fill="FFFFFF"/>
        </w:rPr>
        <w:t xml:space="preserve">. </w:t>
      </w:r>
    </w:p>
    <w:p w14:paraId="3A824C17" w14:textId="547B300E" w:rsidR="000F3B8C"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lastRenderedPageBreak/>
        <w:t xml:space="preserve">Despite the tremendous importance </w:t>
      </w:r>
      <w:r w:rsidR="00597302">
        <w:rPr>
          <w:rFonts w:ascii="Times New Roman" w:hAnsi="Times New Roman" w:cs="Times New Roman"/>
          <w:color w:val="242424"/>
          <w:sz w:val="24"/>
          <w:szCs w:val="24"/>
          <w:shd w:val="clear" w:color="auto" w:fill="FFFFFF"/>
        </w:rPr>
        <w:t xml:space="preserve">and challenges </w:t>
      </w:r>
      <w:r w:rsidRPr="008D35DA">
        <w:rPr>
          <w:rFonts w:ascii="Times New Roman" w:hAnsi="Times New Roman" w:cs="Times New Roman"/>
          <w:color w:val="242424"/>
          <w:sz w:val="24"/>
          <w:szCs w:val="24"/>
          <w:shd w:val="clear" w:color="auto" w:fill="FFFFFF"/>
        </w:rPr>
        <w:t xml:space="preserve">of pre-season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forecast</w:t>
      </w:r>
      <w:r>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 xml:space="preserve">a </w:t>
      </w:r>
      <w:r w:rsidRPr="008D35DA">
        <w:rPr>
          <w:rFonts w:ascii="Times New Roman" w:hAnsi="Times New Roman" w:cs="Times New Roman"/>
          <w:color w:val="242424"/>
          <w:sz w:val="24"/>
          <w:szCs w:val="24"/>
          <w:shd w:val="clear" w:color="auto" w:fill="FFFFFF"/>
        </w:rPr>
        <w:t xml:space="preserve">rigorous evaluation of forecast performance in terms of </w:t>
      </w:r>
      <w:r>
        <w:rPr>
          <w:rFonts w:ascii="Times New Roman" w:hAnsi="Times New Roman" w:cs="Times New Roman"/>
          <w:color w:val="242424"/>
          <w:sz w:val="24"/>
          <w:szCs w:val="24"/>
          <w:shd w:val="clear" w:color="auto" w:fill="FFFFFF"/>
        </w:rPr>
        <w:t xml:space="preserve">both </w:t>
      </w:r>
      <w:r w:rsidRPr="008D35DA">
        <w:rPr>
          <w:rFonts w:ascii="Times New Roman" w:hAnsi="Times New Roman" w:cs="Times New Roman"/>
          <w:color w:val="242424"/>
          <w:sz w:val="24"/>
          <w:szCs w:val="24"/>
          <w:shd w:val="clear" w:color="auto" w:fill="FFFFFF"/>
        </w:rPr>
        <w:t xml:space="preserve">accuracy and </w:t>
      </w:r>
      <w:r>
        <w:rPr>
          <w:rFonts w:ascii="Times New Roman" w:hAnsi="Times New Roman" w:cs="Times New Roman"/>
          <w:color w:val="242424"/>
          <w:sz w:val="24"/>
          <w:szCs w:val="24"/>
          <w:shd w:val="clear" w:color="auto" w:fill="FFFFFF"/>
        </w:rPr>
        <w:t>uncertainty has not been completed</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In particular, confidence in pre-season forecast</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has eroded among </w:t>
      </w:r>
      <w:r w:rsidR="00E66E0B">
        <w:rPr>
          <w:rFonts w:ascii="Times New Roman" w:hAnsi="Times New Roman" w:cs="Times New Roman"/>
          <w:color w:val="242424"/>
          <w:sz w:val="24"/>
          <w:szCs w:val="24"/>
          <w:shd w:val="clear" w:color="auto" w:fill="FFFFFF"/>
        </w:rPr>
        <w:t xml:space="preserve">fisheries </w:t>
      </w:r>
      <w:r w:rsidR="00E03FF6" w:rsidRPr="008D35DA">
        <w:rPr>
          <w:rFonts w:ascii="Times New Roman" w:hAnsi="Times New Roman" w:cs="Times New Roman"/>
          <w:color w:val="242424"/>
          <w:sz w:val="24"/>
          <w:szCs w:val="24"/>
          <w:shd w:val="clear" w:color="auto" w:fill="FFFFFF"/>
        </w:rPr>
        <w:t xml:space="preserve">managers and harvesters in recent years </w:t>
      </w:r>
      <w:r>
        <w:rPr>
          <w:rFonts w:ascii="Times New Roman" w:hAnsi="Times New Roman" w:cs="Times New Roman"/>
          <w:color w:val="242424"/>
          <w:sz w:val="24"/>
          <w:szCs w:val="24"/>
          <w:shd w:val="clear" w:color="auto" w:fill="FFFFFF"/>
        </w:rPr>
        <w:t>because observed</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w:t>
      </w:r>
      <w:r>
        <w:rPr>
          <w:rFonts w:ascii="Times New Roman" w:hAnsi="Times New Roman" w:cs="Times New Roman"/>
          <w:color w:val="242424"/>
          <w:sz w:val="24"/>
          <w:szCs w:val="24"/>
          <w:shd w:val="clear" w:color="auto" w:fill="FFFFFF"/>
        </w:rPr>
        <w:t xml:space="preserve">ve </w:t>
      </w:r>
      <w:r w:rsidR="00E03FF6" w:rsidRPr="008D35DA">
        <w:rPr>
          <w:rFonts w:ascii="Times New Roman" w:hAnsi="Times New Roman" w:cs="Times New Roman"/>
          <w:color w:val="242424"/>
          <w:sz w:val="24"/>
          <w:szCs w:val="24"/>
          <w:shd w:val="clear" w:color="auto" w:fill="FFFFFF"/>
        </w:rPr>
        <w:t xml:space="preserve">frequently </w:t>
      </w:r>
      <w:r>
        <w:rPr>
          <w:rFonts w:ascii="Times New Roman" w:hAnsi="Times New Roman" w:cs="Times New Roman"/>
          <w:color w:val="242424"/>
          <w:sz w:val="24"/>
          <w:szCs w:val="24"/>
          <w:shd w:val="clear" w:color="auto" w:fill="FFFFFF"/>
        </w:rPr>
        <w:t xml:space="preserve">diverged </w:t>
      </w:r>
      <w:r w:rsidR="00E03FF6" w:rsidRPr="008D35DA">
        <w:rPr>
          <w:rFonts w:ascii="Times New Roman" w:hAnsi="Times New Roman" w:cs="Times New Roman"/>
          <w:color w:val="242424"/>
          <w:sz w:val="24"/>
          <w:szCs w:val="24"/>
          <w:shd w:val="clear" w:color="auto" w:fill="FFFFFF"/>
        </w:rPr>
        <w:t xml:space="preserve">outside of the </w:t>
      </w:r>
      <w:r w:rsidR="002C4920">
        <w:rPr>
          <w:rFonts w:ascii="Times New Roman" w:hAnsi="Times New Roman" w:cs="Times New Roman"/>
          <w:color w:val="242424"/>
          <w:sz w:val="24"/>
          <w:szCs w:val="24"/>
          <w:shd w:val="clear" w:color="auto" w:fill="FFFFFF"/>
        </w:rPr>
        <w:t>80% prediction interval</w:t>
      </w:r>
      <w:r>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 xml:space="preserve">(i.e., &lt;10 or &gt;90 of </w:t>
      </w:r>
      <w:r w:rsidR="00AC136C">
        <w:rPr>
          <w:rFonts w:ascii="Times New Roman" w:hAnsi="Times New Roman" w:cs="Times New Roman"/>
          <w:color w:val="242424"/>
          <w:sz w:val="24"/>
          <w:szCs w:val="24"/>
          <w:shd w:val="clear" w:color="auto" w:fill="FFFFFF"/>
        </w:rPr>
        <w:t>posterior quantiles</w:t>
      </w:r>
      <w:r w:rsidR="008E11E9">
        <w:rPr>
          <w:rFonts w:ascii="Times New Roman" w:hAnsi="Times New Roman" w:cs="Times New Roman"/>
          <w:color w:val="242424"/>
          <w:sz w:val="24"/>
          <w:szCs w:val="24"/>
          <w:shd w:val="clear" w:color="auto" w:fill="FFFFFF"/>
        </w:rPr>
        <w:t xml:space="preserve"> in Bayesian statistical approaches</w:t>
      </w:r>
      <w:r w:rsidR="00E03FF6" w:rsidRPr="008D35DA">
        <w:rPr>
          <w:rFonts w:ascii="Times New Roman" w:hAnsi="Times New Roman" w:cs="Times New Roman"/>
          <w:color w:val="242424"/>
          <w:sz w:val="24"/>
          <w:szCs w:val="24"/>
          <w:shd w:val="clear" w:color="auto" w:fill="FFFFFF"/>
        </w:rPr>
        <w:t xml:space="preserve">; DFO 2021). </w:t>
      </w:r>
      <w:r>
        <w:rPr>
          <w:rFonts w:ascii="Times New Roman" w:hAnsi="Times New Roman" w:cs="Times New Roman"/>
          <w:color w:val="242424"/>
          <w:sz w:val="24"/>
          <w:szCs w:val="24"/>
          <w:shd w:val="clear" w:color="auto" w:fill="FFFFFF"/>
        </w:rPr>
        <w:t>Large differences between</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pre-season forecasts </w:t>
      </w:r>
      <w:r>
        <w:rPr>
          <w:rFonts w:ascii="Times New Roman" w:hAnsi="Times New Roman" w:cs="Times New Roman"/>
          <w:color w:val="242424"/>
          <w:sz w:val="24"/>
          <w:szCs w:val="24"/>
          <w:shd w:val="clear" w:color="auto" w:fill="FFFFFF"/>
        </w:rPr>
        <w:t xml:space="preserve">and observed returns </w:t>
      </w:r>
      <w:r w:rsidR="00CB5154" w:rsidRPr="008D35DA">
        <w:rPr>
          <w:rFonts w:ascii="Times New Roman" w:hAnsi="Times New Roman" w:cs="Times New Roman"/>
          <w:color w:val="242424"/>
          <w:sz w:val="24"/>
          <w:szCs w:val="24"/>
          <w:shd w:val="clear" w:color="auto" w:fill="FFFFFF"/>
        </w:rPr>
        <w:t xml:space="preserve">have led to potentially reduced </w:t>
      </w:r>
      <w:r>
        <w:rPr>
          <w:rFonts w:ascii="Times New Roman" w:hAnsi="Times New Roman" w:cs="Times New Roman"/>
          <w:color w:val="242424"/>
          <w:sz w:val="24"/>
          <w:szCs w:val="24"/>
          <w:shd w:val="clear" w:color="auto" w:fill="FFFFFF"/>
        </w:rPr>
        <w:t>fishery</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Pr>
          <w:rFonts w:ascii="Times New Roman" w:hAnsi="Times New Roman" w:cs="Times New Roman"/>
          <w:color w:val="242424"/>
          <w:sz w:val="24"/>
          <w:szCs w:val="24"/>
          <w:shd w:val="clear" w:color="auto" w:fill="FFFFFF"/>
        </w:rPr>
        <w:t xml:space="preserve"> for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 salmon stocks</w:t>
      </w:r>
      <w:r w:rsidR="00CB5154" w:rsidRPr="008D35DA">
        <w:rPr>
          <w:rFonts w:ascii="Times New Roman" w:hAnsi="Times New Roman" w:cs="Times New Roman"/>
          <w:color w:val="242424"/>
          <w:sz w:val="24"/>
          <w:szCs w:val="24"/>
          <w:shd w:val="clear" w:color="auto" w:fill="FFFFFF"/>
        </w:rPr>
        <w:t>.</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A4383">
        <w:rPr>
          <w:rFonts w:ascii="Times New Roman" w:hAnsi="Times New Roman" w:cs="Times New Roman"/>
          <w:color w:val="242424"/>
          <w:sz w:val="24"/>
          <w:szCs w:val="24"/>
          <w:shd w:val="clear" w:color="auto" w:fill="FFFFFF"/>
        </w:rPr>
        <w:t xml:space="preserve">; in particular, </w:t>
      </w:r>
      <w:r w:rsidR="007833DA" w:rsidRPr="008D35DA">
        <w:rPr>
          <w:rFonts w:ascii="Times New Roman" w:hAnsi="Times New Roman" w:cs="Times New Roman"/>
          <w:color w:val="242424"/>
          <w:sz w:val="24"/>
          <w:szCs w:val="24"/>
          <w:shd w:val="clear" w:color="auto" w:fill="FFFFFF"/>
        </w:rPr>
        <w:t xml:space="preserve">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w:t>
      </w:r>
      <w:r w:rsidR="00BA4383">
        <w:rPr>
          <w:rFonts w:ascii="Times New Roman" w:hAnsi="Times New Roman" w:cs="Times New Roman"/>
          <w:color w:val="242424"/>
          <w:sz w:val="24"/>
          <w:szCs w:val="24"/>
          <w:shd w:val="clear" w:color="auto" w:fill="FFFFFF"/>
        </w:rPr>
        <w:t>such that</w:t>
      </w:r>
      <w:r w:rsidR="00BA4383" w:rsidRPr="008D35DA">
        <w:rPr>
          <w:rFonts w:ascii="Times New Roman" w:hAnsi="Times New Roman" w:cs="Times New Roman"/>
          <w:color w:val="242424"/>
          <w:sz w:val="24"/>
          <w:szCs w:val="24"/>
          <w:shd w:val="clear" w:color="auto" w:fill="FFFFFF"/>
        </w:rPr>
        <w:t xml:space="preserve"> </w:t>
      </w:r>
      <w:r w:rsidR="00BA4383" w:rsidRPr="00BA4383">
        <w:rPr>
          <w:rFonts w:ascii="Times New Roman" w:hAnsi="Times New Roman" w:cs="Times New Roman"/>
          <w:color w:val="242424"/>
          <w:sz w:val="24"/>
          <w:szCs w:val="24"/>
          <w:shd w:val="clear" w:color="auto" w:fill="FFFFFF"/>
        </w:rPr>
        <w:t xml:space="preserve">concurrent </w:t>
      </w:r>
      <w:r w:rsidR="004B1281" w:rsidRPr="008D35DA">
        <w:rPr>
          <w:rFonts w:ascii="Times New Roman" w:hAnsi="Times New Roman" w:cs="Times New Roman"/>
          <w:color w:val="242424"/>
          <w:sz w:val="24"/>
          <w:szCs w:val="24"/>
          <w:shd w:val="clear" w:color="auto" w:fill="FFFFFF"/>
        </w:rPr>
        <w:t>climate change</w:t>
      </w:r>
      <w:r w:rsidR="00BA4383">
        <w:rPr>
          <w:rFonts w:ascii="Times New Roman" w:hAnsi="Times New Roman" w:cs="Times New Roman"/>
          <w:color w:val="242424"/>
          <w:sz w:val="24"/>
          <w:szCs w:val="24"/>
          <w:shd w:val="clear" w:color="auto" w:fill="FFFFFF"/>
        </w:rPr>
        <w:t xml:space="preserve"> is reflected in the forecast models</w:t>
      </w:r>
      <w:r w:rsidR="004B1281" w:rsidRPr="008D35DA">
        <w:rPr>
          <w:rFonts w:ascii="Times New Roman" w:hAnsi="Times New Roman" w:cs="Times New Roman"/>
          <w:color w:val="242424"/>
          <w:sz w:val="24"/>
          <w:szCs w:val="24"/>
          <w:shd w:val="clear" w:color="auto" w:fill="FFFFFF"/>
        </w:rPr>
        <w:t xml:space="preserve">. </w:t>
      </w:r>
    </w:p>
    <w:p w14:paraId="21A2C652" w14:textId="020714F2"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w:t>
      </w:r>
      <w:r w:rsidR="0063455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in any given year </w:t>
      </w:r>
      <w:r w:rsidR="0063455A">
        <w:rPr>
          <w:rFonts w:ascii="Times New Roman" w:hAnsi="Times New Roman" w:cs="Times New Roman"/>
          <w:color w:val="242424"/>
          <w:sz w:val="24"/>
          <w:szCs w:val="24"/>
          <w:shd w:val="clear" w:color="auto" w:fill="FFFFFF"/>
        </w:rPr>
        <w:t>are</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influenced by the abundance of their parental spawners (</w:t>
      </w:r>
      <w:proofErr w:type="spellStart"/>
      <w:r w:rsidR="002E68FB">
        <w:rPr>
          <w:rFonts w:ascii="Times New Roman" w:hAnsi="Times New Roman" w:cs="Times New Roman"/>
          <w:color w:val="242424"/>
          <w:sz w:val="24"/>
          <w:szCs w:val="24"/>
          <w:shd w:val="clear" w:color="auto" w:fill="FFFFFF"/>
        </w:rPr>
        <w:t>i.e</w:t>
      </w:r>
      <w:proofErr w:type="spellEnd"/>
      <w:r w:rsidR="002E68FB">
        <w:rPr>
          <w:rFonts w:ascii="Times New Roman" w:hAnsi="Times New Roman" w:cs="Times New Roman"/>
          <w:color w:val="242424"/>
          <w:sz w:val="24"/>
          <w:szCs w:val="24"/>
          <w:shd w:val="clear" w:color="auto" w:fill="FFFFFF"/>
        </w:rPr>
        <w:t xml:space="preserve">, escapement or </w:t>
      </w:r>
      <w:r w:rsidR="00E40E94">
        <w:rPr>
          <w:rFonts w:ascii="Times New Roman" w:hAnsi="Times New Roman" w:cs="Times New Roman"/>
          <w:color w:val="242424"/>
          <w:sz w:val="24"/>
          <w:szCs w:val="24"/>
          <w:shd w:val="clear" w:color="auto" w:fill="FFFFFF"/>
        </w:rPr>
        <w:t>s</w:t>
      </w:r>
      <w:r w:rsidR="002E68FB">
        <w:rPr>
          <w:rFonts w:ascii="Times New Roman" w:hAnsi="Times New Roman" w:cs="Times New Roman"/>
          <w:color w:val="242424"/>
          <w:sz w:val="24"/>
          <w:szCs w:val="24"/>
          <w:shd w:val="clear" w:color="auto" w:fill="FFFFFF"/>
        </w:rPr>
        <w:t>ockeye returns that reach the spawning grounds</w:t>
      </w:r>
      <w:r w:rsidRPr="008D35DA">
        <w:rPr>
          <w:rFonts w:ascii="Times New Roman" w:hAnsi="Times New Roman" w:cs="Times New Roman"/>
          <w:color w:val="242424"/>
          <w:sz w:val="24"/>
          <w:szCs w:val="24"/>
          <w:shd w:val="clear" w:color="auto" w:fill="FFFFFF"/>
        </w:rPr>
        <w:t xml:space="preserve">),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More a</w:t>
      </w:r>
      <w:r w:rsidR="00BA4383" w:rsidRPr="008D35DA">
        <w:rPr>
          <w:rFonts w:ascii="Times New Roman" w:hAnsi="Times New Roman" w:cs="Times New Roman"/>
          <w:color w:val="242424"/>
          <w:sz w:val="24"/>
          <w:szCs w:val="24"/>
          <w:shd w:val="clear" w:color="auto" w:fill="FFFFFF"/>
        </w:rPr>
        <w:t xml:space="preserve">dvanced </w:t>
      </w:r>
      <w:r w:rsidR="00951648" w:rsidRPr="008D35DA">
        <w:rPr>
          <w:rFonts w:ascii="Times New Roman" w:hAnsi="Times New Roman" w:cs="Times New Roman"/>
          <w:color w:val="242424"/>
          <w:sz w:val="24"/>
          <w:szCs w:val="24"/>
          <w:shd w:val="clear" w:color="auto" w:fill="FFFFFF"/>
        </w:rPr>
        <w:t>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have also been developed that use</w:t>
      </w:r>
      <w:r w:rsidR="00BA4383"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 xml:space="preserve">Bayesian </w:t>
      </w:r>
      <w:r w:rsidR="00CC079E">
        <w:rPr>
          <w:rFonts w:ascii="Times New Roman" w:hAnsi="Times New Roman" w:cs="Times New Roman"/>
          <w:color w:val="242424"/>
          <w:sz w:val="24"/>
          <w:szCs w:val="24"/>
          <w:shd w:val="clear" w:color="auto" w:fill="FFFFFF"/>
        </w:rPr>
        <w:t>statistical</w:t>
      </w:r>
      <w:r w:rsidR="004F2E4F" w:rsidRPr="008D35DA">
        <w:rPr>
          <w:rFonts w:ascii="Times New Roman" w:hAnsi="Times New Roman" w:cs="Times New Roman"/>
          <w:color w:val="242424"/>
          <w:sz w:val="24"/>
          <w:szCs w:val="24"/>
          <w:shd w:val="clear" w:color="auto" w:fill="FFFFFF"/>
        </w:rPr>
        <w:t xml:space="preserve"> </w:t>
      </w:r>
      <w:r w:rsidR="00CC079E">
        <w:rPr>
          <w:rFonts w:ascii="Times New Roman" w:hAnsi="Times New Roman" w:cs="Times New Roman"/>
          <w:color w:val="242424"/>
          <w:sz w:val="24"/>
          <w:szCs w:val="24"/>
          <w:shd w:val="clear" w:color="auto" w:fill="FFFFFF"/>
        </w:rPr>
        <w:t>approaches</w:t>
      </w:r>
      <w:r w:rsidR="00260129" w:rsidRPr="008D35DA">
        <w:rPr>
          <w:rFonts w:ascii="Times New Roman" w:hAnsi="Times New Roman" w:cs="Times New Roman"/>
          <w:color w:val="242424"/>
          <w:sz w:val="24"/>
          <w:szCs w:val="24"/>
          <w:shd w:val="clear" w:color="auto" w:fill="FFFFFF"/>
        </w:rPr>
        <w:t xml:space="preserve">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w:t>
      </w:r>
      <w:r w:rsidR="00260129" w:rsidRPr="008D35DA">
        <w:rPr>
          <w:rFonts w:ascii="Times New Roman" w:hAnsi="Times New Roman" w:cs="Times New Roman"/>
          <w:color w:val="242424"/>
          <w:sz w:val="24"/>
          <w:szCs w:val="24"/>
          <w:shd w:val="clear" w:color="auto" w:fill="FFFFFF"/>
        </w:rPr>
        <w:t>uncertaint</w:t>
      </w:r>
      <w:r w:rsidR="00260129">
        <w:rPr>
          <w:rFonts w:ascii="Times New Roman" w:hAnsi="Times New Roman" w:cs="Times New Roman"/>
          <w:color w:val="242424"/>
          <w:sz w:val="24"/>
          <w:szCs w:val="24"/>
          <w:shd w:val="clear" w:color="auto" w:fill="FFFFFF"/>
        </w:rPr>
        <w:t>ies</w:t>
      </w:r>
      <w:r w:rsidR="00260129"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53D24">
        <w:rPr>
          <w:rFonts w:ascii="Times New Roman" w:hAnsi="Times New Roman" w:cs="Times New Roman"/>
          <w:color w:val="242424"/>
          <w:sz w:val="24"/>
          <w:szCs w:val="24"/>
          <w:shd w:val="clear" w:color="auto" w:fill="FFFFFF"/>
        </w:rPr>
        <w:t xml:space="preserve"> forecast</w:t>
      </w:r>
      <w:r w:rsidR="00E5211C">
        <w:rPr>
          <w:rFonts w:ascii="Times New Roman" w:hAnsi="Times New Roman" w:cs="Times New Roman"/>
          <w:color w:val="242424"/>
          <w:sz w:val="24"/>
          <w:szCs w:val="24"/>
          <w:shd w:val="clear" w:color="auto" w:fill="FFFFFF"/>
        </w:rPr>
        <w:t>s</w:t>
      </w:r>
      <w:r w:rsidR="00A53D24">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has </w:t>
      </w:r>
      <w:r w:rsidR="000F3B8C" w:rsidRPr="008D35DA">
        <w:rPr>
          <w:rFonts w:ascii="Times New Roman" w:hAnsi="Times New Roman" w:cs="Times New Roman"/>
          <w:color w:val="242424"/>
          <w:sz w:val="24"/>
          <w:szCs w:val="24"/>
          <w:shd w:val="clear" w:color="auto" w:fill="FFFFFF"/>
        </w:rPr>
        <w:lastRenderedPageBreak/>
        <w:t>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 xml:space="preserve">leaving out </w:t>
      </w:r>
      <w:r w:rsidR="0063455A">
        <w:rPr>
          <w:rFonts w:ascii="Times New Roman" w:hAnsi="Times New Roman" w:cs="Times New Roman"/>
          <w:color w:val="242424"/>
          <w:sz w:val="24"/>
          <w:szCs w:val="24"/>
          <w:shd w:val="clear" w:color="auto" w:fill="FFFFFF"/>
        </w:rPr>
        <w:t>one</w:t>
      </w:r>
      <w:r w:rsidR="0063455A" w:rsidRP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746CDC95"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has generally declined with several populations being </w:t>
      </w:r>
      <w:r w:rsidR="0063455A">
        <w:rPr>
          <w:rFonts w:ascii="Times New Roman" w:hAnsi="Times New Roman" w:cs="Times New Roman"/>
          <w:color w:val="242424"/>
          <w:sz w:val="24"/>
          <w:szCs w:val="24"/>
          <w:shd w:val="clear" w:color="auto" w:fill="FFFFFF"/>
        </w:rPr>
        <w:t>assessed</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as endangered</w:t>
      </w:r>
      <w:r w:rsidR="00E5211C">
        <w:rPr>
          <w:rFonts w:ascii="Times New Roman" w:hAnsi="Times New Roman" w:cs="Times New Roman"/>
          <w:color w:val="242424"/>
          <w:sz w:val="24"/>
          <w:szCs w:val="24"/>
          <w:shd w:val="clear" w:color="auto" w:fill="FFFFFF"/>
        </w:rPr>
        <w:t xml:space="preserve"> by the Committee on the Status of Endangered Wildlife in Canada</w:t>
      </w:r>
      <w:r w:rsidRPr="008D35DA">
        <w:rPr>
          <w:rFonts w:ascii="Times New Roman" w:hAnsi="Times New Roman" w:cs="Times New Roman"/>
          <w:color w:val="242424"/>
          <w:sz w:val="24"/>
          <w:szCs w:val="24"/>
          <w:shd w:val="clear" w:color="auto" w:fill="FFFFFF"/>
        </w:rPr>
        <w:t xml:space="preserve"> (COSEWIC</w:t>
      </w:r>
      <w:r w:rsidR="00E5211C">
        <w:rPr>
          <w:rFonts w:ascii="Times New Roman" w:hAnsi="Times New Roman" w:cs="Times New Roman"/>
          <w:color w:val="242424"/>
          <w:sz w:val="24"/>
          <w:szCs w:val="24"/>
          <w:shd w:val="clear" w:color="auto" w:fill="FFFFFF"/>
        </w:rPr>
        <w:t>; COSEWIC</w:t>
      </w:r>
      <w:r w:rsidRPr="008D35DA">
        <w:rPr>
          <w:rFonts w:ascii="Times New Roman" w:hAnsi="Times New Roman" w:cs="Times New Roman"/>
          <w:color w:val="242424"/>
          <w:sz w:val="24"/>
          <w:szCs w:val="24"/>
          <w:shd w:val="clear" w:color="auto" w:fill="FFFFFF"/>
        </w:rPr>
        <w:t xml:space="preserve"> 2017).</w:t>
      </w:r>
      <w:r w:rsidRPr="008D35DA">
        <w:rPr>
          <w:rFonts w:ascii="Times New Roman" w:hAnsi="Times New Roman" w:cs="Times New Roman"/>
          <w:sz w:val="24"/>
          <w:szCs w:val="24"/>
        </w:rPr>
        <w:t xml:space="preserve"> </w:t>
      </w:r>
      <w:r w:rsidR="00260129">
        <w:rPr>
          <w:rFonts w:ascii="Times New Roman" w:hAnsi="Times New Roman" w:cs="Times New Roman"/>
          <w:sz w:val="24"/>
          <w:szCs w:val="24"/>
        </w:rPr>
        <w:t xml:space="preserve">Forecast models that were selected by </w:t>
      </w:r>
      <w:r w:rsidR="00260129" w:rsidRPr="008D35DA">
        <w:rPr>
          <w:rFonts w:ascii="Times New Roman" w:hAnsi="Times New Roman" w:cs="Times New Roman"/>
          <w:color w:val="242424"/>
          <w:sz w:val="24"/>
          <w:szCs w:val="24"/>
          <w:shd w:val="clear" w:color="auto" w:fill="FFFFFF"/>
        </w:rPr>
        <w:t xml:space="preserve">Grant et al. (2011) </w:t>
      </w:r>
      <w:r w:rsidR="00895932">
        <w:rPr>
          <w:rFonts w:ascii="Times New Roman" w:hAnsi="Times New Roman" w:cs="Times New Roman"/>
          <w:color w:val="242424"/>
          <w:sz w:val="24"/>
          <w:szCs w:val="24"/>
          <w:shd w:val="clear" w:color="auto" w:fill="FFFFFF"/>
        </w:rPr>
        <w:t xml:space="preserve">more than </w:t>
      </w:r>
      <w:r w:rsidR="00260129">
        <w:rPr>
          <w:rFonts w:ascii="Times New Roman" w:hAnsi="Times New Roman" w:cs="Times New Roman"/>
          <w:sz w:val="24"/>
          <w:szCs w:val="24"/>
        </w:rPr>
        <w:t xml:space="preserve">a decade ago </w:t>
      </w:r>
      <w:r w:rsidR="00885A48" w:rsidRPr="008D35DA">
        <w:rPr>
          <w:rFonts w:ascii="Times New Roman" w:hAnsi="Times New Roman" w:cs="Times New Roman"/>
          <w:color w:val="242424"/>
          <w:sz w:val="24"/>
          <w:szCs w:val="24"/>
          <w:shd w:val="clear" w:color="auto" w:fill="FFFFFF"/>
        </w:rPr>
        <w:t>have been continuously used in pre-season forecast</w:t>
      </w:r>
      <w:r w:rsidR="00E5211C">
        <w:rPr>
          <w:rFonts w:ascii="Times New Roman" w:hAnsi="Times New Roman" w:cs="Times New Roman"/>
          <w:color w:val="242424"/>
          <w:sz w:val="24"/>
          <w:szCs w:val="24"/>
          <w:shd w:val="clear" w:color="auto" w:fill="FFFFFF"/>
        </w:rPr>
        <w:t>s</w:t>
      </w:r>
      <w:r w:rsidR="00260129">
        <w:rPr>
          <w:rFonts w:ascii="Times New Roman" w:hAnsi="Times New Roman" w:cs="Times New Roman"/>
          <w:color w:val="242424"/>
          <w:sz w:val="24"/>
          <w:szCs w:val="24"/>
          <w:shd w:val="clear" w:color="auto" w:fill="FFFFFF"/>
        </w:rPr>
        <w:t xml:space="preserve"> despite the fact that </w:t>
      </w:r>
      <w:r w:rsidR="00885A48" w:rsidRPr="008D35DA">
        <w:rPr>
          <w:rFonts w:ascii="Times New Roman" w:hAnsi="Times New Roman" w:cs="Times New Roman"/>
          <w:color w:val="242424"/>
          <w:sz w:val="24"/>
          <w:szCs w:val="24"/>
          <w:shd w:val="clear" w:color="auto" w:fill="FFFFFF"/>
        </w:rPr>
        <w:t xml:space="preserve">their </w:t>
      </w:r>
      <w:r w:rsidR="000F3B8C" w:rsidRPr="008D35DA">
        <w:rPr>
          <w:rFonts w:ascii="Times New Roman" w:hAnsi="Times New Roman" w:cs="Times New Roman"/>
          <w:color w:val="242424"/>
          <w:sz w:val="24"/>
          <w:szCs w:val="24"/>
          <w:shd w:val="clear" w:color="auto" w:fill="FFFFFF"/>
        </w:rPr>
        <w:t xml:space="preserve">explanatory power </w:t>
      </w:r>
      <w:r w:rsidR="00260129">
        <w:rPr>
          <w:rFonts w:ascii="Times New Roman" w:hAnsi="Times New Roman" w:cs="Times New Roman"/>
          <w:color w:val="242424"/>
          <w:sz w:val="24"/>
          <w:szCs w:val="24"/>
          <w:shd w:val="clear" w:color="auto" w:fill="FFFFFF"/>
        </w:rPr>
        <w:t>was found</w:t>
      </w:r>
      <w:r w:rsidR="00260129" w:rsidRPr="008D35DA">
        <w:rPr>
          <w:rFonts w:ascii="Times New Roman" w:hAnsi="Times New Roman" w:cs="Times New Roman"/>
          <w:color w:val="242424"/>
          <w:sz w:val="24"/>
          <w:szCs w:val="24"/>
          <w:shd w:val="clear" w:color="auto" w:fill="FFFFFF"/>
        </w:rPr>
        <w:t xml:space="preserve"> </w:t>
      </w:r>
      <w:ins w:id="38" w:author="Yi Xu" w:date="2023-12-18T20:28:00Z">
        <w:r w:rsidR="00B71683">
          <w:rPr>
            <w:rFonts w:ascii="Times New Roman" w:hAnsi="Times New Roman" w:cs="Times New Roman"/>
            <w:color w:val="242424"/>
            <w:sz w:val="24"/>
            <w:szCs w:val="24"/>
            <w:shd w:val="clear" w:color="auto" w:fill="FFFFFF"/>
          </w:rPr>
          <w:t xml:space="preserve">to be </w:t>
        </w:r>
      </w:ins>
      <w:r w:rsidR="00885A48" w:rsidRPr="008D35DA">
        <w:rPr>
          <w:rFonts w:ascii="Times New Roman" w:hAnsi="Times New Roman" w:cs="Times New Roman"/>
          <w:color w:val="242424"/>
          <w:sz w:val="24"/>
          <w:szCs w:val="24"/>
          <w:shd w:val="clear" w:color="auto" w:fill="FFFFFF"/>
        </w:rPr>
        <w:t xml:space="preserve">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 xml:space="preserve">and </w:t>
      </w:r>
      <w:r w:rsidR="00E5211C">
        <w:rPr>
          <w:rFonts w:ascii="Times New Roman" w:hAnsi="Times New Roman" w:cs="Times New Roman"/>
          <w:color w:val="242424"/>
          <w:sz w:val="24"/>
          <w:szCs w:val="24"/>
          <w:shd w:val="clear" w:color="auto" w:fill="FFFFFF"/>
        </w:rPr>
        <w:t xml:space="preserve">the </w:t>
      </w:r>
      <w:r w:rsidR="000F3B8C" w:rsidRPr="008D35DA">
        <w:rPr>
          <w:rFonts w:ascii="Times New Roman" w:hAnsi="Times New Roman" w:cs="Times New Roman"/>
          <w:color w:val="242424"/>
          <w:sz w:val="24"/>
          <w:szCs w:val="24"/>
          <w:shd w:val="clear" w:color="auto" w:fill="FFFFFF"/>
        </w:rPr>
        <w:t>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r w:rsidR="00E5211C">
        <w:rPr>
          <w:rFonts w:ascii="Times New Roman" w:hAnsi="Times New Roman" w:cs="Times New Roman"/>
          <w:color w:val="242424"/>
          <w:sz w:val="24"/>
          <w:szCs w:val="24"/>
          <w:shd w:val="clear" w:color="auto" w:fill="FFFFFF"/>
        </w:rPr>
        <w:t xml:space="preserve">were shown to be </w:t>
      </w:r>
      <w:r w:rsidR="00885A48" w:rsidRPr="008D35DA">
        <w:rPr>
          <w:rFonts w:ascii="Times New Roman" w:hAnsi="Times New Roman" w:cs="Times New Roman"/>
          <w:color w:val="242424"/>
          <w:sz w:val="24"/>
          <w:szCs w:val="24"/>
          <w:shd w:val="clear" w:color="auto" w:fill="FFFFFF"/>
        </w:rPr>
        <w:t xml:space="preserve">effective </w:t>
      </w:r>
      <w:r w:rsidR="00E5211C">
        <w:rPr>
          <w:rFonts w:ascii="Times New Roman" w:hAnsi="Times New Roman" w:cs="Times New Roman"/>
          <w:color w:val="242424"/>
          <w:sz w:val="24"/>
          <w:szCs w:val="24"/>
          <w:shd w:val="clear" w:color="auto" w:fill="FFFFFF"/>
        </w:rPr>
        <w:t>in</w:t>
      </w:r>
      <w:r w:rsidR="00E5211C" w:rsidRPr="008D35DA">
        <w:rPr>
          <w:rFonts w:ascii="Times New Roman" w:hAnsi="Times New Roman" w:cs="Times New Roman"/>
          <w:color w:val="242424"/>
          <w:sz w:val="24"/>
          <w:szCs w:val="24"/>
          <w:shd w:val="clear" w:color="auto" w:fill="FFFFFF"/>
        </w:rPr>
        <w:t xml:space="preserve"> reduc</w:t>
      </w:r>
      <w:r w:rsidR="00E5211C">
        <w:rPr>
          <w:rFonts w:ascii="Times New Roman" w:hAnsi="Times New Roman" w:cs="Times New Roman"/>
          <w:color w:val="242424"/>
          <w:sz w:val="24"/>
          <w:szCs w:val="24"/>
          <w:shd w:val="clear" w:color="auto" w:fill="FFFFFF"/>
        </w:rPr>
        <w:t>ing</w:t>
      </w:r>
      <w:r w:rsidR="00E5211C"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w:t>
      </w:r>
      <w:r w:rsidR="00E5211C">
        <w:rPr>
          <w:rFonts w:ascii="Times New Roman" w:hAnsi="Times New Roman" w:cs="Times New Roman"/>
          <w:color w:val="242424"/>
          <w:sz w:val="24"/>
          <w:szCs w:val="24"/>
          <w:shd w:val="clear" w:color="auto" w:fill="FFFFFF"/>
        </w:rPr>
        <w:t xml:space="preserve"> (Cass et al. 2006),</w:t>
      </w:r>
      <w:r w:rsidR="00885A48" w:rsidRPr="008D35DA">
        <w:rPr>
          <w:rFonts w:ascii="Times New Roman" w:hAnsi="Times New Roman" w:cs="Times New Roman"/>
          <w:color w:val="242424"/>
          <w:sz w:val="24"/>
          <w:szCs w:val="24"/>
          <w:shd w:val="clear" w:color="auto" w:fill="FFFFFF"/>
        </w:rPr>
        <w:t xml:space="preserve">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w:t>
      </w:r>
      <w:r w:rsidR="00807FAB" w:rsidRPr="008D35DA">
        <w:rPr>
          <w:rFonts w:ascii="Times New Roman" w:hAnsi="Times New Roman" w:cs="Times New Roman"/>
          <w:color w:val="242424"/>
          <w:sz w:val="24"/>
          <w:szCs w:val="24"/>
          <w:shd w:val="clear" w:color="auto" w:fill="FFFFFF"/>
        </w:rPr>
        <w:t>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75D56">
        <w:rPr>
          <w:rFonts w:ascii="Times New Roman" w:hAnsi="Times New Roman" w:cs="Times New Roman"/>
          <w:color w:val="242424"/>
          <w:sz w:val="24"/>
          <w:szCs w:val="24"/>
          <w:shd w:val="clear" w:color="auto" w:fill="FFFFFF"/>
        </w:rPr>
        <w:t>are</w:t>
      </w:r>
      <w:r w:rsidR="00C75D56" w:rsidRPr="008D35DA">
        <w:rPr>
          <w:rFonts w:ascii="Times New Roman" w:hAnsi="Times New Roman" w:cs="Times New Roman"/>
          <w:color w:val="242424"/>
          <w:sz w:val="24"/>
          <w:szCs w:val="24"/>
          <w:shd w:val="clear" w:color="auto" w:fill="FFFFFF"/>
        </w:rPr>
        <w:t xml:space="preserve"> becom</w:t>
      </w:r>
      <w:r w:rsidR="00C75D56">
        <w:rPr>
          <w:rFonts w:ascii="Times New Roman" w:hAnsi="Times New Roman" w:cs="Times New Roman"/>
          <w:color w:val="242424"/>
          <w:sz w:val="24"/>
          <w:szCs w:val="24"/>
          <w:shd w:val="clear" w:color="auto" w:fill="FFFFFF"/>
        </w:rPr>
        <w:t>ing</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 xml:space="preserve">more </w:t>
      </w:r>
      <w:r w:rsidR="00C75D56">
        <w:rPr>
          <w:rFonts w:ascii="Times New Roman" w:hAnsi="Times New Roman" w:cs="Times New Roman"/>
          <w:color w:val="242424"/>
          <w:sz w:val="24"/>
          <w:szCs w:val="24"/>
          <w:shd w:val="clear" w:color="auto" w:fill="FFFFFF"/>
        </w:rPr>
        <w:t>prevalent</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in the face of climate change</w:t>
      </w:r>
      <w:r w:rsidR="00C75D56">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and </w:t>
      </w:r>
      <w:r w:rsidR="00C75D56">
        <w:rPr>
          <w:rFonts w:ascii="Times New Roman" w:hAnsi="Times New Roman" w:cs="Times New Roman"/>
          <w:color w:val="242424"/>
          <w:sz w:val="24"/>
          <w:szCs w:val="24"/>
          <w:shd w:val="clear" w:color="auto" w:fill="FFFFFF"/>
        </w:rPr>
        <w:t xml:space="preserve">have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 xml:space="preserve">characterized in a changing environment (McKinnell 2008;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et al. 2021)</w:t>
      </w:r>
      <w:r w:rsidR="002B134D" w:rsidRPr="008D35DA">
        <w:rPr>
          <w:rFonts w:ascii="Times New Roman" w:hAnsi="Times New Roman" w:cs="Times New Roman"/>
          <w:color w:val="242424"/>
          <w:sz w:val="24"/>
          <w:szCs w:val="24"/>
          <w:shd w:val="clear" w:color="auto" w:fill="FFFFFF"/>
        </w:rPr>
        <w:t>.</w:t>
      </w:r>
    </w:p>
    <w:p w14:paraId="34801C23" w14:textId="4D0DCFB9"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w:t>
      </w:r>
      <w:r w:rsidR="004B6DE1" w:rsidRPr="008D35DA">
        <w:rPr>
          <w:rFonts w:ascii="Times New Roman" w:hAnsi="Times New Roman" w:cs="Times New Roman"/>
          <w:color w:val="242424"/>
          <w:sz w:val="24"/>
          <w:szCs w:val="24"/>
          <w:shd w:val="clear" w:color="auto" w:fill="FFFFFF"/>
        </w:rPr>
        <w:t xml:space="preserve">easily </w:t>
      </w:r>
      <w:r w:rsidR="008D054F" w:rsidRPr="008D35DA">
        <w:rPr>
          <w:rFonts w:ascii="Times New Roman" w:hAnsi="Times New Roman" w:cs="Times New Roman"/>
          <w:color w:val="242424"/>
          <w:sz w:val="24"/>
          <w:szCs w:val="24"/>
          <w:shd w:val="clear" w:color="auto" w:fill="FFFFFF"/>
        </w:rPr>
        <w:t xml:space="preserve">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r w:rsidR="00C75D56">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C75D56">
        <w:rPr>
          <w:rFonts w:ascii="Times New Roman" w:hAnsi="Times New Roman" w:cs="Times New Roman"/>
          <w:color w:val="242424"/>
          <w:sz w:val="24"/>
          <w:szCs w:val="24"/>
          <w:shd w:val="clear" w:color="auto" w:fill="FFFFFF"/>
        </w:rPr>
        <w:t xml:space="preserve"> salmon</w:t>
      </w:r>
      <w:r w:rsidR="00F64F7B" w:rsidRPr="008D35DA">
        <w:rPr>
          <w:rFonts w:ascii="Times New Roman" w:hAnsi="Times New Roman" w:cs="Times New Roman"/>
          <w:color w:val="242424"/>
          <w:sz w:val="24"/>
          <w:szCs w:val="24"/>
          <w:shd w:val="clear" w:color="auto" w:fill="FFFFFF"/>
        </w:rPr>
        <w:t xml:space="preserve"> return</w:t>
      </w:r>
      <w:r w:rsidR="00C75D56">
        <w:rPr>
          <w:rFonts w:ascii="Times New Roman" w:hAnsi="Times New Roman" w:cs="Times New Roman"/>
          <w:color w:val="242424"/>
          <w:sz w:val="24"/>
          <w:szCs w:val="24"/>
          <w:shd w:val="clear" w:color="auto" w:fill="FFFFFF"/>
        </w:rPr>
        <w:t>s</w:t>
      </w:r>
      <w:r w:rsidR="004B6DE1" w:rsidRPr="004B6DE1">
        <w:rPr>
          <w:rFonts w:ascii="Times New Roman" w:hAnsi="Times New Roman" w:cs="Times New Roman"/>
          <w:color w:val="242424"/>
          <w:sz w:val="24"/>
          <w:szCs w:val="24"/>
          <w:shd w:val="clear" w:color="auto" w:fill="FFFFFF"/>
        </w:rPr>
        <w:t xml:space="preserve"> </w:t>
      </w:r>
      <w:r w:rsidR="004B6DE1" w:rsidRPr="008D35DA">
        <w:rPr>
          <w:rFonts w:ascii="Times New Roman" w:hAnsi="Times New Roman" w:cs="Times New Roman"/>
          <w:color w:val="242424"/>
          <w:sz w:val="24"/>
          <w:szCs w:val="24"/>
          <w:shd w:val="clear" w:color="auto" w:fill="FFFFFF"/>
        </w:rPr>
        <w:t>on an annual basis</w:t>
      </w:r>
      <w:r w:rsidR="00F64F7B" w:rsidRPr="008D35DA">
        <w:rPr>
          <w:rFonts w:ascii="Times New Roman" w:hAnsi="Times New Roman" w:cs="Times New Roman"/>
          <w:color w:val="242424"/>
          <w:sz w:val="24"/>
          <w:szCs w:val="24"/>
          <w:shd w:val="clear" w:color="auto" w:fill="FFFFFF"/>
        </w:rPr>
        <w:t xml:space="preserve">.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lastRenderedPageBreak/>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(Taylor 2001)</w:t>
      </w:r>
      <w:r w:rsidR="00916443">
        <w:rPr>
          <w:rFonts w:ascii="Times New Roman" w:hAnsi="Times New Roman" w:cs="Times New Roman"/>
          <w:sz w:val="24"/>
          <w:szCs w:val="24"/>
        </w:rPr>
        <w:t xml:space="preserve"> with</w:t>
      </w:r>
      <w:r w:rsidR="00015D5D" w:rsidRPr="008D35DA">
        <w:rPr>
          <w:rFonts w:ascii="Times New Roman" w:hAnsi="Times New Roman" w:cs="Times New Roman"/>
          <w:sz w:val="24"/>
          <w:szCs w:val="24"/>
        </w:rPr>
        <w:t xml:space="preserve"> </w:t>
      </w:r>
      <w:r w:rsidR="00916443">
        <w:rPr>
          <w:rFonts w:ascii="Times New Roman" w:hAnsi="Times New Roman" w:cs="Times New Roman"/>
          <w:sz w:val="24"/>
          <w:szCs w:val="24"/>
        </w:rPr>
        <w:t xml:space="preserve">good </w:t>
      </w:r>
      <w:r w:rsidR="004B6DE1" w:rsidRPr="008D35DA">
        <w:rPr>
          <w:rFonts w:ascii="Times New Roman" w:hAnsi="Times New Roman" w:cs="Times New Roman"/>
          <w:sz w:val="24"/>
          <w:szCs w:val="24"/>
        </w:rPr>
        <w:t xml:space="preserve">visualization </w:t>
      </w:r>
      <w:r w:rsidR="00015D5D" w:rsidRPr="008D35DA">
        <w:rPr>
          <w:rFonts w:ascii="Times New Roman" w:hAnsi="Times New Roman" w:cs="Times New Roman"/>
          <w:sz w:val="24"/>
          <w:szCs w:val="24"/>
        </w:rPr>
        <w:t xml:space="preserve">to </w:t>
      </w:r>
      <w:r w:rsidR="005F4F5B" w:rsidRPr="008D35DA">
        <w:rPr>
          <w:rFonts w:ascii="Times New Roman" w:hAnsi="Times New Roman" w:cs="Times New Roman"/>
          <w:sz w:val="24"/>
          <w:szCs w:val="24"/>
        </w:rPr>
        <w:t>display simultaneously three statistics of predictive power, including Pearson’s correlation coefficient</w:t>
      </w:r>
      <w:r w:rsidR="00E40E49">
        <w:rPr>
          <w:rFonts w:ascii="Times New Roman" w:hAnsi="Times New Roman" w:cs="Times New Roman"/>
          <w:sz w:val="24"/>
          <w:szCs w:val="24"/>
        </w:rPr>
        <w:t xml:space="preserve"> (denoted as correlation)</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bookmarkStart w:id="39" w:name="_Hlk143774998"/>
      <w:bookmarkStart w:id="40" w:name="_Hlk144287889"/>
      <w:r w:rsidR="00DE4111">
        <w:rPr>
          <w:rFonts w:ascii="Times New Roman" w:hAnsi="Times New Roman" w:cs="Times New Roman"/>
          <w:sz w:val="24"/>
          <w:szCs w:val="24"/>
        </w:rPr>
        <w:t xml:space="preserve">Normalization is calculated as dividing both the RMSE difference and the standard deviation of </w:t>
      </w:r>
      <w:r w:rsidR="00E15DC5">
        <w:rPr>
          <w:rFonts w:ascii="Times New Roman" w:hAnsi="Times New Roman" w:cs="Times New Roman"/>
          <w:sz w:val="24"/>
          <w:szCs w:val="24"/>
        </w:rPr>
        <w:t>model</w:t>
      </w:r>
      <w:r w:rsidR="00DE4111">
        <w:rPr>
          <w:rFonts w:ascii="Times New Roman" w:hAnsi="Times New Roman" w:cs="Times New Roman"/>
          <w:sz w:val="24"/>
          <w:szCs w:val="24"/>
        </w:rPr>
        <w:t xml:space="preserve"> prediction </w:t>
      </w:r>
      <w:r w:rsidR="00E15DC5">
        <w:rPr>
          <w:rFonts w:ascii="Times New Roman" w:hAnsi="Times New Roman" w:cs="Times New Roman"/>
          <w:sz w:val="24"/>
          <w:szCs w:val="24"/>
        </w:rPr>
        <w:t xml:space="preserve">for a set of years </w:t>
      </w:r>
      <w:r w:rsidR="00DE4111">
        <w:rPr>
          <w:rFonts w:ascii="Times New Roman" w:hAnsi="Times New Roman" w:cs="Times New Roman"/>
          <w:sz w:val="24"/>
          <w:szCs w:val="24"/>
        </w:rPr>
        <w:t>by the standard deviation of observ</w:t>
      </w:r>
      <w:r w:rsidR="00E15DC5">
        <w:rPr>
          <w:rFonts w:ascii="Times New Roman" w:hAnsi="Times New Roman" w:cs="Times New Roman"/>
          <w:sz w:val="24"/>
          <w:szCs w:val="24"/>
        </w:rPr>
        <w:t>ed abundance for the same set of years</w:t>
      </w:r>
      <w:r w:rsidR="00DE4111">
        <w:rPr>
          <w:rFonts w:ascii="Times New Roman" w:hAnsi="Times New Roman" w:cs="Times New Roman"/>
          <w:sz w:val="24"/>
          <w:szCs w:val="24"/>
        </w:rPr>
        <w:t>.</w:t>
      </w:r>
      <w:bookmarkEnd w:id="39"/>
      <w:r w:rsidR="00DE4111">
        <w:rPr>
          <w:rFonts w:ascii="Times New Roman" w:hAnsi="Times New Roman" w:cs="Times New Roman"/>
          <w:sz w:val="24"/>
          <w:szCs w:val="24"/>
        </w:rPr>
        <w:t xml:space="preserve"> </w:t>
      </w:r>
      <w:bookmarkEnd w:id="40"/>
      <w:r w:rsidR="00C75D56">
        <w:rPr>
          <w:rFonts w:ascii="Times New Roman" w:hAnsi="Times New Roman" w:cs="Times New Roman"/>
          <w:sz w:val="24"/>
          <w:szCs w:val="24"/>
        </w:rPr>
        <w:t xml:space="preserve">The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r w:rsidR="00201AC5" w:rsidRPr="008D35DA">
        <w:rPr>
          <w:rFonts w:ascii="Times New Roman" w:hAnsi="Times New Roman" w:cs="Times New Roman"/>
          <w:sz w:val="24"/>
          <w:szCs w:val="24"/>
        </w:rPr>
        <w:t>Lamine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w:t>
      </w:r>
      <w:r w:rsidR="00C75D56">
        <w:rPr>
          <w:rFonts w:ascii="Times New Roman" w:hAnsi="Times New Roman" w:cs="Times New Roman"/>
          <w:sz w:val="24"/>
          <w:szCs w:val="24"/>
        </w:rPr>
        <w:t xml:space="preserve"> a</w:t>
      </w:r>
      <w:r w:rsidR="00A947AA" w:rsidRPr="008D35DA">
        <w:rPr>
          <w:rFonts w:ascii="Times New Roman" w:hAnsi="Times New Roman" w:cs="Times New Roman"/>
          <w:sz w:val="24"/>
          <w:szCs w:val="24"/>
        </w:rPr>
        <w:t xml:space="preserve"> </w:t>
      </w:r>
      <w:proofErr w:type="gramStart"/>
      <w:r w:rsidR="00A947AA" w:rsidRPr="008D35DA">
        <w:rPr>
          <w:rFonts w:ascii="Times New Roman" w:hAnsi="Times New Roman" w:cs="Times New Roman"/>
          <w:sz w:val="24"/>
          <w:szCs w:val="24"/>
        </w:rPr>
        <w:t>measurement</w:t>
      </w:r>
      <w:r w:rsidR="00C75D56">
        <w:rPr>
          <w:rFonts w:ascii="Times New Roman" w:hAnsi="Times New Roman" w:cs="Times New Roman"/>
          <w:sz w:val="24"/>
          <w:szCs w:val="24"/>
        </w:rPr>
        <w:t>s</w:t>
      </w:r>
      <w:proofErr w:type="gramEnd"/>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 xml:space="preserve">The framework </w:t>
      </w:r>
      <w:r w:rsidR="00895932">
        <w:rPr>
          <w:rFonts w:ascii="Times New Roman" w:hAnsi="Times New Roman" w:cs="Times New Roman"/>
          <w:sz w:val="24"/>
          <w:szCs w:val="24"/>
        </w:rPr>
        <w:t>established</w:t>
      </w:r>
      <w:r w:rsidR="00A86AFC" w:rsidRPr="008D35DA">
        <w:rPr>
          <w:rFonts w:ascii="Times New Roman" w:hAnsi="Times New Roman" w:cs="Times New Roman"/>
          <w:sz w:val="24"/>
          <w:szCs w:val="24"/>
        </w:rPr>
        <w:t xml:space="preserve">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forecast</w:t>
      </w:r>
      <w:r w:rsidR="00C75D56">
        <w:rPr>
          <w:rFonts w:ascii="Times New Roman" w:hAnsi="Times New Roman" w:cs="Times New Roman"/>
          <w:sz w:val="24"/>
          <w:szCs w:val="24"/>
        </w:rPr>
        <w:t>s</w:t>
      </w:r>
      <w:r w:rsidR="00AD6830" w:rsidRPr="008D35DA">
        <w:rPr>
          <w:rFonts w:ascii="Times New Roman" w:hAnsi="Times New Roman" w:cs="Times New Roman"/>
          <w:sz w:val="24"/>
          <w:szCs w:val="24"/>
        </w:rPr>
        <w:t xml:space="preserve">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w:t>
      </w:r>
      <w:r w:rsidR="007C7031">
        <w:rPr>
          <w:rFonts w:ascii="Times New Roman" w:hAnsi="Times New Roman" w:cs="Times New Roman"/>
          <w:sz w:val="24"/>
          <w:szCs w:val="24"/>
        </w:rPr>
        <w:t>stock</w:t>
      </w:r>
      <w:r w:rsidR="00895932">
        <w:rPr>
          <w:rFonts w:ascii="Times New Roman" w:hAnsi="Times New Roman" w:cs="Times New Roman"/>
          <w:sz w:val="24"/>
          <w:szCs w:val="24"/>
        </w:rPr>
        <w:t xml:space="preserve"> </w:t>
      </w:r>
      <w:r w:rsidR="00C75D56">
        <w:rPr>
          <w:rFonts w:ascii="Times New Roman" w:hAnsi="Times New Roman" w:cs="Times New Roman"/>
          <w:sz w:val="24"/>
          <w:szCs w:val="24"/>
        </w:rPr>
        <w:t xml:space="preserve">assessment and </w:t>
      </w:r>
      <w:r w:rsidR="007C7031" w:rsidRPr="008D35DA">
        <w:rPr>
          <w:rFonts w:ascii="Times New Roman" w:hAnsi="Times New Roman" w:cs="Times New Roman"/>
          <w:sz w:val="24"/>
          <w:szCs w:val="24"/>
        </w:rPr>
        <w:t xml:space="preserve">fisheries </w:t>
      </w:r>
      <w:r w:rsidR="00AD6830" w:rsidRPr="008D35DA">
        <w:rPr>
          <w:rFonts w:ascii="Times New Roman" w:hAnsi="Times New Roman" w:cs="Times New Roman"/>
          <w:sz w:val="24"/>
          <w:szCs w:val="24"/>
        </w:rPr>
        <w:t xml:space="preserve">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06CAA058"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E40E94">
        <w:rPr>
          <w:rFonts w:ascii="Times New Roman" w:hAnsi="Times New Roman" w:cs="Times New Roman"/>
          <w:b/>
          <w:bCs/>
          <w:sz w:val="24"/>
          <w:szCs w:val="24"/>
        </w:rPr>
        <w:t>s</w:t>
      </w:r>
      <w:r w:rsidR="0078086B">
        <w:rPr>
          <w:rFonts w:ascii="Times New Roman" w:hAnsi="Times New Roman" w:cs="Times New Roman"/>
          <w:b/>
          <w:bCs/>
          <w:sz w:val="24"/>
          <w:szCs w:val="24"/>
        </w:rPr>
        <w:t>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4EDAA286" w14:textId="600DD3CF" w:rsidR="004F549B" w:rsidRDefault="009E7A29" w:rsidP="009D674C">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 xml:space="preserve">within the Fraser </w:t>
      </w:r>
      <w:r w:rsidR="00B827E1">
        <w:rPr>
          <w:rFonts w:ascii="Times New Roman" w:hAnsi="Times New Roman" w:cs="Times New Roman"/>
          <w:sz w:val="24"/>
          <w:szCs w:val="24"/>
        </w:rPr>
        <w:t xml:space="preserve">River </w:t>
      </w:r>
      <w:r w:rsidR="00F51F13" w:rsidRPr="008D35DA">
        <w:rPr>
          <w:rFonts w:ascii="Times New Roman" w:hAnsi="Times New Roman" w:cs="Times New Roman"/>
          <w:sz w:val="24"/>
          <w:szCs w:val="24"/>
        </w:rPr>
        <w:t>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w:t>
      </w:r>
      <w:r w:rsidR="009D674C">
        <w:rPr>
          <w:rFonts w:ascii="Times New Roman" w:hAnsi="Times New Roman" w:cs="Times New Roman"/>
          <w:sz w:val="24"/>
          <w:szCs w:val="24"/>
        </w:rPr>
        <w:t xml:space="preserve">and maintained </w:t>
      </w:r>
      <w:r w:rsidR="00884305" w:rsidRPr="008D35DA">
        <w:rPr>
          <w:rFonts w:ascii="Times New Roman" w:hAnsi="Times New Roman" w:cs="Times New Roman"/>
          <w:sz w:val="24"/>
          <w:szCs w:val="24"/>
        </w:rPr>
        <w:t xml:space="preserve">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9D674C">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9D674C">
        <w:rPr>
          <w:rFonts w:ascii="Times New Roman" w:hAnsi="Times New Roman" w:cs="Times New Roman"/>
          <w:sz w:val="24"/>
          <w:szCs w:val="24"/>
        </w:rPr>
        <w:t>T</w:t>
      </w:r>
      <w:r w:rsidR="00884305" w:rsidRPr="008D35DA">
        <w:rPr>
          <w:rFonts w:ascii="Times New Roman" w:hAnsi="Times New Roman" w:cs="Times New Roman"/>
          <w:sz w:val="24"/>
          <w:szCs w:val="24"/>
        </w:rPr>
        <w: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E72F7D">
        <w:rPr>
          <w:rFonts w:ascii="Times New Roman" w:hAnsi="Times New Roman" w:cs="Times New Roman"/>
          <w:sz w:val="24"/>
          <w:szCs w:val="24"/>
        </w:rPr>
        <w:t>since 195</w:t>
      </w:r>
      <w:r w:rsidR="009D674C">
        <w:rPr>
          <w:rFonts w:ascii="Times New Roman" w:hAnsi="Times New Roman" w:cs="Times New Roman"/>
          <w:sz w:val="24"/>
          <w:szCs w:val="24"/>
        </w:rPr>
        <w:t xml:space="preserve">2. </w:t>
      </w:r>
      <w:r w:rsidR="00DD17FD">
        <w:rPr>
          <w:rFonts w:ascii="Times New Roman" w:hAnsi="Times New Roman" w:cs="Times New Roman"/>
          <w:sz w:val="24"/>
          <w:szCs w:val="24"/>
        </w:rPr>
        <w:t xml:space="preserve">Similar to Grant et al. 2010, in </w:t>
      </w:r>
      <w:r w:rsidR="009D674C">
        <w:rPr>
          <w:rFonts w:ascii="Times New Roman" w:hAnsi="Times New Roman" w:cs="Times New Roman"/>
          <w:sz w:val="24"/>
          <w:szCs w:val="24"/>
        </w:rPr>
        <w:t xml:space="preserve">this study, we treated the recruitment data as observation to represent the true abundance of </w:t>
      </w:r>
      <w:r w:rsidR="00462EEA">
        <w:rPr>
          <w:rFonts w:ascii="Times New Roman" w:hAnsi="Times New Roman" w:cs="Times New Roman"/>
          <w:sz w:val="24"/>
          <w:szCs w:val="24"/>
        </w:rPr>
        <w:t xml:space="preserve">sockeye </w:t>
      </w:r>
      <w:r w:rsidR="009D674C">
        <w:rPr>
          <w:rFonts w:ascii="Times New Roman" w:hAnsi="Times New Roman" w:cs="Times New Roman"/>
          <w:sz w:val="24"/>
          <w:szCs w:val="24"/>
        </w:rPr>
        <w:t>returns to the Fraser River</w:t>
      </w:r>
      <w:r w:rsidR="00160529">
        <w:rPr>
          <w:rFonts w:ascii="Times New Roman" w:hAnsi="Times New Roman" w:cs="Times New Roman"/>
          <w:sz w:val="24"/>
          <w:szCs w:val="24"/>
        </w:rPr>
        <w:t xml:space="preserve"> mouth</w:t>
      </w:r>
      <w:r w:rsidR="009D674C">
        <w:rPr>
          <w:rFonts w:ascii="Times New Roman" w:hAnsi="Times New Roman" w:cs="Times New Roman"/>
          <w:sz w:val="24"/>
          <w:szCs w:val="24"/>
        </w:rPr>
        <w:t>.</w:t>
      </w:r>
      <w:r w:rsidR="00E72F7D">
        <w:rPr>
          <w:rFonts w:ascii="Times New Roman" w:hAnsi="Times New Roman" w:cs="Times New Roman"/>
          <w:sz w:val="24"/>
          <w:szCs w:val="24"/>
        </w:rPr>
        <w:t xml:space="preserve"> </w:t>
      </w:r>
      <w:r w:rsidR="009D674C">
        <w:rPr>
          <w:rFonts w:ascii="Times New Roman" w:hAnsi="Times New Roman" w:cs="Times New Roman"/>
          <w:sz w:val="24"/>
          <w:szCs w:val="24"/>
        </w:rPr>
        <w:t>The</w:t>
      </w:r>
      <w:r w:rsidR="001F065B" w:rsidRPr="008D35DA">
        <w:rPr>
          <w:rFonts w:ascii="Times New Roman" w:hAnsi="Times New Roman" w:cs="Times New Roman"/>
          <w:sz w:val="24"/>
          <w:szCs w:val="24"/>
        </w:rPr>
        <w:t xml:space="preserve">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9D674C">
        <w:rPr>
          <w:rFonts w:ascii="Times New Roman" w:hAnsi="Times New Roman" w:cs="Times New Roman"/>
          <w:sz w:val="24"/>
          <w:szCs w:val="24"/>
        </w:rPr>
        <w:t xml:space="preserve">are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w:t>
      </w:r>
      <w:r w:rsidR="00B827E1">
        <w:rPr>
          <w:rFonts w:ascii="Times New Roman" w:hAnsi="Times New Roman" w:cs="Times New Roman"/>
          <w:sz w:val="24"/>
          <w:szCs w:val="24"/>
        </w:rPr>
        <w:t xml:space="preserve">migration and their entry </w:t>
      </w:r>
      <w:r w:rsidR="00B827E1">
        <w:rPr>
          <w:rFonts w:ascii="Times New Roman" w:hAnsi="Times New Roman" w:cs="Times New Roman"/>
          <w:sz w:val="24"/>
          <w:szCs w:val="24"/>
        </w:rPr>
        <w:lastRenderedPageBreak/>
        <w:t>into the Fraser River</w:t>
      </w:r>
      <w:r w:rsidR="00884305"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the stocks </w:t>
      </w:r>
      <w:r w:rsidR="00B827E1">
        <w:rPr>
          <w:rFonts w:ascii="Times New Roman" w:hAnsi="Times New Roman" w:cs="Times New Roman"/>
          <w:sz w:val="24"/>
          <w:szCs w:val="24"/>
        </w:rPr>
        <w:t>are</w:t>
      </w:r>
      <w:r w:rsidR="00B827E1"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895932">
        <w:rPr>
          <w:rFonts w:ascii="Times New Roman" w:hAnsi="Times New Roman" w:cs="Times New Roman"/>
          <w:sz w:val="24"/>
          <w:szCs w:val="24"/>
        </w:rPr>
        <w:t>s</w:t>
      </w:r>
      <w:r w:rsidR="0078086B">
        <w:rPr>
          <w:rFonts w:ascii="Times New Roman" w:hAnsi="Times New Roman" w:cs="Times New Roman"/>
          <w:sz w:val="24"/>
          <w:szCs w:val="24"/>
        </w:rPr>
        <w:t>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 xml:space="preserve">typically spend two years in a nursery lake before migrating seaward and return to their natal rivers at age 4 or 5. </w:t>
      </w:r>
    </w:p>
    <w:p w14:paraId="446D3429" w14:textId="0A209F23" w:rsidR="004F549B" w:rsidRDefault="006F72D0" w:rsidP="00A47DC0">
      <w:pPr>
        <w:spacing w:line="480" w:lineRule="auto"/>
        <w:ind w:firstLine="360"/>
        <w:rPr>
          <w:rFonts w:ascii="Times New Roman" w:hAnsi="Times New Roman" w:cs="Times New Roman"/>
          <w:sz w:val="24"/>
          <w:szCs w:val="24"/>
        </w:rPr>
      </w:pPr>
      <w:r>
        <w:rPr>
          <w:rFonts w:ascii="Times New Roman" w:hAnsi="Times New Roman" w:cs="Times New Roman"/>
          <w:sz w:val="24"/>
          <w:szCs w:val="24"/>
        </w:rPr>
        <w:t>F</w:t>
      </w:r>
      <w:r w:rsidRPr="008D35DA">
        <w:rPr>
          <w:rFonts w:ascii="Times New Roman" w:hAnsi="Times New Roman" w:cs="Times New Roman"/>
          <w:sz w:val="24"/>
          <w:szCs w:val="24"/>
        </w:rPr>
        <w:t>or all stocks</w:t>
      </w:r>
      <w:r>
        <w:rPr>
          <w:rFonts w:ascii="Times New Roman" w:hAnsi="Times New Roman" w:cs="Times New Roman"/>
          <w:sz w:val="24"/>
          <w:szCs w:val="24"/>
        </w:rPr>
        <w:t>,</w:t>
      </w:r>
      <w:r w:rsidRPr="008D35DA">
        <w:rPr>
          <w:rFonts w:ascii="Times New Roman" w:hAnsi="Times New Roman" w:cs="Times New Roman"/>
          <w:sz w:val="24"/>
          <w:szCs w:val="24"/>
        </w:rPr>
        <w:t xml:space="preserve"> </w:t>
      </w:r>
      <w:r>
        <w:rPr>
          <w:rFonts w:ascii="Times New Roman" w:hAnsi="Times New Roman" w:cs="Times New Roman"/>
          <w:sz w:val="24"/>
          <w:szCs w:val="24"/>
        </w:rPr>
        <w:t>w</w:t>
      </w:r>
      <w:r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pawner</w:t>
      </w:r>
      <w:r w:rsidR="00B827E1">
        <w:rPr>
          <w:rFonts w:ascii="Times New Roman" w:hAnsi="Times New Roman" w:cs="Times New Roman"/>
          <w:sz w:val="24"/>
          <w:szCs w:val="24"/>
        </w:rPr>
        <w:t>s</w:t>
      </w:r>
      <w:r w:rsidR="001057FD"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from </w:t>
      </w:r>
      <w:r w:rsidR="00B827E1">
        <w:rPr>
          <w:rFonts w:ascii="Times New Roman" w:hAnsi="Times New Roman" w:cs="Times New Roman"/>
          <w:sz w:val="24"/>
          <w:szCs w:val="24"/>
        </w:rPr>
        <w:t xml:space="preserve">the </w:t>
      </w:r>
      <w:r w:rsidRPr="008D35DA">
        <w:rPr>
          <w:rFonts w:ascii="Times New Roman" w:hAnsi="Times New Roman" w:cs="Times New Roman"/>
          <w:sz w:val="24"/>
          <w:szCs w:val="24"/>
        </w:rPr>
        <w:t xml:space="preserve">1948 </w:t>
      </w:r>
      <w:r w:rsidR="00B827E1">
        <w:rPr>
          <w:rFonts w:ascii="Times New Roman" w:hAnsi="Times New Roman" w:cs="Times New Roman"/>
          <w:sz w:val="24"/>
          <w:szCs w:val="24"/>
        </w:rPr>
        <w:t xml:space="preserve">to </w:t>
      </w:r>
      <w:r w:rsidRPr="008D35DA">
        <w:rPr>
          <w:rFonts w:ascii="Times New Roman" w:hAnsi="Times New Roman" w:cs="Times New Roman"/>
          <w:sz w:val="24"/>
          <w:szCs w:val="24"/>
        </w:rPr>
        <w:t>2018 brood year</w:t>
      </w:r>
      <w:r w:rsidR="00B827E1">
        <w:rPr>
          <w:rFonts w:ascii="Times New Roman" w:hAnsi="Times New Roman" w:cs="Times New Roman"/>
          <w:sz w:val="24"/>
          <w:szCs w:val="24"/>
        </w:rPr>
        <w:t>s</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as an indicator </w:t>
      </w:r>
      <w:r>
        <w:rPr>
          <w:rFonts w:ascii="Times New Roman" w:hAnsi="Times New Roman" w:cs="Times New Roman"/>
          <w:sz w:val="24"/>
          <w:szCs w:val="24"/>
        </w:rPr>
        <w:t>of</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r w:rsidR="00B827E1">
        <w:rPr>
          <w:rFonts w:ascii="Times New Roman" w:hAnsi="Times New Roman" w:cs="Times New Roman"/>
          <w:sz w:val="24"/>
          <w:szCs w:val="24"/>
        </w:rPr>
        <w:t>s</w:t>
      </w:r>
      <w:r w:rsidR="00561658"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bookmarkStart w:id="41" w:name="_Hlk143784932"/>
      <w:r w:rsidR="00A47DC0" w:rsidRPr="00A47DC0">
        <w:rPr>
          <w:rFonts w:ascii="Times New Roman" w:hAnsi="Times New Roman" w:cs="Times New Roman"/>
          <w:sz w:val="24"/>
          <w:szCs w:val="24"/>
        </w:rPr>
        <w:t>Effective female spawners</w:t>
      </w:r>
      <w:r w:rsidR="00A47DC0">
        <w:rPr>
          <w:rFonts w:ascii="Times New Roman" w:hAnsi="Times New Roman" w:cs="Times New Roman"/>
          <w:sz w:val="24"/>
          <w:szCs w:val="24"/>
        </w:rPr>
        <w:t xml:space="preserve"> (EFS)</w:t>
      </w:r>
      <w:r w:rsidR="00A47DC0" w:rsidRPr="00A47DC0">
        <w:rPr>
          <w:rFonts w:ascii="Times New Roman" w:hAnsi="Times New Roman" w:cs="Times New Roman"/>
          <w:sz w:val="24"/>
          <w:szCs w:val="24"/>
        </w:rPr>
        <w:t xml:space="preserve"> were defined as </w:t>
      </w:r>
      <w:r w:rsidR="00895932">
        <w:rPr>
          <w:rFonts w:ascii="Times New Roman" w:hAnsi="Times New Roman" w:cs="Times New Roman"/>
          <w:sz w:val="24"/>
          <w:szCs w:val="24"/>
        </w:rPr>
        <w:t>“</w:t>
      </w:r>
      <w:r w:rsidR="00A47DC0" w:rsidRPr="00A47DC0">
        <w:rPr>
          <w:rFonts w:ascii="Times New Roman" w:hAnsi="Times New Roman" w:cs="Times New Roman"/>
          <w:sz w:val="24"/>
          <w:szCs w:val="24"/>
        </w:rPr>
        <w:t>the</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product of the total female spawners multiplied by female spawner success, where female spawner</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success was calculated as the proportion of eggs (0%, 50%, or 100%) successfully spawned, based on</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spawning ground carcass surveys</w:t>
      </w:r>
      <w:r w:rsidR="00895932">
        <w:rPr>
          <w:rFonts w:ascii="Times New Roman" w:hAnsi="Times New Roman" w:cs="Times New Roman"/>
          <w:sz w:val="24"/>
          <w:szCs w:val="24"/>
        </w:rPr>
        <w:t>”</w:t>
      </w:r>
      <w:r w:rsidR="00A47DC0" w:rsidRPr="00A47DC0">
        <w:rPr>
          <w:rFonts w:ascii="Times New Roman" w:hAnsi="Times New Roman" w:cs="Times New Roman"/>
          <w:sz w:val="24"/>
          <w:szCs w:val="24"/>
        </w:rPr>
        <w:t xml:space="preserve"> (Grant et al. 2011</w:t>
      </w:r>
      <w:r w:rsidR="00A47DC0">
        <w:rPr>
          <w:rFonts w:ascii="Times New Roman" w:hAnsi="Times New Roman" w:cs="Times New Roman"/>
          <w:sz w:val="24"/>
          <w:szCs w:val="24"/>
        </w:rPr>
        <w:t>; Ogden, et al. 2015</w:t>
      </w:r>
      <w:r w:rsidR="00A47DC0" w:rsidRPr="00A47DC0">
        <w:rPr>
          <w:rFonts w:ascii="Times New Roman" w:hAnsi="Times New Roman" w:cs="Times New Roman"/>
          <w:sz w:val="24"/>
          <w:szCs w:val="24"/>
        </w:rPr>
        <w:t>)</w:t>
      </w:r>
      <w:r w:rsidR="00A47DC0">
        <w:rPr>
          <w:rFonts w:ascii="Times New Roman" w:hAnsi="Times New Roman" w:cs="Times New Roman"/>
          <w:sz w:val="24"/>
          <w:szCs w:val="24"/>
        </w:rPr>
        <w:t>.</w:t>
      </w:r>
      <w:bookmarkEnd w:id="41"/>
      <w:r w:rsidR="00A47DC0" w:rsidRPr="00A47DC0">
        <w:rPr>
          <w:rFonts w:ascii="Times New Roman" w:hAnsi="Times New Roman" w:cs="Times New Roman"/>
          <w:sz w:val="24"/>
          <w:szCs w:val="24"/>
        </w:rPr>
        <w:t xml:space="preserve"> </w:t>
      </w:r>
      <w:ins w:id="42" w:author="Yi Xu" w:date="2023-12-18T20:28:00Z">
        <w:r w:rsidR="008D4B2C" w:rsidRPr="009B0759">
          <w:rPr>
            <w:rFonts w:ascii="Times New Roman" w:hAnsi="Times New Roman" w:cs="Times New Roman"/>
            <w:sz w:val="24"/>
            <w:szCs w:val="24"/>
          </w:rPr>
          <w:t xml:space="preserve">Although 50% in spawning success is arbitrary and covers a wide range of partially spawned females, this category is reasonable </w:t>
        </w:r>
        <w:r w:rsidR="008F2416">
          <w:rPr>
            <w:rFonts w:ascii="Times New Roman" w:hAnsi="Times New Roman" w:cs="Times New Roman"/>
            <w:sz w:val="24"/>
            <w:szCs w:val="24"/>
          </w:rPr>
          <w:t>for</w:t>
        </w:r>
        <w:r w:rsidR="008D4B2C" w:rsidRPr="009B0759">
          <w:rPr>
            <w:rFonts w:ascii="Times New Roman" w:hAnsi="Times New Roman" w:cs="Times New Roman"/>
            <w:sz w:val="24"/>
            <w:szCs w:val="24"/>
          </w:rPr>
          <w:t xml:space="preserve"> estimat</w:t>
        </w:r>
        <w:r w:rsidR="008F2416">
          <w:rPr>
            <w:rFonts w:ascii="Times New Roman" w:hAnsi="Times New Roman" w:cs="Times New Roman"/>
            <w:sz w:val="24"/>
            <w:szCs w:val="24"/>
          </w:rPr>
          <w:t>ing</w:t>
        </w:r>
        <w:r w:rsidR="008D4B2C" w:rsidRPr="009B0759">
          <w:rPr>
            <w:rFonts w:ascii="Times New Roman" w:hAnsi="Times New Roman" w:cs="Times New Roman"/>
            <w:sz w:val="24"/>
            <w:szCs w:val="24"/>
          </w:rPr>
          <w:t xml:space="preserve"> effective female spawners, as long as the partially spawned females are normally distributed and the samples are representative </w:t>
        </w:r>
        <w:r w:rsidR="008F2416">
          <w:rPr>
            <w:rFonts w:ascii="Times New Roman" w:hAnsi="Times New Roman" w:cs="Times New Roman"/>
            <w:sz w:val="24"/>
            <w:szCs w:val="24"/>
          </w:rPr>
          <w:t>of</w:t>
        </w:r>
        <w:r w:rsidR="008D4B2C" w:rsidRPr="009B0759">
          <w:rPr>
            <w:rFonts w:ascii="Times New Roman" w:hAnsi="Times New Roman" w:cs="Times New Roman"/>
            <w:sz w:val="24"/>
            <w:szCs w:val="24"/>
          </w:rPr>
          <w:t xml:space="preserve"> </w:t>
        </w:r>
        <w:r w:rsidR="00C24194">
          <w:rPr>
            <w:rFonts w:ascii="Times New Roman" w:hAnsi="Times New Roman" w:cs="Times New Roman"/>
            <w:sz w:val="24"/>
            <w:szCs w:val="24"/>
          </w:rPr>
          <w:t>all</w:t>
        </w:r>
        <w:r w:rsidR="008D4B2C" w:rsidRPr="009B0759">
          <w:rPr>
            <w:rFonts w:ascii="Times New Roman" w:hAnsi="Times New Roman" w:cs="Times New Roman"/>
            <w:sz w:val="24"/>
            <w:szCs w:val="24"/>
          </w:rPr>
          <w:t xml:space="preserve"> partially spawned females (i.e., 50% spawned fish represents half of fully spawned fish and half un-spawned fish, Lingard et al., 2013; Stuart LePage, per. Comm.). For example, if 7000 females are observed </w:t>
        </w:r>
        <w:r w:rsidR="00CE4846">
          <w:rPr>
            <w:rFonts w:ascii="Times New Roman" w:hAnsi="Times New Roman" w:cs="Times New Roman"/>
            <w:sz w:val="24"/>
            <w:szCs w:val="24"/>
          </w:rPr>
          <w:t xml:space="preserve">to be </w:t>
        </w:r>
        <w:r w:rsidR="008D4B2C" w:rsidRPr="009B0759">
          <w:rPr>
            <w:rFonts w:ascii="Times New Roman" w:hAnsi="Times New Roman" w:cs="Times New Roman"/>
            <w:sz w:val="24"/>
            <w:szCs w:val="24"/>
          </w:rPr>
          <w:t xml:space="preserve">fully spawned, 1000 females are 50% spawned and 2000 are </w:t>
        </w:r>
        <w:r w:rsidR="00CE4846">
          <w:rPr>
            <w:rFonts w:ascii="Times New Roman" w:hAnsi="Times New Roman" w:cs="Times New Roman"/>
            <w:sz w:val="24"/>
            <w:szCs w:val="24"/>
          </w:rPr>
          <w:t>dead</w:t>
        </w:r>
        <w:r w:rsidR="008D4B2C" w:rsidRPr="009B0759">
          <w:rPr>
            <w:rFonts w:ascii="Times New Roman" w:hAnsi="Times New Roman" w:cs="Times New Roman"/>
            <w:sz w:val="24"/>
            <w:szCs w:val="24"/>
          </w:rPr>
          <w:t xml:space="preserve"> un-spawned, the effective female spawners are 7500 (</w:t>
        </w:r>
      </w:ins>
      <m:oMath>
        <m:r>
          <w:ins w:id="43" w:author="Yi Xu" w:date="2023-12-18T20:28:00Z">
            <m:rPr>
              <m:sty m:val="p"/>
            </m:rPr>
            <w:rPr>
              <w:rFonts w:ascii="Cambria Math" w:hAnsi="Cambria Math" w:cs="Times New Roman"/>
              <w:sz w:val="24"/>
              <w:szCs w:val="24"/>
            </w:rPr>
            <m:t>7000+1000×50%</m:t>
          </w:ins>
        </m:r>
      </m:oMath>
      <w:ins w:id="44" w:author="Yi Xu" w:date="2023-12-18T20:28:00Z">
        <w:r w:rsidR="008D4B2C" w:rsidRPr="009B0759">
          <w:rPr>
            <w:rFonts w:ascii="Times New Roman" w:hAnsi="Times New Roman" w:cs="Times New Roman"/>
            <w:sz w:val="24"/>
            <w:szCs w:val="24"/>
          </w:rPr>
          <w:t xml:space="preserve">), the spawn </w:t>
        </w:r>
        <w:r w:rsidR="00C24194" w:rsidRPr="0034254D">
          <w:rPr>
            <w:rFonts w:ascii="Times New Roman" w:hAnsi="Times New Roman" w:cs="Times New Roman"/>
            <w:sz w:val="24"/>
            <w:szCs w:val="24"/>
          </w:rPr>
          <w:t>percent</w:t>
        </w:r>
        <w:r w:rsidR="00C24194">
          <w:rPr>
            <w:rFonts w:ascii="Times New Roman" w:hAnsi="Times New Roman" w:cs="Times New Roman"/>
            <w:sz w:val="24"/>
            <w:szCs w:val="24"/>
          </w:rPr>
          <w:t>age</w:t>
        </w:r>
        <w:r w:rsidR="00C24194" w:rsidRPr="0034254D">
          <w:rPr>
            <w:rFonts w:ascii="Times New Roman" w:hAnsi="Times New Roman" w:cs="Times New Roman"/>
            <w:sz w:val="24"/>
            <w:szCs w:val="24"/>
          </w:rPr>
          <w:t xml:space="preserve"> </w:t>
        </w:r>
        <w:r w:rsidR="008D4B2C" w:rsidRPr="009B0759">
          <w:rPr>
            <w:rFonts w:ascii="Times New Roman" w:hAnsi="Times New Roman" w:cs="Times New Roman"/>
            <w:sz w:val="24"/>
            <w:szCs w:val="24"/>
          </w:rPr>
          <w:t>is 75% (</w:t>
        </w:r>
      </w:ins>
      <m:oMath>
        <m:f>
          <m:fPr>
            <m:ctrlPr>
              <w:ins w:id="45" w:author="Yi Xu" w:date="2023-12-18T20:28:00Z">
                <w:rPr>
                  <w:rFonts w:ascii="Cambria Math" w:hAnsi="Cambria Math" w:cs="Times New Roman"/>
                  <w:sz w:val="24"/>
                  <w:szCs w:val="24"/>
                </w:rPr>
              </w:ins>
            </m:ctrlPr>
          </m:fPr>
          <m:num>
            <m:r>
              <w:ins w:id="46" w:author="Yi Xu" w:date="2023-12-18T20:28:00Z">
                <m:rPr>
                  <m:sty m:val="p"/>
                </m:rPr>
                <w:rPr>
                  <w:rFonts w:ascii="Cambria Math" w:hAnsi="Cambria Math" w:cs="Times New Roman"/>
                  <w:sz w:val="24"/>
                  <w:szCs w:val="24"/>
                </w:rPr>
                <m:t>7500</m:t>
              </w:ins>
            </m:r>
          </m:num>
          <m:den>
            <m:r>
              <w:ins w:id="47" w:author="Yi Xu" w:date="2023-12-18T20:28:00Z">
                <m:rPr>
                  <m:sty m:val="p"/>
                </m:rPr>
                <w:rPr>
                  <w:rFonts w:ascii="Cambria Math" w:hAnsi="Cambria Math" w:cs="Times New Roman"/>
                  <w:sz w:val="24"/>
                  <w:szCs w:val="24"/>
                </w:rPr>
                <m:t>7000+1000+2000</m:t>
              </w:ins>
            </m:r>
          </m:den>
        </m:f>
        <m:r>
          <w:ins w:id="48" w:author="Yi Xu" w:date="2023-12-18T20:28:00Z">
            <m:rPr>
              <m:sty m:val="p"/>
            </m:rPr>
            <w:rPr>
              <w:rFonts w:ascii="Cambria Math" w:hAnsi="Cambria Math" w:cs="Times New Roman"/>
              <w:sz w:val="24"/>
              <w:szCs w:val="24"/>
            </w:rPr>
            <m:t>)</m:t>
          </w:ins>
        </m:r>
      </m:oMath>
      <w:ins w:id="49" w:author="Yi Xu" w:date="2023-12-18T20:28:00Z">
        <w:r w:rsidR="008D4B2C" w:rsidRPr="009B0759">
          <w:rPr>
            <w:rFonts w:ascii="Times New Roman" w:hAnsi="Times New Roman" w:cs="Times New Roman"/>
            <w:sz w:val="24"/>
            <w:szCs w:val="24"/>
          </w:rPr>
          <w:t>, and the pre-spawn mortality is 25% (</w:t>
        </w:r>
      </w:ins>
      <m:oMath>
        <m:r>
          <w:ins w:id="50" w:author="Yi Xu" w:date="2023-12-18T20:28:00Z">
            <m:rPr>
              <m:sty m:val="p"/>
            </m:rPr>
            <w:rPr>
              <w:rFonts w:ascii="Cambria Math" w:hAnsi="Cambria Math" w:cs="Times New Roman"/>
              <w:sz w:val="24"/>
              <w:szCs w:val="24"/>
            </w:rPr>
            <m:t>1-75%</m:t>
          </w:ins>
        </m:r>
      </m:oMath>
      <w:ins w:id="51" w:author="Yi Xu" w:date="2023-12-18T20:28:00Z">
        <w:r w:rsidR="008D4B2C" w:rsidRPr="009B0759">
          <w:rPr>
            <w:rFonts w:ascii="Times New Roman" w:hAnsi="Times New Roman" w:cs="Times New Roman"/>
            <w:sz w:val="24"/>
            <w:szCs w:val="24"/>
          </w:rPr>
          <w:t>)</w:t>
        </w:r>
        <w:r w:rsidR="00D04FE6">
          <w:rPr>
            <w:rFonts w:ascii="Times New Roman" w:hAnsi="Times New Roman" w:cs="Times New Roman"/>
            <w:sz w:val="24"/>
            <w:szCs w:val="24"/>
          </w:rPr>
          <w:t>.</w:t>
        </w:r>
        <w:r w:rsidR="00D226F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4A74AA">
        <w:rPr>
          <w:rFonts w:ascii="Times New Roman" w:hAnsi="Times New Roman" w:cs="Times New Roman"/>
          <w:sz w:val="24"/>
          <w:szCs w:val="24"/>
        </w:rPr>
        <w:t>primary brood year returning in</w:t>
      </w:r>
      <w:r w:rsidR="000728E3" w:rsidRPr="008D35DA">
        <w:rPr>
          <w:rFonts w:ascii="Times New Roman" w:hAnsi="Times New Roman" w:cs="Times New Roman"/>
          <w:sz w:val="24"/>
          <w:szCs w:val="24"/>
        </w:rPr>
        <w:t xml:space="preserve">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4A74AA">
        <w:rPr>
          <w:rFonts w:ascii="Times New Roman" w:hAnsi="Times New Roman" w:cs="Times New Roman"/>
          <w:sz w:val="24"/>
          <w:szCs w:val="24"/>
        </w:rPr>
        <w:t xml:space="preserve">Lake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juvenile abundance</w:t>
      </w:r>
      <w:r w:rsidR="004A74AA">
        <w:rPr>
          <w:rFonts w:ascii="Times New Roman" w:hAnsi="Times New Roman" w:cs="Times New Roman"/>
          <w:sz w:val="24"/>
          <w:szCs w:val="24"/>
        </w:rPr>
        <w:t xml:space="preserve"> estimated during outmigration at a counting fence</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instead of spawner </w:t>
      </w:r>
      <w:r w:rsidR="004A74AA">
        <w:rPr>
          <w:rFonts w:ascii="Times New Roman" w:hAnsi="Times New Roman" w:cs="Times New Roman"/>
          <w:sz w:val="24"/>
          <w:szCs w:val="24"/>
        </w:rPr>
        <w:t xml:space="preserve">abundance </w:t>
      </w:r>
      <w:r w:rsidR="00884305" w:rsidRPr="008D35DA">
        <w:rPr>
          <w:rFonts w:ascii="Times New Roman" w:hAnsi="Times New Roman" w:cs="Times New Roman"/>
          <w:sz w:val="24"/>
          <w:szCs w:val="24"/>
        </w:rPr>
        <w:t xml:space="preserve">was used </w:t>
      </w:r>
      <w:r w:rsidR="004A74AA">
        <w:rPr>
          <w:rFonts w:ascii="Times New Roman" w:hAnsi="Times New Roman" w:cs="Times New Roman"/>
          <w:sz w:val="24"/>
          <w:szCs w:val="24"/>
        </w:rPr>
        <w:t>to</w:t>
      </w:r>
      <w:r w:rsidR="004A74A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build the stock-recruit</w:t>
      </w:r>
      <w:r>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w:t>
      </w:r>
      <w:r w:rsidR="004A74AA">
        <w:rPr>
          <w:rFonts w:ascii="Times New Roman" w:hAnsi="Times New Roman" w:cs="Times New Roman"/>
          <w:sz w:val="24"/>
          <w:szCs w:val="24"/>
        </w:rPr>
        <w:t xml:space="preserve">the quality of the adult </w:t>
      </w:r>
      <w:r w:rsidR="00884305" w:rsidRPr="008D35DA">
        <w:rPr>
          <w:rFonts w:ascii="Times New Roman" w:hAnsi="Times New Roman" w:cs="Times New Roman"/>
          <w:sz w:val="24"/>
          <w:szCs w:val="24"/>
        </w:rPr>
        <w:t xml:space="preserve">escapement data </w:t>
      </w:r>
      <w:r w:rsidR="004A74AA">
        <w:rPr>
          <w:rFonts w:ascii="Times New Roman" w:hAnsi="Times New Roman" w:cs="Times New Roman"/>
          <w:sz w:val="24"/>
          <w:szCs w:val="24"/>
        </w:rPr>
        <w:t xml:space="preserve">is </w:t>
      </w:r>
      <w:r w:rsidR="00A7610E">
        <w:rPr>
          <w:rFonts w:ascii="Times New Roman" w:hAnsi="Times New Roman" w:cs="Times New Roman"/>
          <w:sz w:val="24"/>
          <w:szCs w:val="24"/>
        </w:rPr>
        <w:t>variable</w:t>
      </w:r>
      <w:r w:rsidR="005259B3">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4A74AA">
        <w:rPr>
          <w:rFonts w:ascii="Times New Roman" w:hAnsi="Times New Roman" w:cs="Times New Roman"/>
          <w:sz w:val="24"/>
          <w:szCs w:val="24"/>
        </w:rPr>
        <w:t xml:space="preserve">they are </w:t>
      </w:r>
      <w:r w:rsidR="00884305" w:rsidRPr="008D35DA">
        <w:rPr>
          <w:rFonts w:ascii="Times New Roman" w:hAnsi="Times New Roman" w:cs="Times New Roman"/>
          <w:sz w:val="24"/>
          <w:szCs w:val="24"/>
        </w:rPr>
        <w:t xml:space="preserve">heavily affected by </w:t>
      </w:r>
      <w:r w:rsidR="00A7610E">
        <w:rPr>
          <w:rFonts w:ascii="Times New Roman" w:hAnsi="Times New Roman" w:cs="Times New Roman"/>
          <w:sz w:val="24"/>
          <w:szCs w:val="24"/>
        </w:rPr>
        <w:t>enhancement activities</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p>
    <w:p w14:paraId="5840809F" w14:textId="11F21194" w:rsidR="00884305" w:rsidRPr="008D35DA" w:rsidRDefault="00FC6CEC" w:rsidP="008D35DA">
      <w:pPr>
        <w:spacing w:line="480" w:lineRule="auto"/>
        <w:ind w:firstLine="360"/>
        <w:rPr>
          <w:rFonts w:ascii="Times New Roman" w:hAnsi="Times New Roman" w:cs="Times New Roman"/>
          <w:sz w:val="24"/>
          <w:szCs w:val="24"/>
        </w:rPr>
      </w:pPr>
      <w:bookmarkStart w:id="52" w:name="_Hlk146912347"/>
      <w:r>
        <w:rPr>
          <w:rFonts w:ascii="Times New Roman" w:hAnsi="Times New Roman" w:cs="Times New Roman"/>
          <w:sz w:val="24"/>
          <w:szCs w:val="24"/>
        </w:rPr>
        <w:lastRenderedPageBreak/>
        <w:t>Similar to Grant et al. 2010, w</w:t>
      </w:r>
      <w:r w:rsidR="000728E3" w:rsidRPr="008D35DA">
        <w:rPr>
          <w:rFonts w:ascii="Times New Roman" w:hAnsi="Times New Roman" w:cs="Times New Roman"/>
          <w:sz w:val="24"/>
          <w:szCs w:val="24"/>
        </w:rPr>
        <w:t>e</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assumed age </w:t>
      </w:r>
      <w:r w:rsidR="00884305" w:rsidRPr="008D35DA">
        <w:rPr>
          <w:rFonts w:ascii="Times New Roman" w:hAnsi="Times New Roman" w:cs="Times New Roman"/>
          <w:sz w:val="24"/>
          <w:szCs w:val="24"/>
        </w:rPr>
        <w:t xml:space="preserve">composition of </w:t>
      </w:r>
      <w:r w:rsidR="006F72D0"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6F72D0">
        <w:rPr>
          <w:rFonts w:ascii="Times New Roman" w:hAnsi="Times New Roman" w:cs="Times New Roman"/>
          <w:sz w:val="24"/>
          <w:szCs w:val="24"/>
        </w:rPr>
        <w:t>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C734EF">
        <w:rPr>
          <w:rFonts w:ascii="Times New Roman" w:hAnsi="Times New Roman" w:cs="Times New Roman"/>
          <w:sz w:val="24"/>
          <w:szCs w:val="24"/>
        </w:rPr>
        <w:t xml:space="preserve">the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 xml:space="preserve">was typically dominated by age </w:t>
      </w:r>
      <w:proofErr w:type="gramStart"/>
      <w:r w:rsidR="006F72D0" w:rsidRPr="008D35DA">
        <w:rPr>
          <w:rFonts w:ascii="Times New Roman" w:hAnsi="Times New Roman" w:cs="Times New Roman"/>
          <w:sz w:val="24"/>
          <w:szCs w:val="24"/>
        </w:rPr>
        <w:t>4</w:t>
      </w:r>
      <w:r w:rsidR="006F72D0">
        <w:rPr>
          <w:rFonts w:ascii="Times New Roman" w:hAnsi="Times New Roman" w:cs="Times New Roman"/>
          <w:sz w:val="24"/>
          <w:szCs w:val="24"/>
        </w:rPr>
        <w:t xml:space="preserve"> </w:t>
      </w:r>
      <w:r w:rsidR="00C734EF">
        <w:rPr>
          <w:rFonts w:ascii="Times New Roman" w:hAnsi="Times New Roman" w:cs="Times New Roman"/>
          <w:sz w:val="24"/>
          <w:szCs w:val="24"/>
        </w:rPr>
        <w:t>year</w:t>
      </w:r>
      <w:proofErr w:type="gramEnd"/>
      <w:r w:rsidR="00C734EF">
        <w:rPr>
          <w:rFonts w:ascii="Times New Roman" w:hAnsi="Times New Roman" w:cs="Times New Roman"/>
          <w:sz w:val="24"/>
          <w:szCs w:val="24"/>
        </w:rPr>
        <w:t xml:space="preserve"> </w:t>
      </w:r>
      <w:r w:rsidR="006F72D0">
        <w:rPr>
          <w:rFonts w:ascii="Times New Roman" w:hAnsi="Times New Roman" w:cs="Times New Roman"/>
          <w:sz w:val="24"/>
          <w:szCs w:val="24"/>
        </w:rPr>
        <w:t>class</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For example, to get the total recruits of 2022, we used 2018 brood year EFS to produce a total recruits multiplied by the average stock-specific proportion of age-4 recruits, and used 2017 brood year EFS to produce a total recruits multiplied by the average stock-specific proportion of age-5 recruits. </w:t>
      </w:r>
      <w:bookmarkEnd w:id="52"/>
      <w:r w:rsidR="00884305" w:rsidRPr="008D35DA">
        <w:rPr>
          <w:rFonts w:ascii="Times New Roman" w:hAnsi="Times New Roman" w:cs="Times New Roman"/>
          <w:sz w:val="24"/>
          <w:szCs w:val="24"/>
        </w:rPr>
        <w:t xml:space="preserve">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000728E3"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000728E3"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estimates from brood year</w:t>
      </w:r>
      <w:r w:rsidR="00C734EF">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(Nadina: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40C06BCC"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Strait of Georgia, near Nanaimo, BC, Canada), (3) 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0">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and (5) average 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proofErr w:type="spellStart"/>
      <w:r w:rsidR="002424F4" w:rsidRPr="008D35DA">
        <w:rPr>
          <w:rFonts w:ascii="Times New Roman" w:hAnsi="Times New Roman" w:cs="Times New Roman"/>
          <w:sz w:val="24"/>
          <w:szCs w:val="24"/>
        </w:rPr>
        <w:t>All time</w:t>
      </w:r>
      <w:proofErr w:type="spellEnd"/>
      <w:r w:rsidR="002424F4" w:rsidRPr="008D35DA">
        <w:rPr>
          <w:rFonts w:ascii="Times New Roman" w:hAnsi="Times New Roman" w:cs="Times New Roman"/>
          <w:sz w:val="24"/>
          <w:szCs w:val="24"/>
        </w:rPr>
        <w:t xml:space="preserve"> series of environmental indices were aligned with smolt outmigration year because that is when they</w:t>
      </w:r>
      <w:r w:rsidR="00E72F7D">
        <w:rPr>
          <w:rFonts w:ascii="Times New Roman" w:hAnsi="Times New Roman" w:cs="Times New Roman"/>
          <w:sz w:val="24"/>
          <w:szCs w:val="24"/>
        </w:rPr>
        <w:t xml:space="preserve"> are</w:t>
      </w:r>
      <w:r w:rsidR="002424F4" w:rsidRPr="008D35DA">
        <w:rPr>
          <w:rFonts w:ascii="Times New Roman" w:hAnsi="Times New Roman" w:cs="Times New Roman"/>
          <w:sz w:val="24"/>
          <w:szCs w:val="24"/>
        </w:rPr>
        <w:t xml:space="preserve"> </w:t>
      </w:r>
      <w:r w:rsidR="008542A2">
        <w:rPr>
          <w:rFonts w:ascii="Times New Roman" w:hAnsi="Times New Roman" w:cs="Times New Roman"/>
          <w:sz w:val="24"/>
          <w:szCs w:val="24"/>
        </w:rPr>
        <w:t xml:space="preserve">most </w:t>
      </w:r>
      <w:r w:rsidR="002424F4" w:rsidRPr="008D35DA">
        <w:rPr>
          <w:rFonts w:ascii="Times New Roman" w:hAnsi="Times New Roman" w:cs="Times New Roman"/>
          <w:sz w:val="24"/>
          <w:szCs w:val="24"/>
        </w:rPr>
        <w:t>influen</w:t>
      </w:r>
      <w:r w:rsidR="008542A2">
        <w:rPr>
          <w:rFonts w:ascii="Times New Roman" w:hAnsi="Times New Roman" w:cs="Times New Roman"/>
          <w:sz w:val="24"/>
          <w:szCs w:val="24"/>
        </w:rPr>
        <w:t xml:space="preserve">tial on </w:t>
      </w:r>
      <w:r w:rsidR="002424F4" w:rsidRPr="008D35DA">
        <w:rPr>
          <w:rFonts w:ascii="Times New Roman" w:hAnsi="Times New Roman" w:cs="Times New Roman"/>
          <w:sz w:val="24"/>
          <w:szCs w:val="24"/>
        </w:rPr>
        <w:t xml:space="preserve">marine survival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2424F4" w:rsidRPr="008D35DA">
        <w:rPr>
          <w:rFonts w:ascii="Times New Roman" w:hAnsi="Times New Roman" w:cs="Times New Roman"/>
          <w:sz w:val="24"/>
          <w:szCs w:val="24"/>
        </w:rPr>
        <w:t xml:space="preserve"> and other Pacific salmon species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7C1F0226"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lastRenderedPageBreak/>
        <w:t xml:space="preserve">Exploration of new biological and environmental covariates that may explain the interannual variability in Fraser </w:t>
      </w:r>
      <w:r w:rsidR="00E40E94">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ockeye recruitment has long been suggested (Grant et al. 2010; MacDonald 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w:t>
      </w:r>
      <w:proofErr w:type="spellStart"/>
      <w:r w:rsidR="0094750A" w:rsidRPr="008D35DA">
        <w:rPr>
          <w:rFonts w:ascii="Times New Roman" w:hAnsi="Times New Roman" w:cs="Times New Roman"/>
          <w:color w:val="242424"/>
          <w:sz w:val="24"/>
          <w:szCs w:val="24"/>
          <w:shd w:val="clear" w:color="auto" w:fill="FFFFFF"/>
        </w:rPr>
        <w:t>Ruggerone</w:t>
      </w:r>
      <w:proofErr w:type="spellEnd"/>
      <w:r w:rsidR="0094750A" w:rsidRPr="008D35DA">
        <w:rPr>
          <w:rFonts w:ascii="Times New Roman" w:hAnsi="Times New Roman" w:cs="Times New Roman"/>
          <w:color w:val="242424"/>
          <w:sz w:val="24"/>
          <w:szCs w:val="24"/>
          <w:shd w:val="clear" w:color="auto" w:fill="FFFFFF"/>
        </w:rPr>
        <w:t xml:space="preserv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(GOA.SST)</w:t>
      </w:r>
      <w:r w:rsidR="00DC1BD3" w:rsidRPr="00DC1BD3">
        <w:rPr>
          <w:rFonts w:ascii="Times New Roman" w:hAnsi="Times New Roman" w:cs="Times New Roman"/>
          <w:sz w:val="24"/>
          <w:szCs w:val="24"/>
        </w:rPr>
        <w:t xml:space="preserve"> </w:t>
      </w:r>
      <w:r w:rsidR="00DC1BD3" w:rsidRPr="008D35DA">
        <w:rPr>
          <w:rFonts w:ascii="Times New Roman" w:hAnsi="Times New Roman" w:cs="Times New Roman"/>
          <w:sz w:val="24"/>
          <w:szCs w:val="24"/>
        </w:rPr>
        <w:t>time series</w:t>
      </w:r>
      <w:r w:rsidR="00DC1BD3">
        <w:rPr>
          <w:rFonts w:ascii="Times New Roman" w:hAnsi="Times New Roman" w:cs="Times New Roman"/>
          <w:sz w:val="24"/>
          <w:szCs w:val="24"/>
        </w:rPr>
        <w:t>, which</w:t>
      </w:r>
      <w:r w:rsidR="00DC1BD3" w:rsidRPr="008D35DA">
        <w:rPr>
          <w:rFonts w:ascii="Times New Roman" w:hAnsi="Times New Roman" w:cs="Times New Roman"/>
          <w:sz w:val="24"/>
          <w:szCs w:val="24"/>
        </w:rPr>
        <w:t xml:space="preserve"> was extracted from the COBE SST database (</w:t>
      </w:r>
      <w:hyperlink r:id="rId11" w:history="1">
        <w:r w:rsidR="00DC1BD3" w:rsidRPr="008D35DA">
          <w:rPr>
            <w:rStyle w:val="Hyperlink"/>
            <w:rFonts w:ascii="Times New Roman" w:hAnsi="Times New Roman" w:cs="Times New Roman"/>
            <w:sz w:val="24"/>
            <w:szCs w:val="24"/>
          </w:rPr>
          <w:t>https://psl.noaa.gov/data/gridded/data.cobe.html</w:t>
        </w:r>
      </w:hyperlink>
      <w:r w:rsidR="00DC1BD3" w:rsidRPr="008D35DA">
        <w:rPr>
          <w:rFonts w:ascii="Times New Roman" w:hAnsi="Times New Roman" w:cs="Times New Roman"/>
          <w:sz w:val="24"/>
          <w:szCs w:val="24"/>
        </w:rPr>
        <w:t xml:space="preserve">), matching with the Fraser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distribution areas identified based on tagging stud</w:t>
      </w:r>
      <w:r w:rsidR="00DC1BD3">
        <w:rPr>
          <w:rFonts w:ascii="Times New Roman" w:hAnsi="Times New Roman" w:cs="Times New Roman"/>
          <w:sz w:val="24"/>
          <w:szCs w:val="24"/>
        </w:rPr>
        <w:t>ies</w:t>
      </w:r>
      <w:r w:rsidR="00DC1BD3" w:rsidRPr="008D35DA">
        <w:rPr>
          <w:rFonts w:ascii="Times New Roman" w:hAnsi="Times New Roman" w:cs="Times New Roman"/>
          <w:sz w:val="24"/>
          <w:szCs w:val="24"/>
        </w:rPr>
        <w:t xml:space="preserve"> (Myers et al. 1996; </w:t>
      </w:r>
      <w:r w:rsidR="00DC1BD3" w:rsidRPr="008D35DA">
        <w:rPr>
          <w:rFonts w:ascii="Times New Roman" w:hAnsi="Times New Roman" w:cs="Times New Roman"/>
          <w:noProof/>
          <w:sz w:val="24"/>
          <w:szCs w:val="24"/>
        </w:rPr>
        <w:t xml:space="preserve">Ishii et al. 2005; </w:t>
      </w:r>
      <w:r w:rsidR="00DC1BD3">
        <w:rPr>
          <w:rFonts w:ascii="Times New Roman" w:hAnsi="Times New Roman" w:cs="Times New Roman"/>
          <w:noProof/>
          <w:sz w:val="24"/>
          <w:szCs w:val="24"/>
        </w:rPr>
        <w:t xml:space="preserve">Supplementary </w:t>
      </w:r>
      <w:r w:rsidR="00DC1BD3" w:rsidRPr="008D35DA">
        <w:rPr>
          <w:rFonts w:ascii="Times New Roman" w:hAnsi="Times New Roman" w:cs="Times New Roman"/>
          <w:sz w:val="24"/>
          <w:szCs w:val="24"/>
        </w:rPr>
        <w:t>Figure S1).</w:t>
      </w:r>
      <w:r w:rsidR="001C33A6"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also included </w:t>
      </w:r>
      <w:r w:rsidR="00DC1BD3">
        <w:rPr>
          <w:rFonts w:ascii="Times New Roman" w:hAnsi="Times New Roman" w:cs="Times New Roman"/>
          <w:color w:val="242424"/>
          <w:sz w:val="24"/>
          <w:szCs w:val="24"/>
          <w:shd w:val="clear" w:color="auto" w:fill="FFFFFF"/>
        </w:rPr>
        <w:t>the</w:t>
      </w:r>
      <w:r w:rsidR="00F26BD6">
        <w:rPr>
          <w:rFonts w:ascii="Times New Roman" w:hAnsi="Times New Roman" w:cs="Times New Roman"/>
          <w:color w:val="242424"/>
          <w:sz w:val="24"/>
          <w:szCs w:val="24"/>
          <w:shd w:val="clear" w:color="auto" w:fill="FFFFFF"/>
        </w:rPr>
        <w:t xml:space="preserve"> total</w:t>
      </w:r>
      <w:r w:rsidR="00DC1BD3"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abundance </w:t>
      </w:r>
      <w:r w:rsidR="00B348BC">
        <w:rPr>
          <w:rFonts w:ascii="Times New Roman" w:hAnsi="Times New Roman" w:cs="Times New Roman"/>
          <w:color w:val="242424"/>
          <w:sz w:val="24"/>
          <w:szCs w:val="24"/>
          <w:shd w:val="clear" w:color="auto" w:fill="FFFFFF"/>
        </w:rPr>
        <w:t xml:space="preserve">(i.e., </w:t>
      </w:r>
      <w:r w:rsidR="00B348BC" w:rsidRPr="00B348BC">
        <w:rPr>
          <w:rFonts w:ascii="Times New Roman" w:hAnsi="Times New Roman" w:cs="Times New Roman"/>
          <w:color w:val="242424"/>
          <w:sz w:val="24"/>
          <w:szCs w:val="24"/>
          <w:shd w:val="clear" w:color="auto" w:fill="FFFFFF"/>
        </w:rPr>
        <w:t>catch plus escapement</w:t>
      </w:r>
      <w:r w:rsidR="00B348BC">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of </w:t>
      </w:r>
      <w:r w:rsidR="0094750A" w:rsidRPr="008D35DA">
        <w:rPr>
          <w:rFonts w:ascii="Times New Roman" w:hAnsi="Times New Roman" w:cs="Times New Roman"/>
          <w:color w:val="242424"/>
          <w:sz w:val="24"/>
          <w:szCs w:val="24"/>
          <w:shd w:val="clear" w:color="auto" w:fill="FFFFFF"/>
        </w:rPr>
        <w:t xml:space="preserve">Pacific salmon </w:t>
      </w:r>
      <w:r w:rsidR="00F26BD6">
        <w:rPr>
          <w:rFonts w:ascii="Times New Roman" w:hAnsi="Times New Roman" w:cs="Times New Roman"/>
          <w:color w:val="242424"/>
          <w:sz w:val="24"/>
          <w:szCs w:val="24"/>
          <w:shd w:val="clear" w:color="auto" w:fill="FFFFFF"/>
        </w:rPr>
        <w:t>returning from the North Pacific Ocean to streams in Asia and North America as covariates</w:t>
      </w:r>
      <w:r w:rsidR="00F26BD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in the stock-recruitment models</w:t>
      </w:r>
      <w:r w:rsidR="00DC1BD3">
        <w:rPr>
          <w:rFonts w:ascii="Times New Roman" w:hAnsi="Times New Roman" w:cs="Times New Roman"/>
          <w:color w:val="242424"/>
          <w:sz w:val="24"/>
          <w:szCs w:val="24"/>
          <w:shd w:val="clear" w:color="auto" w:fill="FFFFFF"/>
        </w:rPr>
        <w:t>.</w:t>
      </w:r>
      <w:r w:rsidR="00DC1BD3" w:rsidRPr="008D35DA">
        <w:rPr>
          <w:rFonts w:ascii="Times New Roman" w:hAnsi="Times New Roman" w:cs="Times New Roman"/>
          <w:color w:val="242424"/>
          <w:sz w:val="24"/>
          <w:szCs w:val="24"/>
          <w:shd w:val="clear" w:color="auto" w:fill="FFFFFF"/>
        </w:rPr>
        <w:t xml:space="preserve"> </w:t>
      </w:r>
      <w:r w:rsidR="00DC1BD3">
        <w:rPr>
          <w:rFonts w:ascii="Times New Roman" w:hAnsi="Times New Roman" w:cs="Times New Roman"/>
          <w:sz w:val="24"/>
          <w:szCs w:val="24"/>
        </w:rPr>
        <w:t>S</w:t>
      </w:r>
      <w:r w:rsidR="00DC1BD3" w:rsidRPr="008D35DA">
        <w:rPr>
          <w:rFonts w:ascii="Times New Roman" w:hAnsi="Times New Roman" w:cs="Times New Roman"/>
          <w:sz w:val="24"/>
          <w:szCs w:val="24"/>
        </w:rPr>
        <w:t>pecifically</w:t>
      </w:r>
      <w:r w:rsidR="00DC1BD3">
        <w:rPr>
          <w:rFonts w:ascii="Times New Roman" w:hAnsi="Times New Roman" w:cs="Times New Roman"/>
          <w:sz w:val="24"/>
          <w:szCs w:val="24"/>
        </w:rPr>
        <w:t>,</w:t>
      </w:r>
      <w:r w:rsidR="00DC1BD3"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w:t>
      </w:r>
      <w:r w:rsidR="00DC1BD3" w:rsidRPr="008D35DA">
        <w:rPr>
          <w:rFonts w:ascii="Times New Roman" w:hAnsi="Times New Roman" w:cs="Times New Roman"/>
          <w:sz w:val="24"/>
          <w:szCs w:val="24"/>
        </w:rPr>
        <w:t xml:space="preserve">chose annual abundance of adult </w:t>
      </w:r>
      <w:r w:rsidR="00E40E94">
        <w:rPr>
          <w:rFonts w:ascii="Times New Roman" w:hAnsi="Times New Roman" w:cs="Times New Roman"/>
          <w:sz w:val="24"/>
          <w:szCs w:val="24"/>
        </w:rPr>
        <w:t>p</w:t>
      </w:r>
      <w:r w:rsidR="00DC1BD3"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DC1BD3" w:rsidRPr="008D35DA">
        <w:rPr>
          <w:rFonts w:ascii="Times New Roman" w:hAnsi="Times New Roman" w:cs="Times New Roman"/>
          <w:sz w:val="24"/>
          <w:szCs w:val="24"/>
        </w:rPr>
        <w:t xml:space="preserve">hum, and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stocks,</w:t>
      </w:r>
      <w:r w:rsidR="00DC1BD3">
        <w:rPr>
          <w:rFonts w:ascii="Times New Roman" w:hAnsi="Times New Roman" w:cs="Times New Roman"/>
          <w:sz w:val="24"/>
          <w:szCs w:val="24"/>
        </w:rPr>
        <w:t xml:space="preserve"> respectively, </w:t>
      </w:r>
      <w:r w:rsidR="00F26BD6">
        <w:rPr>
          <w:rFonts w:ascii="Times New Roman" w:hAnsi="Times New Roman" w:cs="Times New Roman"/>
          <w:sz w:val="24"/>
          <w:szCs w:val="24"/>
        </w:rPr>
        <w:t>and</w:t>
      </w:r>
      <w:r w:rsidR="00DC1BD3">
        <w:rPr>
          <w:rFonts w:ascii="Times New Roman" w:hAnsi="Times New Roman" w:cs="Times New Roman"/>
          <w:sz w:val="24"/>
          <w:szCs w:val="24"/>
        </w:rPr>
        <w:t xml:space="preserve"> the </w:t>
      </w:r>
      <w:r w:rsidR="00F26BD6">
        <w:rPr>
          <w:rFonts w:ascii="Times New Roman" w:hAnsi="Times New Roman" w:cs="Times New Roman"/>
          <w:sz w:val="24"/>
          <w:szCs w:val="24"/>
        </w:rPr>
        <w:t>sum</w:t>
      </w:r>
      <w:r w:rsidR="00DC1BD3">
        <w:rPr>
          <w:rFonts w:ascii="Times New Roman" w:hAnsi="Times New Roman" w:cs="Times New Roman"/>
          <w:sz w:val="24"/>
          <w:szCs w:val="24"/>
        </w:rPr>
        <w:t xml:space="preserve"> of </w:t>
      </w:r>
      <w:r w:rsidR="00DC1BD3" w:rsidRPr="008D35DA">
        <w:rPr>
          <w:rFonts w:ascii="Times New Roman" w:hAnsi="Times New Roman" w:cs="Times New Roman"/>
          <w:sz w:val="24"/>
          <w:szCs w:val="24"/>
        </w:rPr>
        <w:t xml:space="preserve">all three </w:t>
      </w:r>
      <w:r w:rsidR="006A58B7">
        <w:rPr>
          <w:rFonts w:ascii="Times New Roman" w:hAnsi="Times New Roman" w:cs="Times New Roman"/>
          <w:sz w:val="24"/>
          <w:szCs w:val="24"/>
        </w:rPr>
        <w:t xml:space="preserve">salmon </w:t>
      </w:r>
      <w:r w:rsidR="00DC1BD3" w:rsidRPr="008D35DA">
        <w:rPr>
          <w:rFonts w:ascii="Times New Roman" w:hAnsi="Times New Roman" w:cs="Times New Roman"/>
          <w:sz w:val="24"/>
          <w:szCs w:val="24"/>
        </w:rPr>
        <w:t xml:space="preserve">species </w:t>
      </w:r>
      <w:r w:rsidR="00F26BD6">
        <w:rPr>
          <w:rFonts w:ascii="Times New Roman" w:hAnsi="Times New Roman" w:cs="Times New Roman"/>
          <w:sz w:val="24"/>
          <w:szCs w:val="24"/>
        </w:rPr>
        <w:t xml:space="preserve">abundance </w:t>
      </w:r>
      <w:r w:rsidR="00DC1BD3" w:rsidRPr="008D35DA">
        <w:rPr>
          <w:rFonts w:ascii="Times New Roman" w:hAnsi="Times New Roman" w:cs="Times New Roman"/>
          <w:sz w:val="24"/>
          <w:szCs w:val="24"/>
        </w:rPr>
        <w:t>(</w:t>
      </w:r>
      <w:proofErr w:type="spellStart"/>
      <w:r w:rsidR="00DC1BD3" w:rsidRPr="008D35DA">
        <w:rPr>
          <w:rFonts w:ascii="Times New Roman" w:hAnsi="Times New Roman" w:cs="Times New Roman"/>
          <w:sz w:val="24"/>
          <w:szCs w:val="24"/>
        </w:rPr>
        <w:t>Salmon.Total</w:t>
      </w:r>
      <w:proofErr w:type="spellEnd"/>
      <w:r w:rsidR="00DC1BD3" w:rsidRPr="008D35DA">
        <w:rPr>
          <w:rFonts w:ascii="Times New Roman" w:hAnsi="Times New Roman" w:cs="Times New Roman"/>
          <w:sz w:val="24"/>
          <w:szCs w:val="24"/>
        </w:rPr>
        <w:t>) from 1950 – 2020 (brood year 1948 – 2018)</w:t>
      </w:r>
      <w:r w:rsidR="00050656">
        <w:rPr>
          <w:rFonts w:ascii="Times New Roman" w:hAnsi="Times New Roman" w:cs="Times New Roman"/>
          <w:sz w:val="24"/>
          <w:szCs w:val="24"/>
        </w:rPr>
        <w:t xml:space="preserve"> as covariates</w:t>
      </w:r>
      <w:ins w:id="53" w:author="Yi Xu" w:date="2023-12-18T20:28:00Z">
        <w:r w:rsidR="001374BE">
          <w:rPr>
            <w:rFonts w:ascii="Times New Roman" w:hAnsi="Times New Roman" w:cs="Times New Roman"/>
            <w:sz w:val="24"/>
            <w:szCs w:val="24"/>
          </w:rPr>
          <w:t>,</w:t>
        </w:r>
      </w:ins>
      <w:r w:rsidR="00050656">
        <w:rPr>
          <w:rFonts w:ascii="Times New Roman" w:hAnsi="Times New Roman" w:cs="Times New Roman"/>
          <w:sz w:val="24"/>
          <w:szCs w:val="24"/>
        </w:rPr>
        <w:t xml:space="preserve"> as ocean entry year is believed to be the most important time for sockeye marine survival</w:t>
      </w:r>
      <w:r w:rsidR="00DC1BD3" w:rsidRPr="008D35DA">
        <w:rPr>
          <w:rFonts w:ascii="Times New Roman" w:hAnsi="Times New Roman" w:cs="Times New Roman"/>
          <w:sz w:val="24"/>
          <w:szCs w:val="24"/>
        </w:rPr>
        <w:t xml:space="preserve">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and Irvine 2018;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DC1BD3">
        <w:rPr>
          <w:rFonts w:ascii="Times New Roman" w:hAnsi="Times New Roman" w:cs="Times New Roman"/>
          <w:sz w:val="24"/>
          <w:szCs w:val="24"/>
        </w:rPr>
        <w:t xml:space="preserve">, </w:t>
      </w:r>
      <w:r w:rsidR="00DC1BD3" w:rsidRPr="008D35DA">
        <w:rPr>
          <w:rFonts w:ascii="Times New Roman" w:hAnsi="Times New Roman" w:cs="Times New Roman"/>
          <w:color w:val="242424"/>
          <w:sz w:val="24"/>
          <w:szCs w:val="24"/>
          <w:shd w:val="clear" w:color="auto" w:fill="FFFFFF"/>
        </w:rPr>
        <w:t xml:space="preserve">hypothesizing that inclusion of these covariates can help account for more of the environmental effects on interannual variability in </w:t>
      </w:r>
      <w:r w:rsidR="00DC1BD3">
        <w:rPr>
          <w:rFonts w:ascii="Times New Roman" w:hAnsi="Times New Roman" w:cs="Times New Roman"/>
          <w:color w:val="242424"/>
          <w:sz w:val="24"/>
          <w:szCs w:val="24"/>
          <w:shd w:val="clear" w:color="auto" w:fill="FFFFFF"/>
        </w:rPr>
        <w:t xml:space="preserve">the </w:t>
      </w:r>
      <w:r w:rsidR="00DC1BD3" w:rsidRPr="008D35DA">
        <w:rPr>
          <w:rFonts w:ascii="Times New Roman" w:hAnsi="Times New Roman" w:cs="Times New Roman"/>
          <w:color w:val="242424"/>
          <w:sz w:val="24"/>
          <w:szCs w:val="24"/>
          <w:shd w:val="clear" w:color="auto" w:fill="FFFFFF"/>
        </w:rPr>
        <w:t>survival</w:t>
      </w:r>
      <w:r w:rsidR="00DC1BD3">
        <w:rPr>
          <w:rFonts w:ascii="Times New Roman" w:hAnsi="Times New Roman" w:cs="Times New Roman"/>
          <w:color w:val="242424"/>
          <w:sz w:val="24"/>
          <w:szCs w:val="24"/>
          <w:shd w:val="clear" w:color="auto" w:fill="FFFFFF"/>
        </w:rPr>
        <w:t xml:space="preserve"> of</w:t>
      </w:r>
      <w:r w:rsidR="00DC1BD3" w:rsidRPr="008D35DA">
        <w:rPr>
          <w:rFonts w:ascii="Times New Roman" w:hAnsi="Times New Roman" w:cs="Times New Roman"/>
          <w:color w:val="242424"/>
          <w:sz w:val="24"/>
          <w:szCs w:val="24"/>
          <w:shd w:val="clear" w:color="auto" w:fill="FFFFFF"/>
        </w:rPr>
        <w:t xml:space="preserve"> all Fraser </w:t>
      </w:r>
      <w:r w:rsidR="00E40E94">
        <w:rPr>
          <w:rFonts w:ascii="Times New Roman" w:hAnsi="Times New Roman" w:cs="Times New Roman"/>
          <w:color w:val="242424"/>
          <w:sz w:val="24"/>
          <w:szCs w:val="24"/>
          <w:shd w:val="clear" w:color="auto" w:fill="FFFFFF"/>
        </w:rPr>
        <w:t>s</w:t>
      </w:r>
      <w:r w:rsidR="00DC1BD3">
        <w:rPr>
          <w:rFonts w:ascii="Times New Roman" w:hAnsi="Times New Roman" w:cs="Times New Roman"/>
          <w:color w:val="242424"/>
          <w:sz w:val="24"/>
          <w:szCs w:val="24"/>
          <w:shd w:val="clear" w:color="auto" w:fill="FFFFFF"/>
        </w:rPr>
        <w:t>ockeye</w:t>
      </w:r>
      <w:r w:rsidR="00DC1BD3" w:rsidRPr="008D35DA">
        <w:rPr>
          <w:rFonts w:ascii="Times New Roman" w:hAnsi="Times New Roman" w:cs="Times New Roman"/>
          <w:color w:val="242424"/>
          <w:sz w:val="24"/>
          <w:szCs w:val="24"/>
          <w:shd w:val="clear" w:color="auto" w:fill="FFFFFF"/>
        </w:rPr>
        <w:t xml:space="preserve"> stocks.</w:t>
      </w:r>
    </w:p>
    <w:p w14:paraId="0FDA1B90" w14:textId="1B6D6AA1" w:rsidR="00884305" w:rsidRPr="00A50243" w:rsidRDefault="002B6095" w:rsidP="00A50243">
      <w:pPr>
        <w:spacing w:line="480" w:lineRule="auto"/>
        <w:rPr>
          <w:rFonts w:ascii="Times New Roman" w:eastAsia="Times New Roman" w:hAnsi="Times New Roman" w:cs="Times New Roman"/>
          <w:b/>
          <w:bCs/>
          <w:sz w:val="24"/>
          <w:szCs w:val="24"/>
        </w:rPr>
      </w:pPr>
      <w:r w:rsidRPr="00A50243">
        <w:rPr>
          <w:rFonts w:ascii="Times New Roman" w:eastAsia="Times New Roman" w:hAnsi="Times New Roman" w:cs="Times New Roman"/>
          <w:b/>
          <w:bCs/>
          <w:sz w:val="24"/>
          <w:szCs w:val="24"/>
        </w:rPr>
        <w:t xml:space="preserve">2.3 </w:t>
      </w:r>
      <w:r w:rsidR="00884305" w:rsidRPr="00A50243">
        <w:rPr>
          <w:rFonts w:ascii="Times New Roman" w:eastAsia="Times New Roman" w:hAnsi="Times New Roman" w:cs="Times New Roman"/>
          <w:b/>
          <w:bCs/>
          <w:sz w:val="24"/>
          <w:szCs w:val="24"/>
        </w:rPr>
        <w:t>Forecast models</w:t>
      </w:r>
    </w:p>
    <w:p w14:paraId="3D6017FD" w14:textId="4FA05391"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w:t>
      </w:r>
      <w:r w:rsidR="00D07499">
        <w:rPr>
          <w:rFonts w:ascii="Times New Roman" w:hAnsi="Times New Roman" w:cs="Times New Roman"/>
          <w:sz w:val="24"/>
          <w:szCs w:val="24"/>
        </w:rPr>
        <w:t xml:space="preserve">(or Stock-Recruit models) </w:t>
      </w:r>
      <w:r w:rsidR="00915A2A" w:rsidRPr="008D35DA">
        <w:rPr>
          <w:rFonts w:ascii="Times New Roman" w:hAnsi="Times New Roman" w:cs="Times New Roman"/>
          <w:sz w:val="24"/>
          <w:szCs w:val="24"/>
        </w:rPr>
        <w:t xml:space="preserve">of </w:t>
      </w:r>
      <w:r w:rsidR="00915A2A" w:rsidRPr="008D35DA">
        <w:rPr>
          <w:rFonts w:ascii="Times New Roman" w:hAnsi="Times New Roman" w:cs="Times New Roman"/>
          <w:sz w:val="24"/>
          <w:szCs w:val="24"/>
        </w:rPr>
        <w:lastRenderedPageBreak/>
        <w:t xml:space="preserve">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w:t>
      </w:r>
      <w:r w:rsidR="00B25834">
        <w:rPr>
          <w:rFonts w:ascii="Times New Roman" w:hAnsi="Times New Roman" w:cs="Times New Roman"/>
          <w:sz w:val="24"/>
          <w:szCs w:val="24"/>
        </w:rPr>
        <w:t>whether or not</w:t>
      </w:r>
      <w:r w:rsidR="00B25834" w:rsidRPr="008D35D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B25834">
        <w:rPr>
          <w:rFonts w:ascii="Times New Roman" w:hAnsi="Times New Roman" w:cs="Times New Roman"/>
          <w:sz w:val="24"/>
          <w:szCs w:val="24"/>
        </w:rPr>
        <w:t>also</w:t>
      </w:r>
      <w:r w:rsidR="00B25834" w:rsidRPr="008D35DA">
        <w:rPr>
          <w:rFonts w:ascii="Times New Roman" w:hAnsi="Times New Roman" w:cs="Times New Roman"/>
          <w:sz w:val="24"/>
          <w:szCs w:val="24"/>
        </w:rPr>
        <w:t xml:space="preserve"> </w:t>
      </w:r>
      <w:r w:rsidR="00915A2A">
        <w:rPr>
          <w:rFonts w:ascii="Times New Roman" w:hAnsi="Times New Roman" w:cs="Times New Roman"/>
          <w:sz w:val="24"/>
          <w:szCs w:val="24"/>
        </w:rPr>
        <w:t xml:space="preserve">coupled them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of 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Grant et al. 2011; </w:t>
      </w:r>
      <w:r w:rsidR="00B82EF2" w:rsidRPr="008D35DA">
        <w:rPr>
          <w:rFonts w:ascii="Times New Roman" w:hAnsi="Times New Roman" w:cs="Times New Roman"/>
          <w:sz w:val="24"/>
          <w:szCs w:val="24"/>
        </w:rPr>
        <w:t xml:space="preserve">MacDonald and Grant 2012;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B25834">
        <w:rPr>
          <w:rFonts w:ascii="Times New Roman" w:hAnsi="Times New Roman" w:cs="Times New Roman"/>
          <w:sz w:val="24"/>
          <w:szCs w:val="24"/>
        </w:rPr>
        <w:t xml:space="preserve">a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w:t>
      </w:r>
      <w:del w:id="54" w:author="Yi Xu" w:date="2023-12-18T20:28:00Z">
        <w:r w:rsidR="00884305" w:rsidRPr="008D35DA">
          <w:rPr>
            <w:rFonts w:ascii="Times New Roman" w:hAnsi="Times New Roman" w:cs="Times New Roman"/>
            <w:sz w:val="24"/>
            <w:szCs w:val="24"/>
          </w:rPr>
          <w:delText>MCMC (</w:delText>
        </w:r>
      </w:del>
      <w:r w:rsidR="00884305" w:rsidRPr="008D35DA">
        <w:rPr>
          <w:rFonts w:ascii="Times New Roman" w:hAnsi="Times New Roman" w:cs="Times New Roman"/>
          <w:sz w:val="24"/>
          <w:szCs w:val="24"/>
        </w:rPr>
        <w:t>Markov Chain Monte Carlo</w:t>
      </w:r>
      <w:ins w:id="55" w:author="Yi Xu" w:date="2023-12-18T20:28:00Z">
        <w:r w:rsidR="006A6D85">
          <w:rPr>
            <w:rFonts w:ascii="Times New Roman" w:hAnsi="Times New Roman" w:cs="Times New Roman"/>
            <w:sz w:val="24"/>
            <w:szCs w:val="24"/>
          </w:rPr>
          <w:t xml:space="preserve"> (MCMC</w:t>
        </w:r>
      </w:ins>
      <w:r w:rsidR="00884305" w:rsidRPr="008D35DA">
        <w:rPr>
          <w:rFonts w:ascii="Times New Roman" w:hAnsi="Times New Roman" w:cs="Times New Roman"/>
          <w:sz w:val="24"/>
          <w:szCs w:val="24"/>
        </w:rPr>
        <w:t xml:space="preserve">)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r w:rsidR="00146894">
        <w:rPr>
          <w:rFonts w:ascii="Times New Roman" w:hAnsi="Times New Roman" w:cs="Times New Roman"/>
          <w:sz w:val="24"/>
          <w:szCs w:val="24"/>
        </w:rPr>
        <w:t xml:space="preserve"> Model specifications are documented in Supplement table</w:t>
      </w:r>
      <w:r w:rsidR="003730AF">
        <w:rPr>
          <w:rFonts w:ascii="Times New Roman" w:hAnsi="Times New Roman" w:cs="Times New Roman"/>
          <w:sz w:val="24"/>
          <w:szCs w:val="24"/>
        </w:rPr>
        <w:t>s (Priors.csv and mcmc_specs.csv)</w:t>
      </w:r>
      <w:r w:rsidR="00146894">
        <w:rPr>
          <w:rFonts w:ascii="Times New Roman" w:hAnsi="Times New Roman" w:cs="Times New Roman"/>
          <w:sz w:val="24"/>
          <w:szCs w:val="24"/>
        </w:rPr>
        <w:t>.</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5F1CD0F5"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r w:rsidR="00FE6C61">
        <w:rPr>
          <w:rFonts w:ascii="Times New Roman" w:hAnsi="Times New Roman" w:cs="Times New Roman"/>
          <w:sz w:val="24"/>
          <w:szCs w:val="24"/>
        </w:rPr>
        <w:t xml:space="preserve">a </w:t>
      </w:r>
      <w:r w:rsidR="00C25E48">
        <w:rPr>
          <w:rFonts w:ascii="Times New Roman" w:hAnsi="Times New Roman" w:cs="Times New Roman"/>
          <w:sz w:val="24"/>
          <w:szCs w:val="24"/>
        </w:rPr>
        <w:t xml:space="preserve">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w:t>
      </w:r>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xml:space="preserve">: </w:t>
      </w:r>
      <w:r w:rsidR="00AC1B12">
        <w:rPr>
          <w:rFonts w:ascii="Times New Roman" w:hAnsi="Times New Roman" w:cs="Times New Roman"/>
          <w:sz w:val="24"/>
          <w:szCs w:val="24"/>
        </w:rPr>
        <w:t xml:space="preserve">mean </w:t>
      </w:r>
      <w:ins w:id="56" w:author="Yi Xu" w:date="2023-12-18T20:28:00Z">
        <w:r w:rsidR="00AC1B12">
          <w:rPr>
            <w:rFonts w:ascii="Times New Roman" w:hAnsi="Times New Roman" w:cs="Times New Roman"/>
            <w:sz w:val="24"/>
            <w:szCs w:val="24"/>
          </w:rPr>
          <w:t xml:space="preserve">raw error (MRE), </w:t>
        </w:r>
        <w:r w:rsidR="00884305" w:rsidRPr="008D35DA">
          <w:rPr>
            <w:rFonts w:ascii="Times New Roman" w:hAnsi="Times New Roman" w:cs="Times New Roman"/>
            <w:sz w:val="24"/>
            <w:szCs w:val="24"/>
          </w:rPr>
          <w:t xml:space="preserve">mean </w:t>
        </w:r>
      </w:ins>
      <w:r w:rsidR="00884305" w:rsidRPr="008D35DA">
        <w:rPr>
          <w:rFonts w:ascii="Times New Roman" w:hAnsi="Times New Roman" w:cs="Times New Roman"/>
          <w:sz w:val="24"/>
          <w:szCs w:val="24"/>
        </w:rPr>
        <w:t>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ins w:id="57" w:author="Yi Xu" w:date="2023-12-18T20:28:00Z">
        <w:r w:rsidR="00AC1B12" w:rsidRPr="008D35DA">
          <w:rPr>
            <w:rFonts w:ascii="Times New Roman" w:hAnsi="Times New Roman" w:cs="Times New Roman"/>
            <w:sz w:val="24"/>
            <w:szCs w:val="24"/>
          </w:rPr>
          <w:t>mean p</w:t>
        </w:r>
        <w:r w:rsidR="00AC1B12">
          <w:rPr>
            <w:rFonts w:ascii="Times New Roman" w:hAnsi="Times New Roman" w:cs="Times New Roman"/>
            <w:sz w:val="24"/>
            <w:szCs w:val="24"/>
          </w:rPr>
          <w:t>ercent</w:t>
        </w:r>
        <w:r w:rsidR="00AC1B12" w:rsidRPr="008D35DA">
          <w:rPr>
            <w:rFonts w:ascii="Times New Roman" w:hAnsi="Times New Roman" w:cs="Times New Roman"/>
            <w:sz w:val="24"/>
            <w:szCs w:val="24"/>
          </w:rPr>
          <w:t xml:space="preserve"> error (</w:t>
        </w:r>
        <w:r w:rsidR="00AC1B12" w:rsidRPr="004D5F1D">
          <w:rPr>
            <w:rFonts w:ascii="Times New Roman" w:hAnsi="Times New Roman" w:cs="Times New Roman"/>
            <w:sz w:val="24"/>
            <w:szCs w:val="24"/>
          </w:rPr>
          <w:t>MPE</w:t>
        </w:r>
        <w:r w:rsidR="00AC1B12" w:rsidRPr="008D35DA">
          <w:rPr>
            <w:rFonts w:ascii="Times New Roman" w:hAnsi="Times New Roman" w:cs="Times New Roman"/>
            <w:sz w:val="24"/>
            <w:szCs w:val="24"/>
          </w:rPr>
          <w:t>)</w:t>
        </w:r>
        <w:r w:rsidR="005E4FFD">
          <w:rPr>
            <w:rFonts w:ascii="Times New Roman" w:hAnsi="Times New Roman" w:cs="Times New Roman"/>
            <w:sz w:val="24"/>
            <w:szCs w:val="24"/>
          </w:rPr>
          <w:t>,</w:t>
        </w:r>
        <w:r w:rsidR="00AC1B12">
          <w:rPr>
            <w:rFonts w:ascii="Times New Roman" w:hAnsi="Times New Roman" w:cs="Times New Roman"/>
            <w:sz w:val="24"/>
            <w:szCs w:val="24"/>
          </w:rPr>
          <w:t xml:space="preserve"> and </w:t>
        </w:r>
      </w:ins>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del w:id="58" w:author="Yi Xu" w:date="2023-12-18T20:28:00Z">
        <w:r w:rsidR="009333BA" w:rsidRPr="008D35DA">
          <w:rPr>
            <w:rFonts w:ascii="Times New Roman" w:hAnsi="Times New Roman" w:cs="Times New Roman"/>
            <w:sz w:val="24"/>
            <w:szCs w:val="24"/>
          </w:rPr>
          <w:delText>)</w:delText>
        </w:r>
        <w:r w:rsidR="00CB1EF0" w:rsidRPr="008D35DA">
          <w:rPr>
            <w:rFonts w:ascii="Times New Roman" w:hAnsi="Times New Roman" w:cs="Times New Roman"/>
            <w:sz w:val="24"/>
            <w:szCs w:val="24"/>
          </w:rPr>
          <w:delText>,</w:delText>
        </w:r>
        <w:r w:rsidR="009333BA" w:rsidRPr="008D35DA">
          <w:rPr>
            <w:rFonts w:ascii="Times New Roman" w:hAnsi="Times New Roman" w:cs="Times New Roman"/>
            <w:sz w:val="24"/>
            <w:szCs w:val="24"/>
          </w:rPr>
          <w:delText xml:space="preserve"> </w:delText>
        </w:r>
        <w:r w:rsidR="00511D98" w:rsidRPr="008D35DA">
          <w:rPr>
            <w:rFonts w:ascii="Times New Roman" w:hAnsi="Times New Roman" w:cs="Times New Roman"/>
            <w:sz w:val="24"/>
            <w:szCs w:val="24"/>
          </w:rPr>
          <w:delText xml:space="preserve">mean </w:delText>
        </w:r>
        <w:r w:rsidR="00892214">
          <w:rPr>
            <w:rFonts w:ascii="Times New Roman" w:hAnsi="Times New Roman" w:cs="Times New Roman"/>
            <w:sz w:val="24"/>
            <w:szCs w:val="24"/>
          </w:rPr>
          <w:delText xml:space="preserve">absolute </w:delText>
        </w:r>
        <w:r w:rsidR="00511D98" w:rsidRPr="008D35DA">
          <w:rPr>
            <w:rFonts w:ascii="Times New Roman" w:hAnsi="Times New Roman" w:cs="Times New Roman"/>
            <w:sz w:val="24"/>
            <w:szCs w:val="24"/>
          </w:rPr>
          <w:delText>r</w:delText>
        </w:r>
        <w:r w:rsidR="00315F6B">
          <w:rPr>
            <w:rFonts w:ascii="Times New Roman" w:hAnsi="Times New Roman" w:cs="Times New Roman"/>
            <w:sz w:val="24"/>
            <w:szCs w:val="24"/>
          </w:rPr>
          <w:delText>elative</w:delText>
        </w:r>
        <w:r w:rsidR="00511D98" w:rsidRPr="008D35DA">
          <w:rPr>
            <w:rFonts w:ascii="Times New Roman" w:hAnsi="Times New Roman" w:cs="Times New Roman"/>
            <w:sz w:val="24"/>
            <w:szCs w:val="24"/>
          </w:rPr>
          <w:delText xml:space="preserve"> error (</w:delText>
        </w:r>
        <w:r w:rsidR="00511D98" w:rsidRPr="004D5F1D">
          <w:rPr>
            <w:rFonts w:ascii="Times New Roman" w:hAnsi="Times New Roman" w:cs="Times New Roman"/>
            <w:sz w:val="24"/>
            <w:szCs w:val="24"/>
          </w:rPr>
          <w:delText>M</w:delText>
        </w:r>
        <w:r w:rsidR="00892214">
          <w:rPr>
            <w:rFonts w:ascii="Times New Roman" w:hAnsi="Times New Roman" w:cs="Times New Roman"/>
            <w:sz w:val="24"/>
            <w:szCs w:val="24"/>
          </w:rPr>
          <w:delText>A</w:delText>
        </w:r>
        <w:r w:rsidR="00511D98" w:rsidRPr="004D5F1D">
          <w:rPr>
            <w:rFonts w:ascii="Times New Roman" w:hAnsi="Times New Roman" w:cs="Times New Roman"/>
            <w:sz w:val="24"/>
            <w:szCs w:val="24"/>
          </w:rPr>
          <w:delText>RE</w:delText>
        </w:r>
        <w:r w:rsidR="00511D98" w:rsidRPr="008D35DA">
          <w:rPr>
            <w:rFonts w:ascii="Times New Roman" w:hAnsi="Times New Roman" w:cs="Times New Roman"/>
            <w:sz w:val="24"/>
            <w:szCs w:val="24"/>
          </w:rPr>
          <w:delText>)</w:delText>
        </w:r>
        <w:r w:rsidR="00511D98">
          <w:rPr>
            <w:rFonts w:ascii="Times New Roman" w:hAnsi="Times New Roman" w:cs="Times New Roman"/>
            <w:sz w:val="24"/>
            <w:szCs w:val="24"/>
          </w:rPr>
          <w:delText>,</w:delText>
        </w:r>
        <w:r w:rsidR="00511D98" w:rsidRPr="008D35DA">
          <w:rPr>
            <w:rFonts w:ascii="Times New Roman" w:hAnsi="Times New Roman" w:cs="Times New Roman"/>
            <w:sz w:val="24"/>
            <w:szCs w:val="24"/>
          </w:rPr>
          <w:delText xml:space="preserve"> </w:delText>
        </w:r>
        <w:r w:rsidR="00FE6C61">
          <w:rPr>
            <w:rFonts w:ascii="Times New Roman" w:hAnsi="Times New Roman" w:cs="Times New Roman"/>
            <w:sz w:val="24"/>
            <w:szCs w:val="24"/>
          </w:rPr>
          <w:delText xml:space="preserve">and </w:delText>
        </w:r>
        <w:r w:rsidR="00884305" w:rsidRPr="008D35DA">
          <w:rPr>
            <w:rFonts w:ascii="Times New Roman" w:hAnsi="Times New Roman" w:cs="Times New Roman"/>
            <w:sz w:val="24"/>
            <w:szCs w:val="24"/>
          </w:rPr>
          <w:delText xml:space="preserve">mean </w:delText>
        </w:r>
        <w:r w:rsidR="00892214">
          <w:rPr>
            <w:rFonts w:ascii="Times New Roman" w:hAnsi="Times New Roman" w:cs="Times New Roman"/>
            <w:sz w:val="24"/>
            <w:szCs w:val="24"/>
          </w:rPr>
          <w:delText xml:space="preserve">absolute </w:delText>
        </w:r>
        <w:r w:rsidR="00884305" w:rsidRPr="008D35DA">
          <w:rPr>
            <w:rFonts w:ascii="Times New Roman" w:hAnsi="Times New Roman" w:cs="Times New Roman"/>
            <w:sz w:val="24"/>
            <w:szCs w:val="24"/>
          </w:rPr>
          <w:delText>proportional error (</w:delText>
        </w:r>
        <w:r w:rsidR="00884305" w:rsidRPr="004D5F1D">
          <w:rPr>
            <w:rFonts w:ascii="Times New Roman" w:hAnsi="Times New Roman" w:cs="Times New Roman"/>
            <w:sz w:val="24"/>
            <w:szCs w:val="24"/>
          </w:rPr>
          <w:delText>M</w:delText>
        </w:r>
        <w:r w:rsidR="00892214">
          <w:rPr>
            <w:rFonts w:ascii="Times New Roman" w:hAnsi="Times New Roman" w:cs="Times New Roman"/>
            <w:sz w:val="24"/>
            <w:szCs w:val="24"/>
          </w:rPr>
          <w:delText>A</w:delText>
        </w:r>
        <w:r w:rsidR="00884305" w:rsidRPr="004D5F1D">
          <w:rPr>
            <w:rFonts w:ascii="Times New Roman" w:hAnsi="Times New Roman" w:cs="Times New Roman"/>
            <w:sz w:val="24"/>
            <w:szCs w:val="24"/>
          </w:rPr>
          <w:delText>PE</w:delText>
        </w:r>
        <w:r w:rsidR="00884305" w:rsidRPr="008D35DA">
          <w:rPr>
            <w:rFonts w:ascii="Times New Roman" w:hAnsi="Times New Roman" w:cs="Times New Roman"/>
            <w:sz w:val="24"/>
            <w:szCs w:val="24"/>
          </w:rPr>
          <w:delText>)</w:delText>
        </w:r>
        <w:r w:rsidR="00511D98">
          <w:rPr>
            <w:rFonts w:ascii="Times New Roman" w:hAnsi="Times New Roman" w:cs="Times New Roman"/>
            <w:sz w:val="24"/>
            <w:szCs w:val="24"/>
          </w:rPr>
          <w:delText xml:space="preserve">. </w:delText>
        </w:r>
        <w:r w:rsidR="00603565" w:rsidRPr="004D5F1D">
          <w:rPr>
            <w:rFonts w:ascii="Times New Roman" w:hAnsi="Times New Roman" w:cs="Times New Roman"/>
            <w:sz w:val="24"/>
            <w:szCs w:val="24"/>
          </w:rPr>
          <w:delText>MAE</w:delText>
        </w:r>
        <w:r w:rsidR="00603565" w:rsidRPr="008D35DA">
          <w:rPr>
            <w:rFonts w:ascii="Times New Roman" w:hAnsi="Times New Roman" w:cs="Times New Roman"/>
            <w:sz w:val="24"/>
            <w:szCs w:val="24"/>
          </w:rPr>
          <w:delText xml:space="preserve"> </w:delText>
        </w:r>
        <w:r w:rsidR="00511D98">
          <w:rPr>
            <w:rFonts w:ascii="Times New Roman" w:hAnsi="Times New Roman" w:cs="Times New Roman"/>
            <w:sz w:val="24"/>
            <w:szCs w:val="24"/>
          </w:rPr>
          <w:delText>i</w:delText>
        </w:r>
        <w:r w:rsidR="00603565" w:rsidRPr="008D35DA">
          <w:rPr>
            <w:rFonts w:ascii="Times New Roman" w:hAnsi="Times New Roman" w:cs="Times New Roman"/>
            <w:sz w:val="24"/>
            <w:szCs w:val="24"/>
          </w:rPr>
          <w:delText xml:space="preserve">s the sum of absolute errors </w:delText>
        </w:r>
      </w:del>
      <w:ins w:id="59" w:author="Yi Xu" w:date="2023-12-18T20:28:00Z">
        <w:r w:rsidR="009333BA" w:rsidRPr="008D35DA">
          <w:rPr>
            <w:rFonts w:ascii="Times New Roman" w:hAnsi="Times New Roman" w:cs="Times New Roman"/>
            <w:sz w:val="24"/>
            <w:szCs w:val="24"/>
          </w:rPr>
          <w:t>)</w:t>
        </w:r>
        <w:r w:rsidR="00AC1B12">
          <w:rPr>
            <w:rFonts w:ascii="Times New Roman" w:hAnsi="Times New Roman" w:cs="Times New Roman"/>
            <w:sz w:val="24"/>
            <w:szCs w:val="24"/>
          </w:rPr>
          <w:t xml:space="preserve">. These four metrics were used in previous studies for Fraser sockeye forecast evaluations </w:t>
        </w:r>
        <w:bookmarkStart w:id="60" w:name="_Hlk153352971"/>
        <w:r w:rsidR="00AC1B12">
          <w:rPr>
            <w:rFonts w:ascii="Times New Roman" w:hAnsi="Times New Roman" w:cs="Times New Roman"/>
            <w:sz w:val="24"/>
            <w:szCs w:val="24"/>
          </w:rPr>
          <w:t>(Haeseker et al., 2008; Grant et al., 2010).</w:t>
        </w:r>
        <w:r w:rsidR="009333BA" w:rsidRPr="008D35DA">
          <w:rPr>
            <w:rFonts w:ascii="Times New Roman" w:hAnsi="Times New Roman" w:cs="Times New Roman"/>
            <w:sz w:val="24"/>
            <w:szCs w:val="24"/>
          </w:rPr>
          <w:t xml:space="preserve"> </w:t>
        </w:r>
        <w:bookmarkEnd w:id="60"/>
        <w:r w:rsidR="00AC1B12">
          <w:rPr>
            <w:rFonts w:ascii="Times New Roman" w:hAnsi="Times New Roman" w:cs="Times New Roman"/>
            <w:sz w:val="24"/>
            <w:szCs w:val="24"/>
          </w:rPr>
          <w:t xml:space="preserve">MRE is the sum of raw errors </w:t>
        </w:r>
      </w:ins>
      <w:r w:rsidR="00AC1B12" w:rsidRPr="008D35DA">
        <w:rPr>
          <w:rFonts w:ascii="Times New Roman" w:hAnsi="Times New Roman" w:cs="Times New Roman"/>
          <w:sz w:val="24"/>
          <w:szCs w:val="24"/>
        </w:rPr>
        <w:t>between forecast (</w:t>
      </w:r>
      <w:r w:rsidR="00AC1B12" w:rsidRPr="008D35DA">
        <w:rPr>
          <w:rFonts w:ascii="Times New Roman" w:hAnsi="Times New Roman" w:cs="Times New Roman"/>
          <w:i/>
          <w:iCs/>
          <w:sz w:val="24"/>
          <w:szCs w:val="24"/>
        </w:rPr>
        <w:t>y</w:t>
      </w:r>
      <w:r w:rsidR="00AC1B12" w:rsidRPr="008D35DA">
        <w:rPr>
          <w:rFonts w:ascii="Times New Roman" w:hAnsi="Times New Roman" w:cs="Times New Roman"/>
          <w:sz w:val="24"/>
          <w:szCs w:val="24"/>
        </w:rPr>
        <w:t>) and observation (</w:t>
      </w:r>
      <w:r w:rsidR="00AC1B12" w:rsidRPr="008D35DA">
        <w:rPr>
          <w:rFonts w:ascii="Times New Roman" w:hAnsi="Times New Roman" w:cs="Times New Roman"/>
          <w:i/>
          <w:iCs/>
          <w:sz w:val="24"/>
          <w:szCs w:val="24"/>
        </w:rPr>
        <w:t>x</w:t>
      </w:r>
      <w:r w:rsidR="00AC1B12" w:rsidRPr="008D35DA">
        <w:rPr>
          <w:rFonts w:ascii="Times New Roman" w:hAnsi="Times New Roman" w:cs="Times New Roman"/>
          <w:sz w:val="24"/>
          <w:szCs w:val="24"/>
        </w:rPr>
        <w:t>)</w:t>
      </w:r>
      <w:r w:rsidR="00AC1B12">
        <w:rPr>
          <w:rFonts w:ascii="Times New Roman" w:hAnsi="Times New Roman" w:cs="Times New Roman"/>
          <w:sz w:val="24"/>
          <w:szCs w:val="24"/>
        </w:rPr>
        <w:t xml:space="preserve"> </w:t>
      </w:r>
      <w:r w:rsidR="003F3309">
        <w:rPr>
          <w:rFonts w:ascii="Times New Roman" w:hAnsi="Times New Roman" w:cs="Times New Roman"/>
          <w:sz w:val="24"/>
          <w:szCs w:val="24"/>
        </w:rPr>
        <w:t>divided by the</w:t>
      </w:r>
      <w:r w:rsidR="00AC1B12">
        <w:rPr>
          <w:rFonts w:ascii="Times New Roman" w:hAnsi="Times New Roman" w:cs="Times New Roman"/>
          <w:sz w:val="24"/>
          <w:szCs w:val="24"/>
        </w:rPr>
        <w:t xml:space="preserve"> time</w:t>
      </w:r>
      <w:r w:rsidR="003F3309">
        <w:rPr>
          <w:rFonts w:ascii="Times New Roman" w:hAnsi="Times New Roman" w:cs="Times New Roman"/>
          <w:sz w:val="24"/>
          <w:szCs w:val="24"/>
        </w:rPr>
        <w:t xml:space="preserve"> </w:t>
      </w:r>
      <w:ins w:id="61" w:author="Yi Xu" w:date="2023-12-18T20:28:00Z">
        <w:r w:rsidR="003F3309">
          <w:rPr>
            <w:rFonts w:ascii="Times New Roman" w:hAnsi="Times New Roman" w:cs="Times New Roman"/>
            <w:sz w:val="24"/>
            <w:szCs w:val="24"/>
          </w:rPr>
          <w:t>length</w:t>
        </w:r>
        <w:r w:rsidR="00AC1B12">
          <w:rPr>
            <w:rFonts w:ascii="Times New Roman" w:hAnsi="Times New Roman" w:cs="Times New Roman"/>
            <w:sz w:val="24"/>
            <w:szCs w:val="24"/>
          </w:rPr>
          <w:t xml:space="preserve"> </w:t>
        </w:r>
        <w:r w:rsidR="00AC1B12" w:rsidRPr="009B0759">
          <w:rPr>
            <w:rFonts w:ascii="Times New Roman" w:hAnsi="Times New Roman" w:cs="Times New Roman"/>
            <w:i/>
            <w:iCs/>
            <w:sz w:val="24"/>
            <w:szCs w:val="24"/>
          </w:rPr>
          <w:t>T</w:t>
        </w:r>
        <w:r w:rsidR="00AC1B12">
          <w:rPr>
            <w:rFonts w:ascii="Times New Roman" w:hAnsi="Times New Roman" w:cs="Times New Roman"/>
            <w:sz w:val="24"/>
            <w:szCs w:val="24"/>
          </w:rPr>
          <w:t xml:space="preserve">: </w:t>
        </w:r>
      </w:ins>
      <m:oMath>
        <m:r>
          <w:ins w:id="62" w:author="Yi Xu" w:date="2023-12-18T20:28:00Z">
            <w:rPr>
              <w:rFonts w:ascii="Cambria Math" w:hAnsi="Cambria Math" w:cs="Times New Roman"/>
              <w:sz w:val="24"/>
              <w:szCs w:val="24"/>
            </w:rPr>
            <m:t>MRE=</m:t>
          </w:ins>
        </m:r>
        <m:f>
          <m:fPr>
            <m:ctrlPr>
              <w:ins w:id="63" w:author="Yi Xu" w:date="2023-12-18T20:28:00Z">
                <w:rPr>
                  <w:rFonts w:ascii="Cambria Math" w:hAnsi="Cambria Math" w:cs="Times New Roman"/>
                  <w:i/>
                  <w:sz w:val="24"/>
                  <w:szCs w:val="24"/>
                </w:rPr>
              </w:ins>
            </m:ctrlPr>
          </m:fPr>
          <m:num>
            <m:nary>
              <m:naryPr>
                <m:chr m:val="∑"/>
                <m:limLoc m:val="subSup"/>
                <m:ctrlPr>
                  <w:ins w:id="64" w:author="Yi Xu" w:date="2023-12-18T20:28:00Z">
                    <w:rPr>
                      <w:rFonts w:ascii="Cambria Math" w:hAnsi="Cambria Math" w:cs="Times New Roman"/>
                      <w:i/>
                      <w:sz w:val="24"/>
                      <w:szCs w:val="24"/>
                    </w:rPr>
                  </w:ins>
                </m:ctrlPr>
              </m:naryPr>
              <m:sub>
                <m:r>
                  <w:ins w:id="65" w:author="Yi Xu" w:date="2023-12-18T20:28:00Z">
                    <w:rPr>
                      <w:rFonts w:ascii="Cambria Math" w:hAnsi="Cambria Math" w:cs="Times New Roman"/>
                      <w:sz w:val="24"/>
                      <w:szCs w:val="24"/>
                    </w:rPr>
                    <m:t>i=1</m:t>
                  </w:ins>
                </m:r>
              </m:sub>
              <m:sup>
                <m:r>
                  <w:ins w:id="66" w:author="Yi Xu" w:date="2023-12-18T20:28:00Z">
                    <w:rPr>
                      <w:rFonts w:ascii="Cambria Math" w:hAnsi="Cambria Math" w:cs="Times New Roman"/>
                      <w:sz w:val="24"/>
                      <w:szCs w:val="24"/>
                    </w:rPr>
                    <m:t>T</m:t>
                  </w:ins>
                </m:r>
              </m:sup>
              <m:e>
                <m:r>
                  <w:ins w:id="67" w:author="Yi Xu" w:date="2023-12-18T20:28:00Z">
                    <w:rPr>
                      <w:rFonts w:ascii="Cambria Math" w:hAnsi="Cambria Math" w:cs="Times New Roman"/>
                      <w:sz w:val="24"/>
                      <w:szCs w:val="24"/>
                    </w:rPr>
                    <m:t>(</m:t>
                  </w:ins>
                </m:r>
                <m:sSub>
                  <m:sSubPr>
                    <m:ctrlPr>
                      <w:ins w:id="68" w:author="Yi Xu" w:date="2023-12-18T20:28:00Z">
                        <w:rPr>
                          <w:rFonts w:ascii="Cambria Math" w:hAnsi="Cambria Math" w:cs="Times New Roman"/>
                          <w:i/>
                          <w:sz w:val="24"/>
                          <w:szCs w:val="24"/>
                        </w:rPr>
                      </w:ins>
                    </m:ctrlPr>
                  </m:sSubPr>
                  <m:e>
                    <m:r>
                      <w:ins w:id="69" w:author="Yi Xu" w:date="2023-12-18T20:28:00Z">
                        <w:rPr>
                          <w:rFonts w:ascii="Cambria Math" w:hAnsi="Cambria Math" w:cs="Times New Roman"/>
                          <w:sz w:val="24"/>
                          <w:szCs w:val="24"/>
                        </w:rPr>
                        <m:t>y</m:t>
                      </w:ins>
                    </m:r>
                  </m:e>
                  <m:sub>
                    <m:r>
                      <w:ins w:id="70" w:author="Yi Xu" w:date="2023-12-18T20:28:00Z">
                        <w:rPr>
                          <w:rFonts w:ascii="Cambria Math" w:hAnsi="Cambria Math" w:cs="Times New Roman"/>
                          <w:sz w:val="24"/>
                          <w:szCs w:val="24"/>
                        </w:rPr>
                        <m:t>i</m:t>
                      </w:ins>
                    </m:r>
                  </m:sub>
                </m:sSub>
                <m:r>
                  <w:ins w:id="71" w:author="Yi Xu" w:date="2023-12-18T20:28:00Z">
                    <w:rPr>
                      <w:rFonts w:ascii="Cambria Math" w:hAnsi="Cambria Math" w:cs="Times New Roman"/>
                      <w:sz w:val="24"/>
                      <w:szCs w:val="24"/>
                    </w:rPr>
                    <m:t>-</m:t>
                  </w:ins>
                </m:r>
                <m:sSub>
                  <m:sSubPr>
                    <m:ctrlPr>
                      <w:ins w:id="72" w:author="Yi Xu" w:date="2023-12-18T20:28:00Z">
                        <w:rPr>
                          <w:rFonts w:ascii="Cambria Math" w:hAnsi="Cambria Math" w:cs="Times New Roman"/>
                          <w:i/>
                          <w:sz w:val="24"/>
                          <w:szCs w:val="24"/>
                        </w:rPr>
                      </w:ins>
                    </m:ctrlPr>
                  </m:sSubPr>
                  <m:e>
                    <m:r>
                      <w:ins w:id="73" w:author="Yi Xu" w:date="2023-12-18T20:28:00Z">
                        <w:rPr>
                          <w:rFonts w:ascii="Cambria Math" w:hAnsi="Cambria Math" w:cs="Times New Roman"/>
                          <w:sz w:val="24"/>
                          <w:szCs w:val="24"/>
                        </w:rPr>
                        <m:t>x</m:t>
                      </w:ins>
                    </m:r>
                  </m:e>
                  <m:sub>
                    <m:r>
                      <w:ins w:id="74" w:author="Yi Xu" w:date="2023-12-18T20:28:00Z">
                        <w:rPr>
                          <w:rFonts w:ascii="Cambria Math" w:hAnsi="Cambria Math" w:cs="Times New Roman"/>
                          <w:sz w:val="24"/>
                          <w:szCs w:val="24"/>
                        </w:rPr>
                        <m:t>i</m:t>
                      </w:ins>
                    </m:r>
                  </m:sub>
                </m:sSub>
                <m:r>
                  <w:ins w:id="75" w:author="Yi Xu" w:date="2023-12-18T20:28:00Z">
                    <w:rPr>
                      <w:rFonts w:ascii="Cambria Math" w:hAnsi="Cambria Math" w:cs="Times New Roman"/>
                      <w:sz w:val="24"/>
                      <w:szCs w:val="24"/>
                    </w:rPr>
                    <m:t>)</m:t>
                  </w:ins>
                </m:r>
              </m:e>
            </m:nary>
          </m:num>
          <m:den>
            <m:r>
              <w:ins w:id="76" w:author="Yi Xu" w:date="2023-12-18T20:28:00Z">
                <w:rPr>
                  <w:rFonts w:ascii="Cambria Math" w:hAnsi="Cambria Math" w:cs="Times New Roman"/>
                  <w:sz w:val="24"/>
                  <w:szCs w:val="24"/>
                </w:rPr>
                <m:t>T</m:t>
              </w:ins>
            </m:r>
          </m:den>
        </m:f>
      </m:oMath>
      <w:ins w:id="77" w:author="Yi Xu" w:date="2023-12-18T20:28:00Z">
        <w:r w:rsidR="00AC1B12">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divided by the </w:t>
        </w:r>
        <w:r w:rsidR="009333BA" w:rsidRPr="008D35DA">
          <w:rPr>
            <w:rFonts w:ascii="Times New Roman" w:hAnsi="Times New Roman" w:cs="Times New Roman"/>
            <w:sz w:val="24"/>
            <w:szCs w:val="24"/>
          </w:rPr>
          <w:t xml:space="preserve">time </w:t>
        </w:r>
      </w:ins>
      <w:r w:rsidR="009333BA" w:rsidRPr="008D35DA">
        <w:rPr>
          <w:rFonts w:ascii="Times New Roman" w:hAnsi="Times New Roman" w:cs="Times New Roman"/>
          <w:sz w:val="24"/>
          <w:szCs w:val="24"/>
        </w:rPr>
        <w:t>series length</w:t>
      </w:r>
      <w:r w:rsidR="003F3309">
        <w:rPr>
          <w:rFonts w:ascii="Times New Roman" w:hAnsi="Times New Roman" w:cs="Times New Roman"/>
          <w:sz w:val="24"/>
          <w:szCs w:val="24"/>
        </w:rPr>
        <w:t xml:space="preserve"> </w:t>
      </w:r>
      <w:r w:rsidR="003F3309" w:rsidRPr="009B0759">
        <w:rPr>
          <w:rFonts w:ascii="Times New Roman" w:hAnsi="Times New Roman" w:cs="Times New Roman"/>
          <w:i/>
          <w:iCs/>
          <w:sz w:val="24"/>
          <w:szCs w:val="24"/>
        </w:rPr>
        <w:t>T</w:t>
      </w:r>
      <w:r w:rsidR="003F3309">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ins w:id="78" w:author="Yi Xu" w:date="2023-12-18T20:28:00Z">
        <w:r w:rsidR="00603565" w:rsidRPr="008D35DA">
          <w:rPr>
            <w:rFonts w:ascii="Times New Roman" w:hAnsi="Times New Roman" w:cs="Times New Roman"/>
            <w:sz w:val="24"/>
            <w:szCs w:val="24"/>
          </w:rPr>
          <w:t xml:space="preserve"> </w:t>
        </w:r>
      </w:ins>
      <w:bookmarkStart w:id="79"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79"/>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w:t>
      </w:r>
      <w:ins w:id="80" w:author="Yi Xu" w:date="2023-12-18T20:28:00Z">
        <w:r w:rsidR="00AD5400" w:rsidRPr="008D35DA">
          <w:rPr>
            <w:rFonts w:ascii="Times New Roman" w:hAnsi="Times New Roman" w:cs="Times New Roman"/>
            <w:sz w:val="24"/>
            <w:szCs w:val="24"/>
          </w:rPr>
          <w:t xml:space="preserve"> </w:t>
        </w:r>
        <w:r w:rsidR="003F3309" w:rsidRPr="004D5F1D">
          <w:rPr>
            <w:rFonts w:ascii="Times New Roman" w:hAnsi="Times New Roman" w:cs="Times New Roman"/>
            <w:sz w:val="24"/>
            <w:szCs w:val="24"/>
          </w:rPr>
          <w:t>MPE</w:t>
        </w:r>
        <w:r w:rsidR="003F3309">
          <w:rPr>
            <w:rFonts w:ascii="Times New Roman" w:hAnsi="Times New Roman" w:cs="Times New Roman"/>
            <w:sz w:val="24"/>
            <w:szCs w:val="24"/>
          </w:rPr>
          <w:t xml:space="preserve"> is the </w:t>
        </w:r>
        <w:r w:rsidR="00EC5BF9">
          <w:rPr>
            <w:rFonts w:ascii="Times New Roman" w:hAnsi="Times New Roman" w:cs="Times New Roman"/>
            <w:sz w:val="24"/>
            <w:szCs w:val="24"/>
          </w:rPr>
          <w:t xml:space="preserve">averaged percentage </w:t>
        </w:r>
        <w:r w:rsidR="00EC5BF9">
          <w:rPr>
            <w:rFonts w:ascii="Times New Roman" w:hAnsi="Times New Roman" w:cs="Times New Roman"/>
            <w:sz w:val="24"/>
            <w:szCs w:val="24"/>
          </w:rPr>
          <w:lastRenderedPageBreak/>
          <w:t xml:space="preserve">difference between forecast and observation over time </w:t>
        </w:r>
        <w:r w:rsidR="00EC5BF9" w:rsidRPr="009B0759">
          <w:rPr>
            <w:rFonts w:ascii="Times New Roman" w:hAnsi="Times New Roman" w:cs="Times New Roman"/>
            <w:i/>
            <w:iCs/>
            <w:sz w:val="24"/>
            <w:szCs w:val="24"/>
          </w:rPr>
          <w:t>T</w:t>
        </w:r>
        <w:r w:rsidR="00EC5BF9">
          <w:rPr>
            <w:rFonts w:ascii="Times New Roman" w:hAnsi="Times New Roman" w:cs="Times New Roman"/>
            <w:sz w:val="24"/>
            <w:szCs w:val="24"/>
          </w:rPr>
          <w:t>:</w:t>
        </w:r>
        <w:r w:rsidR="003F3309" w:rsidRPr="008D35DA">
          <w:rPr>
            <w:rFonts w:ascii="Times New Roman" w:hAnsi="Times New Roman" w:cs="Times New Roman"/>
            <w:sz w:val="24"/>
            <w:szCs w:val="24"/>
          </w:rPr>
          <w:t xml:space="preserve"> </w:t>
        </w:r>
      </w:ins>
      <m:oMath>
        <m:r>
          <w:ins w:id="81" w:author="Yi Xu" w:date="2023-12-18T20:28:00Z">
            <w:rPr>
              <w:rFonts w:ascii="Cambria Math" w:hAnsi="Cambria Math" w:cs="Times New Roman"/>
              <w:sz w:val="24"/>
              <w:szCs w:val="24"/>
            </w:rPr>
            <m:t>MPE=</m:t>
          </w:ins>
        </m:r>
        <m:f>
          <m:fPr>
            <m:ctrlPr>
              <w:ins w:id="82" w:author="Yi Xu" w:date="2023-12-18T20:28:00Z">
                <w:rPr>
                  <w:rFonts w:ascii="Cambria Math" w:hAnsi="Cambria Math" w:cs="Times New Roman"/>
                  <w:i/>
                  <w:sz w:val="24"/>
                  <w:szCs w:val="24"/>
                </w:rPr>
              </w:ins>
            </m:ctrlPr>
          </m:fPr>
          <m:num>
            <m:r>
              <w:ins w:id="83" w:author="Yi Xu" w:date="2023-12-18T20:28:00Z">
                <w:rPr>
                  <w:rFonts w:ascii="Cambria Math" w:hAnsi="Cambria Math" w:cs="Times New Roman"/>
                  <w:sz w:val="24"/>
                  <w:szCs w:val="24"/>
                </w:rPr>
                <m:t>100%</m:t>
              </w:ins>
            </m:r>
          </m:num>
          <m:den>
            <m:r>
              <w:ins w:id="84" w:author="Yi Xu" w:date="2023-12-18T20:28:00Z">
                <w:rPr>
                  <w:rFonts w:ascii="Cambria Math" w:hAnsi="Cambria Math" w:cs="Times New Roman"/>
                  <w:sz w:val="24"/>
                  <w:szCs w:val="24"/>
                </w:rPr>
                <m:t>T</m:t>
              </w:ins>
            </m:r>
          </m:den>
        </m:f>
        <m:nary>
          <m:naryPr>
            <m:chr m:val="∑"/>
            <m:limLoc m:val="subSup"/>
            <m:ctrlPr>
              <w:ins w:id="85" w:author="Yi Xu" w:date="2023-12-18T20:28:00Z">
                <w:rPr>
                  <w:rFonts w:ascii="Cambria Math" w:hAnsi="Cambria Math" w:cs="Times New Roman"/>
                  <w:i/>
                  <w:sz w:val="24"/>
                  <w:szCs w:val="24"/>
                </w:rPr>
              </w:ins>
            </m:ctrlPr>
          </m:naryPr>
          <m:sub>
            <m:r>
              <w:ins w:id="86" w:author="Yi Xu" w:date="2023-12-18T20:28:00Z">
                <w:rPr>
                  <w:rFonts w:ascii="Cambria Math" w:hAnsi="Cambria Math" w:cs="Times New Roman"/>
                  <w:sz w:val="24"/>
                  <w:szCs w:val="24"/>
                </w:rPr>
                <m:t>i=1</m:t>
              </w:ins>
            </m:r>
          </m:sub>
          <m:sup>
            <m:r>
              <w:ins w:id="87" w:author="Yi Xu" w:date="2023-12-18T20:28:00Z">
                <w:rPr>
                  <w:rFonts w:ascii="Cambria Math" w:hAnsi="Cambria Math" w:cs="Times New Roman"/>
                  <w:sz w:val="24"/>
                  <w:szCs w:val="24"/>
                </w:rPr>
                <m:t>T</m:t>
              </w:ins>
            </m:r>
          </m:sup>
          <m:e>
            <m:r>
              <w:ins w:id="88" w:author="Yi Xu" w:date="2023-12-18T20:28:00Z">
                <w:rPr>
                  <w:rFonts w:ascii="Cambria Math" w:hAnsi="Cambria Math" w:cs="Times New Roman"/>
                  <w:sz w:val="24"/>
                  <w:szCs w:val="24"/>
                </w:rPr>
                <m:t>(</m:t>
              </w:ins>
            </m:r>
            <m:f>
              <m:fPr>
                <m:ctrlPr>
                  <w:ins w:id="89" w:author="Yi Xu" w:date="2023-12-18T20:28:00Z">
                    <w:rPr>
                      <w:rFonts w:ascii="Cambria Math" w:hAnsi="Cambria Math" w:cs="Times New Roman"/>
                      <w:i/>
                      <w:sz w:val="24"/>
                      <w:szCs w:val="24"/>
                    </w:rPr>
                  </w:ins>
                </m:ctrlPr>
              </m:fPr>
              <m:num>
                <m:sSub>
                  <m:sSubPr>
                    <m:ctrlPr>
                      <w:ins w:id="90" w:author="Yi Xu" w:date="2023-12-18T20:28:00Z">
                        <w:rPr>
                          <w:rFonts w:ascii="Cambria Math" w:hAnsi="Cambria Math" w:cs="Times New Roman"/>
                          <w:i/>
                          <w:sz w:val="24"/>
                          <w:szCs w:val="24"/>
                        </w:rPr>
                      </w:ins>
                    </m:ctrlPr>
                  </m:sSubPr>
                  <m:e>
                    <m:r>
                      <w:ins w:id="91" w:author="Yi Xu" w:date="2023-12-18T20:28:00Z">
                        <w:rPr>
                          <w:rFonts w:ascii="Cambria Math" w:hAnsi="Cambria Math" w:cs="Times New Roman"/>
                          <w:sz w:val="24"/>
                          <w:szCs w:val="24"/>
                        </w:rPr>
                        <m:t>y</m:t>
                      </w:ins>
                    </m:r>
                  </m:e>
                  <m:sub>
                    <m:r>
                      <w:ins w:id="92" w:author="Yi Xu" w:date="2023-12-18T20:28:00Z">
                        <w:rPr>
                          <w:rFonts w:ascii="Cambria Math" w:hAnsi="Cambria Math" w:cs="Times New Roman"/>
                          <w:sz w:val="24"/>
                          <w:szCs w:val="24"/>
                        </w:rPr>
                        <m:t>i</m:t>
                      </w:ins>
                    </m:r>
                  </m:sub>
                </m:sSub>
                <m:r>
                  <w:ins w:id="93" w:author="Yi Xu" w:date="2023-12-18T20:28:00Z">
                    <w:rPr>
                      <w:rFonts w:ascii="Cambria Math" w:hAnsi="Cambria Math" w:cs="Times New Roman"/>
                      <w:sz w:val="24"/>
                      <w:szCs w:val="24"/>
                    </w:rPr>
                    <m:t>-</m:t>
                  </w:ins>
                </m:r>
                <m:sSub>
                  <m:sSubPr>
                    <m:ctrlPr>
                      <w:ins w:id="94" w:author="Yi Xu" w:date="2023-12-18T20:28:00Z">
                        <w:rPr>
                          <w:rFonts w:ascii="Cambria Math" w:hAnsi="Cambria Math" w:cs="Times New Roman"/>
                          <w:i/>
                          <w:sz w:val="24"/>
                          <w:szCs w:val="24"/>
                        </w:rPr>
                      </w:ins>
                    </m:ctrlPr>
                  </m:sSubPr>
                  <m:e>
                    <m:r>
                      <w:ins w:id="95" w:author="Yi Xu" w:date="2023-12-18T20:28:00Z">
                        <w:rPr>
                          <w:rFonts w:ascii="Cambria Math" w:hAnsi="Cambria Math" w:cs="Times New Roman"/>
                          <w:sz w:val="24"/>
                          <w:szCs w:val="24"/>
                        </w:rPr>
                        <m:t>x</m:t>
                      </w:ins>
                    </m:r>
                  </m:e>
                  <m:sub>
                    <m:r>
                      <w:ins w:id="96" w:author="Yi Xu" w:date="2023-12-18T20:28:00Z">
                        <w:rPr>
                          <w:rFonts w:ascii="Cambria Math" w:hAnsi="Cambria Math" w:cs="Times New Roman"/>
                          <w:sz w:val="24"/>
                          <w:szCs w:val="24"/>
                        </w:rPr>
                        <m:t>i</m:t>
                      </w:ins>
                    </m:r>
                  </m:sub>
                </m:sSub>
              </m:num>
              <m:den>
                <m:sSub>
                  <m:sSubPr>
                    <m:ctrlPr>
                      <w:ins w:id="97" w:author="Yi Xu" w:date="2023-12-18T20:28:00Z">
                        <w:rPr>
                          <w:rFonts w:ascii="Cambria Math" w:hAnsi="Cambria Math" w:cs="Times New Roman"/>
                          <w:i/>
                          <w:sz w:val="24"/>
                          <w:szCs w:val="24"/>
                        </w:rPr>
                      </w:ins>
                    </m:ctrlPr>
                  </m:sSubPr>
                  <m:e>
                    <m:r>
                      <w:ins w:id="98" w:author="Yi Xu" w:date="2023-12-18T20:28:00Z">
                        <w:rPr>
                          <w:rFonts w:ascii="Cambria Math" w:hAnsi="Cambria Math" w:cs="Times New Roman"/>
                          <w:sz w:val="24"/>
                          <w:szCs w:val="24"/>
                        </w:rPr>
                        <m:t>x</m:t>
                      </w:ins>
                    </m:r>
                  </m:e>
                  <m:sub>
                    <m:r>
                      <w:ins w:id="99" w:author="Yi Xu" w:date="2023-12-18T20:28:00Z">
                        <w:rPr>
                          <w:rFonts w:ascii="Cambria Math" w:hAnsi="Cambria Math" w:cs="Times New Roman"/>
                          <w:sz w:val="24"/>
                          <w:szCs w:val="24"/>
                        </w:rPr>
                        <m:t>i</m:t>
                      </w:ins>
                    </m:r>
                  </m:sub>
                </m:sSub>
              </m:den>
            </m:f>
            <m:r>
              <w:ins w:id="100" w:author="Yi Xu" w:date="2023-12-18T20:28:00Z">
                <w:rPr>
                  <w:rFonts w:ascii="Cambria Math" w:hAnsi="Cambria Math" w:cs="Times New Roman"/>
                  <w:sz w:val="24"/>
                  <w:szCs w:val="24"/>
                </w:rPr>
                <m:t>)</m:t>
              </w:ins>
            </m:r>
          </m:e>
        </m:nary>
      </m:oMath>
      <w:ins w:id="101" w:author="Yi Xu" w:date="2023-12-18T20:28:00Z">
        <w:r w:rsidR="00EC5BF9">
          <w:rPr>
            <w:rFonts w:ascii="Times New Roman" w:hAnsi="Times New Roman" w:cs="Times New Roman"/>
            <w:sz w:val="24"/>
            <w:szCs w:val="24"/>
          </w:rPr>
          <w:t>.</w:t>
        </w:r>
      </w:ins>
      <w:r w:rsidR="003F3309" w:rsidRPr="008D35DA">
        <w:rPr>
          <w:rFonts w:ascii="Times New Roman" w:hAnsi="Times New Roman" w:cs="Times New Roman"/>
          <w:sz w:val="24"/>
          <w:szCs w:val="24"/>
        </w:rPr>
        <w:t xml:space="preserve">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w:t>
      </w:r>
      <w:del w:id="102" w:author="Yi Xu" w:date="2023-12-18T20:28:00Z">
        <w:r w:rsidR="000C656A" w:rsidRPr="008D35DA">
          <w:rPr>
            <w:rFonts w:ascii="Times New Roman" w:hAnsi="Times New Roman" w:cs="Times New Roman"/>
            <w:sz w:val="24"/>
            <w:szCs w:val="24"/>
          </w:rPr>
          <w:delText xml:space="preserve">et al. 2006). </w:delText>
        </w:r>
        <w:r w:rsidR="00884305" w:rsidRPr="004D5F1D">
          <w:rPr>
            <w:rFonts w:ascii="Times New Roman" w:hAnsi="Times New Roman" w:cs="Times New Roman"/>
            <w:sz w:val="24"/>
            <w:szCs w:val="24"/>
          </w:rPr>
          <w:delText>M</w:delText>
        </w:r>
        <w:r w:rsidR="00892214">
          <w:rPr>
            <w:rFonts w:ascii="Times New Roman" w:hAnsi="Times New Roman" w:cs="Times New Roman"/>
            <w:sz w:val="24"/>
            <w:szCs w:val="24"/>
          </w:rPr>
          <w:delText>A</w:delText>
        </w:r>
        <w:r w:rsidR="00884305" w:rsidRPr="004D5F1D">
          <w:rPr>
            <w:rFonts w:ascii="Times New Roman" w:hAnsi="Times New Roman" w:cs="Times New Roman"/>
            <w:sz w:val="24"/>
            <w:szCs w:val="24"/>
          </w:rPr>
          <w:delText>RE</w:delText>
        </w:r>
        <w:r w:rsidR="00884305" w:rsidRPr="008D35DA">
          <w:rPr>
            <w:rFonts w:ascii="Times New Roman" w:hAnsi="Times New Roman" w:cs="Times New Roman"/>
            <w:sz w:val="24"/>
            <w:szCs w:val="24"/>
          </w:rPr>
          <w:delText xml:space="preserve"> </w:delText>
        </w:r>
        <w:r w:rsidR="000C656A" w:rsidRPr="008D35DA">
          <w:rPr>
            <w:rFonts w:ascii="Times New Roman" w:hAnsi="Times New Roman" w:cs="Times New Roman"/>
            <w:sz w:val="24"/>
            <w:szCs w:val="24"/>
          </w:rPr>
          <w:delText>(</w:delText>
        </w:r>
      </w:del>
      <m:oMath>
        <m:r>
          <w:del w:id="103" w:author="Yi Xu" w:date="2023-12-18T20:28:00Z">
            <w:rPr>
              <w:rFonts w:ascii="Cambria Math" w:hAnsi="Cambria Math" w:cs="Times New Roman"/>
              <w:sz w:val="24"/>
              <w:szCs w:val="24"/>
            </w:rPr>
            <m:t>MARE=</m:t>
          </w:del>
        </m:r>
        <m:f>
          <m:fPr>
            <m:ctrlPr>
              <w:del w:id="104" w:author="Yi Xu" w:date="2023-12-18T20:28:00Z">
                <w:rPr>
                  <w:rFonts w:ascii="Cambria Math" w:hAnsi="Cambria Math" w:cs="Times New Roman"/>
                  <w:i/>
                  <w:sz w:val="24"/>
                  <w:szCs w:val="24"/>
                </w:rPr>
              </w:del>
            </m:ctrlPr>
          </m:fPr>
          <m:num>
            <m:nary>
              <m:naryPr>
                <m:chr m:val="∑"/>
                <m:limLoc m:val="subSup"/>
                <m:ctrlPr>
                  <w:del w:id="105" w:author="Yi Xu" w:date="2023-12-18T20:28:00Z">
                    <w:rPr>
                      <w:rFonts w:ascii="Cambria Math" w:hAnsi="Cambria Math" w:cs="Times New Roman"/>
                      <w:i/>
                      <w:sz w:val="24"/>
                      <w:szCs w:val="24"/>
                    </w:rPr>
                  </w:del>
                </m:ctrlPr>
              </m:naryPr>
              <m:sub>
                <m:r>
                  <w:del w:id="106" w:author="Yi Xu" w:date="2023-12-18T20:28:00Z">
                    <w:rPr>
                      <w:rFonts w:ascii="Cambria Math" w:hAnsi="Cambria Math" w:cs="Times New Roman"/>
                      <w:sz w:val="24"/>
                      <w:szCs w:val="24"/>
                    </w:rPr>
                    <m:t>i=1</m:t>
                  </w:del>
                </m:r>
              </m:sub>
              <m:sup>
                <m:r>
                  <w:del w:id="107" w:author="Yi Xu" w:date="2023-12-18T20:28:00Z">
                    <w:rPr>
                      <w:rFonts w:ascii="Cambria Math" w:hAnsi="Cambria Math" w:cs="Times New Roman"/>
                      <w:sz w:val="24"/>
                      <w:szCs w:val="24"/>
                    </w:rPr>
                    <m:t>T</m:t>
                  </w:del>
                </m:r>
              </m:sup>
              <m:e>
                <m:sSub>
                  <m:sSubPr>
                    <m:ctrlPr>
                      <w:del w:id="108" w:author="Yi Xu" w:date="2023-12-18T20:28:00Z">
                        <w:rPr>
                          <w:rFonts w:ascii="Cambria Math" w:hAnsi="Cambria Math" w:cs="Times New Roman"/>
                          <w:i/>
                          <w:sz w:val="24"/>
                          <w:szCs w:val="24"/>
                        </w:rPr>
                      </w:del>
                    </m:ctrlPr>
                  </m:sSubPr>
                  <m:e>
                    <m:r>
                      <w:del w:id="109" w:author="Yi Xu" w:date="2023-12-18T20:28:00Z">
                        <w:rPr>
                          <w:rFonts w:ascii="Cambria Math" w:hAnsi="Cambria Math" w:cs="Times New Roman"/>
                          <w:sz w:val="24"/>
                          <w:szCs w:val="24"/>
                        </w:rPr>
                        <m:t>|y</m:t>
                      </w:del>
                    </m:r>
                  </m:e>
                  <m:sub>
                    <m:r>
                      <w:del w:id="110" w:author="Yi Xu" w:date="2023-12-18T20:28:00Z">
                        <w:rPr>
                          <w:rFonts w:ascii="Cambria Math" w:hAnsi="Cambria Math" w:cs="Times New Roman"/>
                          <w:sz w:val="24"/>
                          <w:szCs w:val="24"/>
                        </w:rPr>
                        <m:t>i</m:t>
                      </w:del>
                    </m:r>
                  </m:sub>
                </m:sSub>
                <m:r>
                  <w:del w:id="111" w:author="Yi Xu" w:date="2023-12-18T20:28:00Z">
                    <w:rPr>
                      <w:rFonts w:ascii="Cambria Math" w:hAnsi="Cambria Math" w:cs="Times New Roman"/>
                      <w:sz w:val="24"/>
                      <w:szCs w:val="24"/>
                    </w:rPr>
                    <m:t>-</m:t>
                  </w:del>
                </m:r>
                <m:sSub>
                  <m:sSubPr>
                    <m:ctrlPr>
                      <w:del w:id="112" w:author="Yi Xu" w:date="2023-12-18T20:28:00Z">
                        <w:rPr>
                          <w:rFonts w:ascii="Cambria Math" w:hAnsi="Cambria Math" w:cs="Times New Roman"/>
                          <w:i/>
                          <w:sz w:val="24"/>
                          <w:szCs w:val="24"/>
                        </w:rPr>
                      </w:del>
                    </m:ctrlPr>
                  </m:sSubPr>
                  <m:e>
                    <m:r>
                      <w:del w:id="113" w:author="Yi Xu" w:date="2023-12-18T20:28:00Z">
                        <w:rPr>
                          <w:rFonts w:ascii="Cambria Math" w:hAnsi="Cambria Math" w:cs="Times New Roman"/>
                          <w:sz w:val="24"/>
                          <w:szCs w:val="24"/>
                        </w:rPr>
                        <m:t>x</m:t>
                      </w:del>
                    </m:r>
                  </m:e>
                  <m:sub>
                    <m:r>
                      <w:del w:id="114" w:author="Yi Xu" w:date="2023-12-18T20:28:00Z">
                        <w:rPr>
                          <w:rFonts w:ascii="Cambria Math" w:hAnsi="Cambria Math" w:cs="Times New Roman"/>
                          <w:sz w:val="24"/>
                          <w:szCs w:val="24"/>
                        </w:rPr>
                        <m:t>i</m:t>
                      </w:del>
                    </m:r>
                  </m:sub>
                </m:sSub>
                <m:r>
                  <w:del w:id="115" w:author="Yi Xu" w:date="2023-12-18T20:28:00Z">
                    <w:rPr>
                      <w:rFonts w:ascii="Cambria Math" w:hAnsi="Cambria Math" w:cs="Times New Roman"/>
                      <w:sz w:val="24"/>
                      <w:szCs w:val="24"/>
                    </w:rPr>
                    <m:t>|</m:t>
                  </w:del>
                </m:r>
              </m:e>
            </m:nary>
          </m:num>
          <m:den>
            <m:r>
              <w:del w:id="116" w:author="Yi Xu" w:date="2023-12-18T20:28:00Z">
                <w:rPr>
                  <w:rFonts w:ascii="Cambria Math" w:hAnsi="Cambria Math" w:cs="Times New Roman"/>
                  <w:sz w:val="24"/>
                  <w:szCs w:val="24"/>
                </w:rPr>
                <m:t>T</m:t>
              </w:del>
            </m:r>
          </m:den>
        </m:f>
      </m:oMath>
      <w:del w:id="117" w:author="Yi Xu" w:date="2023-12-18T20:28:00Z">
        <w:r w:rsidR="000C656A" w:rsidRPr="008D35DA">
          <w:rPr>
            <w:rFonts w:ascii="Times New Roman" w:hAnsi="Times New Roman" w:cs="Times New Roman"/>
            <w:sz w:val="24"/>
            <w:szCs w:val="24"/>
          </w:rPr>
          <w:delText xml:space="preserve">) </w:delText>
        </w:r>
        <w:r w:rsidR="00884305" w:rsidRPr="008D35DA">
          <w:rPr>
            <w:rFonts w:ascii="Times New Roman" w:hAnsi="Times New Roman" w:cs="Times New Roman"/>
            <w:sz w:val="24"/>
            <w:szCs w:val="24"/>
          </w:rPr>
          <w:delText xml:space="preserve">and </w:delText>
        </w:r>
        <w:r w:rsidR="00884305" w:rsidRPr="004D5F1D">
          <w:rPr>
            <w:rFonts w:ascii="Times New Roman" w:hAnsi="Times New Roman" w:cs="Times New Roman"/>
            <w:sz w:val="24"/>
            <w:szCs w:val="24"/>
          </w:rPr>
          <w:delText>M</w:delText>
        </w:r>
        <w:r w:rsidR="00892214">
          <w:rPr>
            <w:rFonts w:ascii="Times New Roman" w:hAnsi="Times New Roman" w:cs="Times New Roman"/>
            <w:sz w:val="24"/>
            <w:szCs w:val="24"/>
          </w:rPr>
          <w:delText>A</w:delText>
        </w:r>
        <w:r w:rsidR="00884305" w:rsidRPr="004D5F1D">
          <w:rPr>
            <w:rFonts w:ascii="Times New Roman" w:hAnsi="Times New Roman" w:cs="Times New Roman"/>
            <w:sz w:val="24"/>
            <w:szCs w:val="24"/>
          </w:rPr>
          <w:delText>PE</w:delText>
        </w:r>
        <w:r w:rsidR="00C00461" w:rsidRPr="008D35DA">
          <w:rPr>
            <w:rFonts w:ascii="Times New Roman" w:hAnsi="Times New Roman" w:cs="Times New Roman"/>
            <w:sz w:val="24"/>
            <w:szCs w:val="24"/>
          </w:rPr>
          <w:delText xml:space="preserve"> (</w:delText>
        </w:r>
      </w:del>
      <m:oMath>
        <m:r>
          <w:del w:id="118" w:author="Yi Xu" w:date="2023-12-18T20:28:00Z">
            <w:rPr>
              <w:rFonts w:ascii="Cambria Math" w:hAnsi="Cambria Math" w:cs="Times New Roman"/>
              <w:sz w:val="24"/>
              <w:szCs w:val="24"/>
            </w:rPr>
            <m:t>MAPE=</m:t>
          </w:del>
        </m:r>
        <m:f>
          <m:fPr>
            <m:ctrlPr>
              <w:del w:id="119" w:author="Yi Xu" w:date="2023-12-18T20:28:00Z">
                <w:rPr>
                  <w:rFonts w:ascii="Cambria Math" w:hAnsi="Cambria Math" w:cs="Times New Roman"/>
                  <w:i/>
                  <w:sz w:val="24"/>
                  <w:szCs w:val="24"/>
                </w:rPr>
              </w:del>
            </m:ctrlPr>
          </m:fPr>
          <m:num>
            <m:r>
              <w:del w:id="120" w:author="Yi Xu" w:date="2023-12-18T20:28:00Z">
                <w:rPr>
                  <w:rFonts w:ascii="Cambria Math" w:hAnsi="Cambria Math" w:cs="Times New Roman"/>
                  <w:sz w:val="24"/>
                  <w:szCs w:val="24"/>
                </w:rPr>
                <m:t>100%</m:t>
              </w:del>
            </m:r>
          </m:num>
          <m:den>
            <m:r>
              <w:del w:id="121" w:author="Yi Xu" w:date="2023-12-18T20:28:00Z">
                <w:rPr>
                  <w:rFonts w:ascii="Cambria Math" w:hAnsi="Cambria Math" w:cs="Times New Roman"/>
                  <w:sz w:val="24"/>
                  <w:szCs w:val="24"/>
                </w:rPr>
                <m:t>T</m:t>
              </w:del>
            </m:r>
          </m:den>
        </m:f>
        <m:nary>
          <m:naryPr>
            <m:chr m:val="∑"/>
            <m:limLoc m:val="subSup"/>
            <m:ctrlPr>
              <w:del w:id="122" w:author="Yi Xu" w:date="2023-12-18T20:28:00Z">
                <w:rPr>
                  <w:rFonts w:ascii="Cambria Math" w:hAnsi="Cambria Math" w:cs="Times New Roman"/>
                  <w:i/>
                  <w:sz w:val="24"/>
                  <w:szCs w:val="24"/>
                </w:rPr>
              </w:del>
            </m:ctrlPr>
          </m:naryPr>
          <m:sub>
            <m:r>
              <w:del w:id="123" w:author="Yi Xu" w:date="2023-12-18T20:28:00Z">
                <w:rPr>
                  <w:rFonts w:ascii="Cambria Math" w:hAnsi="Cambria Math" w:cs="Times New Roman"/>
                  <w:sz w:val="24"/>
                  <w:szCs w:val="24"/>
                </w:rPr>
                <m:t>i=1</m:t>
              </w:del>
            </m:r>
          </m:sub>
          <m:sup>
            <m:r>
              <w:del w:id="124" w:author="Yi Xu" w:date="2023-12-18T20:28:00Z">
                <w:rPr>
                  <w:rFonts w:ascii="Cambria Math" w:hAnsi="Cambria Math" w:cs="Times New Roman"/>
                  <w:sz w:val="24"/>
                  <w:szCs w:val="24"/>
                </w:rPr>
                <m:t>T</m:t>
              </w:del>
            </m:r>
          </m:sup>
          <m:e>
            <m:r>
              <w:del w:id="125" w:author="Yi Xu" w:date="2023-12-18T20:28:00Z">
                <w:rPr>
                  <w:rFonts w:ascii="Cambria Math" w:hAnsi="Cambria Math" w:cs="Times New Roman"/>
                  <w:sz w:val="24"/>
                  <w:szCs w:val="24"/>
                </w:rPr>
                <m:t>|</m:t>
              </w:del>
            </m:r>
            <m:f>
              <m:fPr>
                <m:ctrlPr>
                  <w:del w:id="126" w:author="Yi Xu" w:date="2023-12-18T20:28:00Z">
                    <w:rPr>
                      <w:rFonts w:ascii="Cambria Math" w:hAnsi="Cambria Math" w:cs="Times New Roman"/>
                      <w:i/>
                      <w:sz w:val="24"/>
                      <w:szCs w:val="24"/>
                    </w:rPr>
                  </w:del>
                </m:ctrlPr>
              </m:fPr>
              <m:num>
                <m:sSub>
                  <m:sSubPr>
                    <m:ctrlPr>
                      <w:del w:id="127" w:author="Yi Xu" w:date="2023-12-18T20:28:00Z">
                        <w:rPr>
                          <w:rFonts w:ascii="Cambria Math" w:hAnsi="Cambria Math" w:cs="Times New Roman"/>
                          <w:i/>
                          <w:sz w:val="24"/>
                          <w:szCs w:val="24"/>
                        </w:rPr>
                      </w:del>
                    </m:ctrlPr>
                  </m:sSubPr>
                  <m:e>
                    <m:r>
                      <w:del w:id="128" w:author="Yi Xu" w:date="2023-12-18T20:28:00Z">
                        <w:rPr>
                          <w:rFonts w:ascii="Cambria Math" w:hAnsi="Cambria Math" w:cs="Times New Roman"/>
                          <w:sz w:val="24"/>
                          <w:szCs w:val="24"/>
                        </w:rPr>
                        <m:t>y</m:t>
                      </w:del>
                    </m:r>
                  </m:e>
                  <m:sub>
                    <m:r>
                      <w:del w:id="129" w:author="Yi Xu" w:date="2023-12-18T20:28:00Z">
                        <w:rPr>
                          <w:rFonts w:ascii="Cambria Math" w:hAnsi="Cambria Math" w:cs="Times New Roman"/>
                          <w:sz w:val="24"/>
                          <w:szCs w:val="24"/>
                        </w:rPr>
                        <m:t>i</m:t>
                      </w:del>
                    </m:r>
                  </m:sub>
                </m:sSub>
                <m:r>
                  <w:del w:id="130" w:author="Yi Xu" w:date="2023-12-18T20:28:00Z">
                    <w:rPr>
                      <w:rFonts w:ascii="Cambria Math" w:hAnsi="Cambria Math" w:cs="Times New Roman"/>
                      <w:sz w:val="24"/>
                      <w:szCs w:val="24"/>
                    </w:rPr>
                    <m:t>-</m:t>
                  </w:del>
                </m:r>
                <m:sSub>
                  <m:sSubPr>
                    <m:ctrlPr>
                      <w:del w:id="131" w:author="Yi Xu" w:date="2023-12-18T20:28:00Z">
                        <w:rPr>
                          <w:rFonts w:ascii="Cambria Math" w:hAnsi="Cambria Math" w:cs="Times New Roman"/>
                          <w:i/>
                          <w:sz w:val="24"/>
                          <w:szCs w:val="24"/>
                        </w:rPr>
                      </w:del>
                    </m:ctrlPr>
                  </m:sSubPr>
                  <m:e>
                    <m:r>
                      <w:del w:id="132" w:author="Yi Xu" w:date="2023-12-18T20:28:00Z">
                        <w:rPr>
                          <w:rFonts w:ascii="Cambria Math" w:hAnsi="Cambria Math" w:cs="Times New Roman"/>
                          <w:sz w:val="24"/>
                          <w:szCs w:val="24"/>
                        </w:rPr>
                        <m:t>x</m:t>
                      </w:del>
                    </m:r>
                  </m:e>
                  <m:sub>
                    <m:r>
                      <w:del w:id="133" w:author="Yi Xu" w:date="2023-12-18T20:28:00Z">
                        <w:rPr>
                          <w:rFonts w:ascii="Cambria Math" w:hAnsi="Cambria Math" w:cs="Times New Roman"/>
                          <w:sz w:val="24"/>
                          <w:szCs w:val="24"/>
                        </w:rPr>
                        <m:t>i</m:t>
                      </w:del>
                    </m:r>
                  </m:sub>
                </m:sSub>
              </m:num>
              <m:den>
                <m:sSub>
                  <m:sSubPr>
                    <m:ctrlPr>
                      <w:del w:id="134" w:author="Yi Xu" w:date="2023-12-18T20:28:00Z">
                        <w:rPr>
                          <w:rFonts w:ascii="Cambria Math" w:hAnsi="Cambria Math" w:cs="Times New Roman"/>
                          <w:i/>
                          <w:sz w:val="24"/>
                          <w:szCs w:val="24"/>
                        </w:rPr>
                      </w:del>
                    </m:ctrlPr>
                  </m:sSubPr>
                  <m:e>
                    <m:r>
                      <w:del w:id="135" w:author="Yi Xu" w:date="2023-12-18T20:28:00Z">
                        <w:rPr>
                          <w:rFonts w:ascii="Cambria Math" w:hAnsi="Cambria Math" w:cs="Times New Roman"/>
                          <w:sz w:val="24"/>
                          <w:szCs w:val="24"/>
                        </w:rPr>
                        <m:t>x</m:t>
                      </w:del>
                    </m:r>
                  </m:e>
                  <m:sub>
                    <m:r>
                      <w:del w:id="136" w:author="Yi Xu" w:date="2023-12-18T20:28:00Z">
                        <w:rPr>
                          <w:rFonts w:ascii="Cambria Math" w:hAnsi="Cambria Math" w:cs="Times New Roman"/>
                          <w:sz w:val="24"/>
                          <w:szCs w:val="24"/>
                        </w:rPr>
                        <m:t>i</m:t>
                      </w:del>
                    </m:r>
                  </m:sub>
                </m:sSub>
              </m:den>
            </m:f>
            <m:r>
              <w:del w:id="137" w:author="Yi Xu" w:date="2023-12-18T20:28:00Z">
                <w:rPr>
                  <w:rFonts w:ascii="Cambria Math" w:hAnsi="Cambria Math" w:cs="Times New Roman"/>
                  <w:sz w:val="24"/>
                  <w:szCs w:val="24"/>
                </w:rPr>
                <m:t>|</m:t>
              </w:del>
            </m:r>
          </m:e>
        </m:nary>
      </m:oMath>
      <w:del w:id="138" w:author="Yi Xu" w:date="2023-12-18T20:28:00Z">
        <w:r w:rsidR="00884305" w:rsidRPr="008D35DA">
          <w:rPr>
            <w:rFonts w:ascii="Times New Roman" w:hAnsi="Times New Roman" w:cs="Times New Roman"/>
            <w:sz w:val="24"/>
            <w:szCs w:val="24"/>
          </w:rPr>
          <w:delText xml:space="preserve"> </w:delText>
        </w:r>
        <w:r w:rsidR="00325C2B" w:rsidRPr="008D35DA">
          <w:rPr>
            <w:rFonts w:ascii="Times New Roman" w:hAnsi="Times New Roman" w:cs="Times New Roman"/>
            <w:sz w:val="24"/>
            <w:szCs w:val="24"/>
          </w:rPr>
          <w:delText xml:space="preserve">) </w:delText>
        </w:r>
        <w:r w:rsidR="00884305" w:rsidRPr="008D35DA">
          <w:rPr>
            <w:rFonts w:ascii="Times New Roman" w:hAnsi="Times New Roman" w:cs="Times New Roman"/>
            <w:sz w:val="24"/>
            <w:szCs w:val="24"/>
          </w:rPr>
          <w:delText>reflect the long-term bias of forecasts.</w:delText>
        </w:r>
      </w:del>
      <w:ins w:id="139" w:author="Yi Xu" w:date="2023-12-18T20:28:00Z">
        <w:r w:rsidR="00CE7BAB">
          <w:rPr>
            <w:rFonts w:ascii="Times New Roman" w:hAnsi="Times New Roman" w:cs="Times New Roman"/>
            <w:sz w:val="24"/>
            <w:szCs w:val="24"/>
          </w:rPr>
          <w:t>and Koehler,</w:t>
        </w:r>
        <w:r w:rsidR="000C656A" w:rsidRPr="008D35DA">
          <w:rPr>
            <w:rFonts w:ascii="Times New Roman" w:hAnsi="Times New Roman" w:cs="Times New Roman"/>
            <w:sz w:val="24"/>
            <w:szCs w:val="24"/>
          </w:rPr>
          <w:t xml:space="preserve"> 2006). </w:t>
        </w:r>
      </w:ins>
      <w:r w:rsidR="00884305" w:rsidRPr="008D35DA">
        <w:rPr>
          <w:rFonts w:ascii="Times New Roman" w:hAnsi="Times New Roman" w:cs="Times New Roman"/>
          <w:sz w:val="24"/>
          <w:szCs w:val="24"/>
        </w:rPr>
        <w:t xml:space="preserve">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t>
      </w:r>
      <w:ins w:id="140" w:author="Yi Xu" w:date="2023-12-18T20:28:00Z">
        <w:r w:rsidR="00EC5BF9">
          <w:rPr>
            <w:rFonts w:ascii="Times New Roman" w:hAnsi="Times New Roman" w:cs="Times New Roman"/>
            <w:sz w:val="24"/>
            <w:szCs w:val="24"/>
          </w:rPr>
          <w:t xml:space="preserve">Since MRE and MPE can be negative, we took the absolute value before ranking them, and they are noted as </w:t>
        </w:r>
        <w:proofErr w:type="gramStart"/>
        <w:r w:rsidR="00EC5BF9">
          <w:rPr>
            <w:rFonts w:ascii="Times New Roman" w:hAnsi="Times New Roman" w:cs="Times New Roman"/>
            <w:sz w:val="24"/>
            <w:szCs w:val="24"/>
          </w:rPr>
          <w:t>Abs(</w:t>
        </w:r>
        <w:proofErr w:type="gramEnd"/>
        <w:r w:rsidR="00EC5BF9">
          <w:rPr>
            <w:rFonts w:ascii="Times New Roman" w:hAnsi="Times New Roman" w:cs="Times New Roman"/>
            <w:sz w:val="24"/>
            <w:szCs w:val="24"/>
          </w:rPr>
          <w:t xml:space="preserve">MRE) and Abs(MPE). </w:t>
        </w:r>
      </w:ins>
      <w:r w:rsidR="00884305" w:rsidRPr="008D35DA">
        <w:rPr>
          <w:rFonts w:ascii="Times New Roman" w:hAnsi="Times New Roman" w:cs="Times New Roman"/>
          <w:sz w:val="24"/>
          <w:szCs w:val="24"/>
        </w:rPr>
        <w:t xml:space="preserve">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1032D0">
        <w:rPr>
          <w:rFonts w:ascii="Times New Roman" w:hAnsi="Times New Roman" w:cs="Times New Roman"/>
          <w:sz w:val="24"/>
          <w:szCs w:val="24"/>
        </w:rPr>
        <w:t xml:space="preserve">individual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del w:id="141" w:author="Yi Xu" w:date="2023-12-18T20:28:00Z">
        <w:r w:rsidR="00884305" w:rsidRPr="004D5F1D">
          <w:rPr>
            <w:rFonts w:ascii="Times New Roman" w:hAnsi="Times New Roman" w:cs="Times New Roman"/>
            <w:sz w:val="24"/>
            <w:szCs w:val="24"/>
          </w:rPr>
          <w:delText>RMS</w:delText>
        </w:r>
        <w:r w:rsidR="001032D0">
          <w:rPr>
            <w:rFonts w:ascii="Times New Roman" w:hAnsi="Times New Roman" w:cs="Times New Roman"/>
            <w:sz w:val="24"/>
            <w:szCs w:val="24"/>
          </w:rPr>
          <w:delText>E,</w:delText>
        </w:r>
      </w:del>
      <w:proofErr w:type="gramStart"/>
      <w:ins w:id="142" w:author="Yi Xu" w:date="2023-12-18T20:28:00Z">
        <w:r w:rsidR="00BC421B">
          <w:rPr>
            <w:rFonts w:ascii="Times New Roman" w:hAnsi="Times New Roman" w:cs="Times New Roman"/>
            <w:sz w:val="24"/>
            <w:szCs w:val="24"/>
          </w:rPr>
          <w:t>Abs(</w:t>
        </w:r>
        <w:proofErr w:type="gramEnd"/>
        <w:r w:rsidR="00BC421B">
          <w:rPr>
            <w:rFonts w:ascii="Times New Roman" w:hAnsi="Times New Roman" w:cs="Times New Roman"/>
            <w:sz w:val="24"/>
            <w:szCs w:val="24"/>
          </w:rPr>
          <w:t>MRE)</w:t>
        </w:r>
        <w:r w:rsidR="001032D0">
          <w:rPr>
            <w:rFonts w:ascii="Times New Roman" w:hAnsi="Times New Roman" w:cs="Times New Roman"/>
            <w:sz w:val="24"/>
            <w:szCs w:val="24"/>
          </w:rPr>
          <w:t>,</w:t>
        </w:r>
      </w:ins>
      <w:r w:rsidR="001032D0">
        <w:rPr>
          <w:rFonts w:ascii="Times New Roman" w:hAnsi="Times New Roman" w:cs="Times New Roman"/>
          <w:sz w:val="24"/>
          <w:szCs w:val="24"/>
        </w:rPr>
        <w:t xml:space="preserve"> MAE, </w:t>
      </w:r>
      <w:del w:id="143" w:author="Yi Xu" w:date="2023-12-18T20:28:00Z">
        <w:r w:rsidR="001032D0">
          <w:rPr>
            <w:rFonts w:ascii="Times New Roman" w:hAnsi="Times New Roman" w:cs="Times New Roman"/>
            <w:sz w:val="24"/>
            <w:szCs w:val="24"/>
          </w:rPr>
          <w:delText>MARE</w:delText>
        </w:r>
      </w:del>
      <w:ins w:id="144" w:author="Yi Xu" w:date="2023-12-18T20:28:00Z">
        <w:r w:rsidR="00BC421B">
          <w:rPr>
            <w:rFonts w:ascii="Times New Roman" w:hAnsi="Times New Roman" w:cs="Times New Roman"/>
            <w:sz w:val="24"/>
            <w:szCs w:val="24"/>
          </w:rPr>
          <w:t>Abs(</w:t>
        </w:r>
        <w:r w:rsidR="001032D0">
          <w:rPr>
            <w:rFonts w:ascii="Times New Roman" w:hAnsi="Times New Roman" w:cs="Times New Roman"/>
            <w:sz w:val="24"/>
            <w:szCs w:val="24"/>
          </w:rPr>
          <w:t>M</w:t>
        </w:r>
        <w:r w:rsidR="00BC421B">
          <w:rPr>
            <w:rFonts w:ascii="Times New Roman" w:hAnsi="Times New Roman" w:cs="Times New Roman"/>
            <w:sz w:val="24"/>
            <w:szCs w:val="24"/>
          </w:rPr>
          <w:t>P</w:t>
        </w:r>
        <w:r w:rsidR="001032D0">
          <w:rPr>
            <w:rFonts w:ascii="Times New Roman" w:hAnsi="Times New Roman" w:cs="Times New Roman"/>
            <w:sz w:val="24"/>
            <w:szCs w:val="24"/>
          </w:rPr>
          <w:t>E</w:t>
        </w:r>
        <w:r w:rsidR="00BC421B">
          <w:rPr>
            <w:rFonts w:ascii="Times New Roman" w:hAnsi="Times New Roman" w:cs="Times New Roman"/>
            <w:sz w:val="24"/>
            <w:szCs w:val="24"/>
          </w:rPr>
          <w:t>)</w:t>
        </w:r>
      </w:ins>
      <w:r w:rsidR="00310C1A">
        <w:rPr>
          <w:rFonts w:ascii="Times New Roman" w:hAnsi="Times New Roman" w:cs="Times New Roman"/>
          <w:sz w:val="24"/>
          <w:szCs w:val="24"/>
        </w:rPr>
        <w:t xml:space="preserve"> and </w:t>
      </w:r>
      <w:del w:id="145" w:author="Yi Xu" w:date="2023-12-18T20:28:00Z">
        <w:r w:rsidR="001032D0">
          <w:rPr>
            <w:rFonts w:ascii="Times New Roman" w:hAnsi="Times New Roman" w:cs="Times New Roman"/>
            <w:sz w:val="24"/>
            <w:szCs w:val="24"/>
          </w:rPr>
          <w:delText>MAPE</w:delText>
        </w:r>
        <w:r w:rsidR="00310C1A">
          <w:rPr>
            <w:rFonts w:ascii="Times New Roman" w:hAnsi="Times New Roman" w:cs="Times New Roman"/>
            <w:sz w:val="24"/>
            <w:szCs w:val="24"/>
          </w:rPr>
          <w:delText xml:space="preserve">, and </w:delText>
        </w:r>
      </w:del>
      <w:r w:rsidR="00310C1A">
        <w:rPr>
          <w:rFonts w:ascii="Times New Roman" w:hAnsi="Times New Roman" w:cs="Times New Roman"/>
          <w:sz w:val="24"/>
          <w:szCs w:val="24"/>
        </w:rPr>
        <w:t>RMSE</w:t>
      </w:r>
      <w:ins w:id="146" w:author="Yi Xu" w:date="2023-12-18T20:28:00Z">
        <w:r w:rsidR="00BC421B">
          <w:rPr>
            <w:rFonts w:ascii="Times New Roman" w:hAnsi="Times New Roman" w:cs="Times New Roman"/>
            <w:sz w:val="24"/>
            <w:szCs w:val="24"/>
          </w:rPr>
          <w:t>. This approach</w:t>
        </w:r>
      </w:ins>
      <w:r w:rsidR="00310C1A">
        <w:rPr>
          <w:rFonts w:ascii="Times New Roman" w:hAnsi="Times New Roman" w:cs="Times New Roman"/>
          <w:sz w:val="24"/>
          <w:szCs w:val="24"/>
        </w:rPr>
        <w:t xml:space="preserve"> has been </w:t>
      </w:r>
      <w:del w:id="147" w:author="Yi Xu" w:date="2023-12-18T20:28:00Z">
        <w:r w:rsidR="00310C1A">
          <w:rPr>
            <w:rFonts w:ascii="Times New Roman" w:hAnsi="Times New Roman" w:cs="Times New Roman"/>
            <w:sz w:val="24"/>
            <w:szCs w:val="24"/>
          </w:rPr>
          <w:delText xml:space="preserve">commonly </w:delText>
        </w:r>
      </w:del>
      <w:r w:rsidR="00310C1A">
        <w:rPr>
          <w:rFonts w:ascii="Times New Roman" w:hAnsi="Times New Roman" w:cs="Times New Roman"/>
          <w:sz w:val="24"/>
          <w:szCs w:val="24"/>
        </w:rPr>
        <w:t xml:space="preserve">used by </w:t>
      </w:r>
      <w:del w:id="148" w:author="Yi Xu" w:date="2023-12-18T20:28:00Z">
        <w:r w:rsidR="00310C1A">
          <w:rPr>
            <w:rFonts w:ascii="Times New Roman" w:hAnsi="Times New Roman" w:cs="Times New Roman"/>
            <w:sz w:val="24"/>
            <w:szCs w:val="24"/>
          </w:rPr>
          <w:delText xml:space="preserve">fisheries managers and </w:delText>
        </w:r>
      </w:del>
      <w:r w:rsidR="00310C1A">
        <w:rPr>
          <w:rFonts w:ascii="Times New Roman" w:hAnsi="Times New Roman" w:cs="Times New Roman"/>
          <w:sz w:val="24"/>
          <w:szCs w:val="24"/>
        </w:rPr>
        <w:t xml:space="preserve">other similar studies </w:t>
      </w:r>
      <w:r w:rsidR="00310C1A" w:rsidRPr="008D35DA">
        <w:rPr>
          <w:rFonts w:ascii="Times New Roman" w:hAnsi="Times New Roman" w:cs="Times New Roman"/>
          <w:sz w:val="24"/>
          <w:szCs w:val="24"/>
        </w:rPr>
        <w:t>(</w:t>
      </w:r>
      <w:r w:rsidR="00310C1A" w:rsidRPr="008D35DA">
        <w:rPr>
          <w:rFonts w:ascii="Times New Roman" w:hAnsi="Times New Roman" w:cs="Times New Roman"/>
          <w:color w:val="242424"/>
          <w:sz w:val="24"/>
          <w:szCs w:val="24"/>
          <w:shd w:val="clear" w:color="auto" w:fill="FFFFFF"/>
        </w:rPr>
        <w:t xml:space="preserve">Haeseker et al. 2008; </w:t>
      </w:r>
      <w:del w:id="149" w:author="Yi Xu" w:date="2023-12-18T20:28:00Z">
        <w:r w:rsidR="00310C1A" w:rsidRPr="008D35DA">
          <w:rPr>
            <w:rFonts w:ascii="Times New Roman" w:hAnsi="Times New Roman" w:cs="Times New Roman"/>
            <w:sz w:val="24"/>
            <w:szCs w:val="24"/>
          </w:rPr>
          <w:delText>Ovando</w:delText>
        </w:r>
      </w:del>
      <w:ins w:id="150" w:author="Yi Xu" w:date="2023-12-18T20:28:00Z">
        <w:r w:rsidR="00BC421B">
          <w:rPr>
            <w:rFonts w:ascii="Times New Roman" w:hAnsi="Times New Roman" w:cs="Times New Roman"/>
            <w:color w:val="242424"/>
            <w:sz w:val="24"/>
            <w:szCs w:val="24"/>
            <w:shd w:val="clear" w:color="auto" w:fill="FFFFFF"/>
          </w:rPr>
          <w:t>Grant</w:t>
        </w:r>
      </w:ins>
      <w:r w:rsidR="00BC421B">
        <w:rPr>
          <w:rFonts w:ascii="Times New Roman" w:hAnsi="Times New Roman"/>
          <w:color w:val="242424"/>
          <w:sz w:val="24"/>
          <w:shd w:val="clear" w:color="auto" w:fill="FFFFFF"/>
          <w:rPrChange w:id="151" w:author="Yi Xu" w:date="2023-12-18T20:28:00Z">
            <w:rPr>
              <w:rFonts w:ascii="Times New Roman" w:hAnsi="Times New Roman"/>
              <w:sz w:val="24"/>
            </w:rPr>
          </w:rPrChange>
        </w:rPr>
        <w:t xml:space="preserve"> et al</w:t>
      </w:r>
      <w:del w:id="152" w:author="Yi Xu" w:date="2023-12-18T20:28:00Z">
        <w:r w:rsidR="00310C1A" w:rsidRPr="008D35DA">
          <w:rPr>
            <w:rFonts w:ascii="Times New Roman" w:hAnsi="Times New Roman" w:cs="Times New Roman"/>
            <w:sz w:val="24"/>
            <w:szCs w:val="24"/>
          </w:rPr>
          <w:delText>. 2022).</w:delText>
        </w:r>
      </w:del>
      <w:ins w:id="153" w:author="Yi Xu" w:date="2023-12-18T20:28:00Z">
        <w:r w:rsidR="00BC421B">
          <w:rPr>
            <w:rFonts w:ascii="Times New Roman" w:hAnsi="Times New Roman" w:cs="Times New Roman"/>
            <w:color w:val="242424"/>
            <w:sz w:val="24"/>
            <w:szCs w:val="24"/>
            <w:shd w:val="clear" w:color="auto" w:fill="FFFFFF"/>
          </w:rPr>
          <w:t>., 2010</w:t>
        </w:r>
        <w:r w:rsidR="00310C1A" w:rsidRPr="008D35DA">
          <w:rPr>
            <w:rFonts w:ascii="Times New Roman" w:hAnsi="Times New Roman" w:cs="Times New Roman"/>
            <w:sz w:val="24"/>
            <w:szCs w:val="24"/>
          </w:rPr>
          <w:t>).</w:t>
        </w:r>
        <w:r w:rsidR="00A101C7">
          <w:rPr>
            <w:rFonts w:ascii="Times New Roman" w:hAnsi="Times New Roman" w:cs="Times New Roman"/>
            <w:sz w:val="24"/>
            <w:szCs w:val="24"/>
          </w:rPr>
          <w:t xml:space="preserve"> In addition, </w:t>
        </w:r>
        <w:r w:rsidR="00A101C7" w:rsidRPr="00A101C7">
          <w:rPr>
            <w:rFonts w:ascii="Times New Roman" w:hAnsi="Times New Roman" w:cs="Times New Roman"/>
            <w:sz w:val="24"/>
            <w:szCs w:val="24"/>
          </w:rPr>
          <w:t>we use</w:t>
        </w:r>
        <w:r w:rsidR="00A101C7">
          <w:rPr>
            <w:rFonts w:ascii="Times New Roman" w:hAnsi="Times New Roman" w:cs="Times New Roman"/>
            <w:sz w:val="24"/>
            <w:szCs w:val="24"/>
          </w:rPr>
          <w:t>d</w:t>
        </w:r>
        <w:r w:rsidR="00A101C7" w:rsidRPr="00A101C7">
          <w:rPr>
            <w:rFonts w:ascii="Times New Roman" w:hAnsi="Times New Roman" w:cs="Times New Roman"/>
            <w:sz w:val="24"/>
            <w:szCs w:val="24"/>
          </w:rPr>
          <w:t xml:space="preserve"> the </w:t>
        </w:r>
        <w:bookmarkStart w:id="154" w:name="_Hlk153608054"/>
        <w:r w:rsidR="006660E9">
          <w:rPr>
            <w:rFonts w:ascii="Times New Roman" w:hAnsi="Times New Roman" w:cs="Times New Roman"/>
            <w:sz w:val="24"/>
            <w:szCs w:val="24"/>
          </w:rPr>
          <w:t>n</w:t>
        </w:r>
        <w:r w:rsidR="00A101C7" w:rsidRPr="00A101C7">
          <w:rPr>
            <w:rFonts w:ascii="Times New Roman" w:hAnsi="Times New Roman" w:cs="Times New Roman"/>
            <w:sz w:val="24"/>
            <w:szCs w:val="24"/>
          </w:rPr>
          <w:t xml:space="preserve">ormalized </w:t>
        </w:r>
        <w:r w:rsidR="006660E9">
          <w:rPr>
            <w:rFonts w:ascii="Times New Roman" w:hAnsi="Times New Roman" w:cs="Times New Roman"/>
            <w:sz w:val="24"/>
            <w:szCs w:val="24"/>
          </w:rPr>
          <w:t>f</w:t>
        </w:r>
        <w:r w:rsidR="00A101C7" w:rsidRPr="00A101C7">
          <w:rPr>
            <w:rFonts w:ascii="Times New Roman" w:hAnsi="Times New Roman" w:cs="Times New Roman"/>
            <w:sz w:val="24"/>
            <w:szCs w:val="24"/>
          </w:rPr>
          <w:t xml:space="preserve">orecast </w:t>
        </w:r>
        <w:r w:rsidR="006660E9">
          <w:rPr>
            <w:rFonts w:ascii="Times New Roman" w:hAnsi="Times New Roman" w:cs="Times New Roman"/>
            <w:sz w:val="24"/>
            <w:szCs w:val="24"/>
          </w:rPr>
          <w:t>m</w:t>
        </w:r>
        <w:r w:rsidR="00A101C7" w:rsidRPr="00A101C7">
          <w:rPr>
            <w:rFonts w:ascii="Times New Roman" w:hAnsi="Times New Roman" w:cs="Times New Roman"/>
            <w:sz w:val="24"/>
            <w:szCs w:val="24"/>
          </w:rPr>
          <w:t>etric</w:t>
        </w:r>
        <w:r w:rsidR="00A101C7">
          <w:rPr>
            <w:rFonts w:ascii="Times New Roman" w:hAnsi="Times New Roman" w:cs="Times New Roman"/>
            <w:sz w:val="24"/>
            <w:szCs w:val="24"/>
          </w:rPr>
          <w:t xml:space="preserve"> (NFM) to measure the bias</w:t>
        </w:r>
        <w:bookmarkEnd w:id="154"/>
        <w:r w:rsidR="00A101C7">
          <w:rPr>
            <w:rFonts w:ascii="Times New Roman" w:hAnsi="Times New Roman" w:cs="Times New Roman"/>
            <w:sz w:val="24"/>
            <w:szCs w:val="24"/>
          </w:rPr>
          <w:t xml:space="preserve">: </w:t>
        </w:r>
      </w:ins>
      <m:oMath>
        <m:nary>
          <m:naryPr>
            <m:chr m:val="∑"/>
            <m:limLoc m:val="undOvr"/>
            <m:ctrlPr>
              <w:ins w:id="155" w:author="Yi Xu" w:date="2023-12-18T20:28:00Z">
                <w:rPr>
                  <w:rFonts w:ascii="Cambria Math" w:hAnsi="Cambria Math" w:cs="Times New Roman"/>
                  <w:i/>
                  <w:sz w:val="24"/>
                  <w:szCs w:val="24"/>
                </w:rPr>
              </w:ins>
            </m:ctrlPr>
          </m:naryPr>
          <m:sub>
            <m:r>
              <w:ins w:id="156" w:author="Yi Xu" w:date="2023-12-18T20:28:00Z">
                <w:rPr>
                  <w:rFonts w:ascii="Cambria Math" w:hAnsi="Cambria Math" w:cs="Times New Roman"/>
                  <w:sz w:val="24"/>
                  <w:szCs w:val="24"/>
                </w:rPr>
                <m:t>i=1</m:t>
              </w:ins>
            </m:r>
          </m:sub>
          <m:sup>
            <m:r>
              <w:ins w:id="157" w:author="Yi Xu" w:date="2023-12-18T20:28:00Z">
                <w:rPr>
                  <w:rFonts w:ascii="Cambria Math" w:hAnsi="Cambria Math" w:cs="Times New Roman"/>
                  <w:sz w:val="24"/>
                  <w:szCs w:val="24"/>
                </w:rPr>
                <m:t>T</m:t>
              </w:ins>
            </m:r>
          </m:sup>
          <m:e>
            <m:f>
              <m:fPr>
                <m:ctrlPr>
                  <w:ins w:id="158" w:author="Yi Xu" w:date="2023-12-18T20:28:00Z">
                    <w:rPr>
                      <w:rFonts w:ascii="Cambria Math" w:hAnsi="Cambria Math" w:cs="Times New Roman"/>
                      <w:i/>
                      <w:sz w:val="24"/>
                      <w:szCs w:val="24"/>
                    </w:rPr>
                  </w:ins>
                </m:ctrlPr>
              </m:fPr>
              <m:num>
                <m:sSub>
                  <m:sSubPr>
                    <m:ctrlPr>
                      <w:ins w:id="159" w:author="Yi Xu" w:date="2023-12-18T20:28:00Z">
                        <w:rPr>
                          <w:rFonts w:ascii="Cambria Math" w:hAnsi="Cambria Math" w:cs="Times New Roman"/>
                          <w:i/>
                          <w:sz w:val="24"/>
                          <w:szCs w:val="24"/>
                        </w:rPr>
                      </w:ins>
                    </m:ctrlPr>
                  </m:sSubPr>
                  <m:e>
                    <m:r>
                      <w:ins w:id="160" w:author="Yi Xu" w:date="2023-12-18T20:28:00Z">
                        <w:rPr>
                          <w:rFonts w:ascii="Cambria Math" w:hAnsi="Cambria Math" w:cs="Times New Roman"/>
                          <w:sz w:val="24"/>
                          <w:szCs w:val="24"/>
                        </w:rPr>
                        <m:t>y</m:t>
                      </w:ins>
                    </m:r>
                  </m:e>
                  <m:sub>
                    <m:r>
                      <w:ins w:id="161" w:author="Yi Xu" w:date="2023-12-18T20:28:00Z">
                        <w:rPr>
                          <w:rFonts w:ascii="Cambria Math" w:hAnsi="Cambria Math" w:cs="Times New Roman"/>
                          <w:sz w:val="24"/>
                          <w:szCs w:val="24"/>
                        </w:rPr>
                        <m:t>i</m:t>
                      </w:ins>
                    </m:r>
                  </m:sub>
                </m:sSub>
                <m:r>
                  <w:ins w:id="162" w:author="Yi Xu" w:date="2023-12-18T20:28:00Z">
                    <w:rPr>
                      <w:rFonts w:ascii="Cambria Math" w:hAnsi="Cambria Math" w:cs="Times New Roman"/>
                      <w:sz w:val="24"/>
                      <w:szCs w:val="24"/>
                    </w:rPr>
                    <m:t>-</m:t>
                  </w:ins>
                </m:r>
                <m:sSub>
                  <m:sSubPr>
                    <m:ctrlPr>
                      <w:ins w:id="163" w:author="Yi Xu" w:date="2023-12-18T20:28:00Z">
                        <w:rPr>
                          <w:rFonts w:ascii="Cambria Math" w:hAnsi="Cambria Math" w:cs="Times New Roman"/>
                          <w:i/>
                          <w:sz w:val="24"/>
                          <w:szCs w:val="24"/>
                        </w:rPr>
                      </w:ins>
                    </m:ctrlPr>
                  </m:sSubPr>
                  <m:e>
                    <m:r>
                      <w:ins w:id="164" w:author="Yi Xu" w:date="2023-12-18T20:28:00Z">
                        <w:rPr>
                          <w:rFonts w:ascii="Cambria Math" w:hAnsi="Cambria Math" w:cs="Times New Roman"/>
                          <w:sz w:val="24"/>
                          <w:szCs w:val="24"/>
                        </w:rPr>
                        <m:t>x</m:t>
                      </w:ins>
                    </m:r>
                  </m:e>
                  <m:sub>
                    <m:r>
                      <w:ins w:id="165" w:author="Yi Xu" w:date="2023-12-18T20:28:00Z">
                        <w:rPr>
                          <w:rFonts w:ascii="Cambria Math" w:hAnsi="Cambria Math" w:cs="Times New Roman"/>
                          <w:sz w:val="24"/>
                          <w:szCs w:val="24"/>
                        </w:rPr>
                        <m:t>i</m:t>
                      </w:ins>
                    </m:r>
                  </m:sub>
                </m:sSub>
              </m:num>
              <m:den>
                <m:sSub>
                  <m:sSubPr>
                    <m:ctrlPr>
                      <w:ins w:id="166" w:author="Yi Xu" w:date="2023-12-18T20:28:00Z">
                        <w:rPr>
                          <w:rFonts w:ascii="Cambria Math" w:hAnsi="Cambria Math" w:cs="Times New Roman"/>
                          <w:i/>
                          <w:sz w:val="24"/>
                          <w:szCs w:val="24"/>
                        </w:rPr>
                      </w:ins>
                    </m:ctrlPr>
                  </m:sSubPr>
                  <m:e>
                    <m:r>
                      <w:ins w:id="167" w:author="Yi Xu" w:date="2023-12-18T20:28:00Z">
                        <w:rPr>
                          <w:rFonts w:ascii="Cambria Math" w:hAnsi="Cambria Math" w:cs="Times New Roman"/>
                          <w:sz w:val="24"/>
                          <w:szCs w:val="24"/>
                        </w:rPr>
                        <m:t>y</m:t>
                      </w:ins>
                    </m:r>
                  </m:e>
                  <m:sub>
                    <m:r>
                      <w:ins w:id="168" w:author="Yi Xu" w:date="2023-12-18T20:28:00Z">
                        <w:rPr>
                          <w:rFonts w:ascii="Cambria Math" w:hAnsi="Cambria Math" w:cs="Times New Roman"/>
                          <w:sz w:val="24"/>
                          <w:szCs w:val="24"/>
                        </w:rPr>
                        <m:t>i</m:t>
                      </w:ins>
                    </m:r>
                  </m:sub>
                </m:sSub>
                <m:r>
                  <w:ins w:id="169" w:author="Yi Xu" w:date="2023-12-18T20:28:00Z">
                    <w:rPr>
                      <w:rFonts w:ascii="Cambria Math" w:hAnsi="Cambria Math" w:cs="Times New Roman"/>
                      <w:sz w:val="24"/>
                      <w:szCs w:val="24"/>
                    </w:rPr>
                    <m:t>+</m:t>
                  </w:ins>
                </m:r>
                <m:sSub>
                  <m:sSubPr>
                    <m:ctrlPr>
                      <w:ins w:id="170" w:author="Yi Xu" w:date="2023-12-18T20:28:00Z">
                        <w:rPr>
                          <w:rFonts w:ascii="Cambria Math" w:hAnsi="Cambria Math" w:cs="Times New Roman"/>
                          <w:i/>
                          <w:sz w:val="24"/>
                          <w:szCs w:val="24"/>
                        </w:rPr>
                      </w:ins>
                    </m:ctrlPr>
                  </m:sSubPr>
                  <m:e>
                    <m:r>
                      <w:ins w:id="171" w:author="Yi Xu" w:date="2023-12-18T20:28:00Z">
                        <w:rPr>
                          <w:rFonts w:ascii="Cambria Math" w:hAnsi="Cambria Math" w:cs="Times New Roman"/>
                          <w:sz w:val="24"/>
                          <w:szCs w:val="24"/>
                        </w:rPr>
                        <m:t>x</m:t>
                      </w:ins>
                    </m:r>
                  </m:e>
                  <m:sub>
                    <m:r>
                      <w:ins w:id="172" w:author="Yi Xu" w:date="2023-12-18T20:28:00Z">
                        <w:rPr>
                          <w:rFonts w:ascii="Cambria Math" w:hAnsi="Cambria Math" w:cs="Times New Roman"/>
                          <w:sz w:val="24"/>
                          <w:szCs w:val="24"/>
                        </w:rPr>
                        <m:t>i</m:t>
                      </w:ins>
                    </m:r>
                  </m:sub>
                </m:sSub>
              </m:den>
            </m:f>
          </m:e>
        </m:nary>
      </m:oMath>
      <w:ins w:id="173" w:author="Yi Xu" w:date="2023-12-18T20:28:00Z">
        <w:r w:rsidR="00A101C7">
          <w:rPr>
            <w:rFonts w:ascii="Times New Roman" w:hAnsi="Times New Roman" w:cs="Times New Roman"/>
            <w:sz w:val="24"/>
            <w:szCs w:val="24"/>
          </w:rPr>
          <w:t xml:space="preserve"> </w:t>
        </w:r>
        <w:r w:rsidR="008D6310">
          <w:rPr>
            <w:rFonts w:ascii="Times New Roman" w:hAnsi="Times New Roman" w:cs="Times New Roman"/>
            <w:sz w:val="24"/>
            <w:szCs w:val="24"/>
          </w:rPr>
          <w:t xml:space="preserve"> (</w:t>
        </w:r>
        <w:r w:rsidR="008D6310" w:rsidRPr="008D6310">
          <w:rPr>
            <w:rFonts w:ascii="Times New Roman" w:hAnsi="Times New Roman" w:cs="Times New Roman"/>
            <w:sz w:val="24"/>
            <w:szCs w:val="24"/>
          </w:rPr>
          <w:t>https://demand-planning.com/2021/08/06/a-critical-look-at-measuring-and-calculating-forecast-bias/</w:t>
        </w:r>
        <w:r w:rsidR="008D6310">
          <w:rPr>
            <w:rFonts w:ascii="Times New Roman" w:hAnsi="Times New Roman" w:cs="Times New Roman"/>
            <w:sz w:val="24"/>
            <w:szCs w:val="24"/>
          </w:rPr>
          <w:t>)</w:t>
        </w:r>
        <w:r w:rsidR="00A101C7">
          <w:rPr>
            <w:rFonts w:ascii="Times New Roman" w:hAnsi="Times New Roman" w:cs="Times New Roman"/>
            <w:sz w:val="24"/>
            <w:szCs w:val="24"/>
          </w:rPr>
          <w:t>.</w:t>
        </w:r>
        <w:r w:rsidR="00A101C7" w:rsidRPr="00A101C7">
          <w:t xml:space="preserve"> </w:t>
        </w:r>
        <w:r w:rsidR="00A101C7" w:rsidRPr="00A101C7">
          <w:rPr>
            <w:rFonts w:ascii="Times New Roman" w:hAnsi="Times New Roman" w:cs="Times New Roman"/>
          </w:rPr>
          <w:t xml:space="preserve">A positive </w:t>
        </w:r>
        <w:r w:rsidR="00A101C7" w:rsidRPr="00C24194">
          <w:rPr>
            <w:rFonts w:ascii="Times New Roman" w:hAnsi="Times New Roman" w:cs="Times New Roman"/>
          </w:rPr>
          <w:t>NFM</w:t>
        </w:r>
        <w:r w:rsidR="00A101C7" w:rsidRPr="00A101C7">
          <w:rPr>
            <w:rFonts w:ascii="Times New Roman" w:hAnsi="Times New Roman" w:cs="Times New Roman"/>
          </w:rPr>
          <w:t xml:space="preserve"> indicates</w:t>
        </w:r>
        <w:r w:rsidR="00A101C7">
          <w:t xml:space="preserve"> </w:t>
        </w:r>
        <w:r w:rsidR="00A101C7" w:rsidRPr="00A101C7">
          <w:rPr>
            <w:rFonts w:ascii="Times New Roman" w:hAnsi="Times New Roman" w:cs="Times New Roman"/>
          </w:rPr>
          <w:t xml:space="preserve">over-forecast while negative under-forecast </w:t>
        </w:r>
        <w:r w:rsidR="00A101C7" w:rsidRPr="00A101C7">
          <w:rPr>
            <w:rFonts w:ascii="Times New Roman" w:hAnsi="Times New Roman" w:cs="Times New Roman"/>
            <w:sz w:val="24"/>
            <w:szCs w:val="24"/>
          </w:rPr>
          <w:t>with 0 indicating the absence of bias</w:t>
        </w:r>
        <w:r w:rsidR="00A101C7">
          <w:rPr>
            <w:rFonts w:ascii="Times New Roman" w:hAnsi="Times New Roman" w:cs="Times New Roman"/>
            <w:sz w:val="24"/>
            <w:szCs w:val="24"/>
          </w:rPr>
          <w:t>.</w:t>
        </w:r>
      </w:ins>
    </w:p>
    <w:p w14:paraId="0DBD9485" w14:textId="7D55D243"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Taylor diagram</w:t>
      </w:r>
      <w:r w:rsidR="0003512F">
        <w:rPr>
          <w:rFonts w:ascii="Times New Roman" w:hAnsi="Times New Roman" w:cs="Times New Roman"/>
          <w:sz w:val="24"/>
          <w:szCs w:val="24"/>
        </w:rPr>
        <w:t>s</w:t>
      </w:r>
      <w:r w:rsidR="00884305" w:rsidRPr="008D35DA">
        <w:rPr>
          <w:rFonts w:ascii="Times New Roman" w:hAnsi="Times New Roman" w:cs="Times New Roman"/>
          <w:sz w:val="24"/>
          <w:szCs w:val="24"/>
        </w:rPr>
        <w:t xml:space="preserve">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w:t>
      </w:r>
      <w:r w:rsidR="00AE149D">
        <w:rPr>
          <w:rFonts w:ascii="Times New Roman" w:hAnsi="Times New Roman" w:cs="Times New Roman"/>
          <w:sz w:val="24"/>
          <w:szCs w:val="24"/>
        </w:rPr>
        <w:t>(</w:t>
      </w:r>
      <w:r w:rsidR="00AE149D" w:rsidRPr="00AE149D">
        <w:rPr>
          <w:rFonts w:ascii="Times New Roman" w:hAnsi="Times New Roman" w:cs="Times New Roman"/>
          <w:sz w:val="24"/>
          <w:szCs w:val="24"/>
        </w:rPr>
        <w:t xml:space="preserve">with values </w:t>
      </w:r>
      <w:r w:rsidR="00AE149D">
        <w:rPr>
          <w:rFonts w:ascii="Times New Roman" w:hAnsi="Times New Roman" w:cs="Times New Roman"/>
          <w:sz w:val="24"/>
          <w:szCs w:val="24"/>
        </w:rPr>
        <w:t>ranging from</w:t>
      </w:r>
      <w:r w:rsidR="00AE149D" w:rsidRPr="00AE149D">
        <w:rPr>
          <w:rFonts w:ascii="Times New Roman" w:hAnsi="Times New Roman" w:cs="Times New Roman"/>
          <w:sz w:val="24"/>
          <w:szCs w:val="24"/>
        </w:rPr>
        <w:t xml:space="preserve"> -1 to 1</w:t>
      </w:r>
      <w:r w:rsidR="00AE149D">
        <w:rPr>
          <w:rFonts w:ascii="Times New Roman" w:hAnsi="Times New Roman" w:cs="Times New Roman"/>
          <w:sz w:val="24"/>
          <w:szCs w:val="24"/>
        </w:rPr>
        <w:t xml:space="preserve">) </w:t>
      </w:r>
      <w:r w:rsidR="00A63F6D" w:rsidRPr="008D35DA">
        <w:rPr>
          <w:rFonts w:ascii="Times New Roman" w:hAnsi="Times New Roman" w:cs="Times New Roman"/>
          <w:sz w:val="24"/>
          <w:szCs w:val="24"/>
        </w:rPr>
        <w:t xml:space="preserve">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w:t>
      </w:r>
      <w:r w:rsidR="00E40E49">
        <w:rPr>
          <w:rFonts w:ascii="Times New Roman" w:hAnsi="Times New Roman" w:cs="Times New Roman"/>
          <w:sz w:val="24"/>
          <w:szCs w:val="24"/>
        </w:rPr>
        <w:t xml:space="preserve"> Correlation values greater than 0.</w:t>
      </w:r>
      <w:r w:rsidR="00AE149D">
        <w:rPr>
          <w:rFonts w:ascii="Times New Roman" w:hAnsi="Times New Roman" w:cs="Times New Roman"/>
          <w:sz w:val="24"/>
          <w:szCs w:val="24"/>
        </w:rPr>
        <w:t>75</w:t>
      </w:r>
      <w:r w:rsidR="00E40E49">
        <w:rPr>
          <w:rFonts w:ascii="Times New Roman" w:hAnsi="Times New Roman" w:cs="Times New Roman"/>
          <w:sz w:val="24"/>
          <w:szCs w:val="24"/>
        </w:rPr>
        <w:t xml:space="preserve"> indicate high forecast accuracy while smaller values </w:t>
      </w:r>
      <w:r w:rsidR="00AE149D">
        <w:rPr>
          <w:rFonts w:ascii="Times New Roman" w:hAnsi="Times New Roman" w:cs="Times New Roman"/>
          <w:sz w:val="24"/>
          <w:szCs w:val="24"/>
        </w:rPr>
        <w:t xml:space="preserve">particularly </w:t>
      </w:r>
      <w:r w:rsidR="00E40E49">
        <w:rPr>
          <w:rFonts w:ascii="Times New Roman" w:hAnsi="Times New Roman" w:cs="Times New Roman"/>
          <w:sz w:val="24"/>
          <w:szCs w:val="24"/>
        </w:rPr>
        <w:t>negative values imply inaccurate forecast.</w:t>
      </w:r>
      <w:r w:rsidR="00A63F6D" w:rsidRPr="008D35DA">
        <w:rPr>
          <w:rFonts w:ascii="Times New Roman" w:hAnsi="Times New Roman" w:cs="Times New Roman"/>
          <w:sz w:val="24"/>
          <w:szCs w:val="24"/>
        </w:rPr>
        <w:t xml:space="preserve"> </w:t>
      </w:r>
      <w:bookmarkStart w:id="174" w:name="_Hlk143776564"/>
      <w:r w:rsidR="00B77D5E" w:rsidRPr="008D35DA">
        <w:rPr>
          <w:rFonts w:ascii="Times New Roman" w:hAnsi="Times New Roman" w:cs="Times New Roman"/>
          <w:sz w:val="24"/>
          <w:szCs w:val="24"/>
        </w:rPr>
        <w:t>The</w:t>
      </w:r>
      <w:ins w:id="175" w:author="Yi Xu" w:date="2023-12-18T20:28:00Z">
        <w:r w:rsidR="00B77D5E" w:rsidRPr="008D35DA">
          <w:rPr>
            <w:rFonts w:ascii="Times New Roman" w:hAnsi="Times New Roman" w:cs="Times New Roman"/>
            <w:sz w:val="24"/>
            <w:szCs w:val="24"/>
          </w:rPr>
          <w:t xml:space="preserve"> </w:t>
        </w:r>
        <w:r w:rsidR="00B42510">
          <w:rPr>
            <w:rFonts w:ascii="Times New Roman" w:hAnsi="Times New Roman" w:cs="Times New Roman"/>
            <w:sz w:val="24"/>
            <w:szCs w:val="24"/>
          </w:rPr>
          <w:t>normalized</w:t>
        </w:r>
      </w:ins>
      <w:r w:rsidR="00B42510">
        <w:rPr>
          <w:rFonts w:ascii="Times New Roman" w:hAnsi="Times New Roman" w:cs="Times New Roman"/>
          <w:sz w:val="24"/>
          <w:szCs w:val="24"/>
        </w:rPr>
        <w:t xml:space="preserve"> </w:t>
      </w:r>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 xml:space="preserve">represents the magnitude of the </w:t>
      </w:r>
      <w:del w:id="176" w:author="Yi Xu" w:date="2023-12-18T20:28:00Z">
        <w:r w:rsidR="00A63F6D" w:rsidRPr="008D35DA">
          <w:rPr>
            <w:rFonts w:ascii="Times New Roman" w:hAnsi="Times New Roman" w:cs="Times New Roman"/>
            <w:sz w:val="24"/>
            <w:szCs w:val="24"/>
          </w:rPr>
          <w:delText>forecasts</w:delText>
        </w:r>
      </w:del>
      <w:ins w:id="177" w:author="Yi Xu" w:date="2023-12-18T20:28:00Z">
        <w:r w:rsidR="00A63F6D" w:rsidRPr="008D35DA">
          <w:rPr>
            <w:rFonts w:ascii="Times New Roman" w:hAnsi="Times New Roman" w:cs="Times New Roman"/>
            <w:sz w:val="24"/>
            <w:szCs w:val="24"/>
          </w:rPr>
          <w:t>forecast</w:t>
        </w:r>
      </w:ins>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relative to </w:t>
      </w:r>
      <w:r w:rsidR="006B301F">
        <w:rPr>
          <w:rFonts w:ascii="Times New Roman" w:hAnsi="Times New Roman" w:cs="Times New Roman"/>
          <w:sz w:val="24"/>
          <w:szCs w:val="24"/>
        </w:rPr>
        <w:t xml:space="preserve">the </w:t>
      </w:r>
      <w:r w:rsidR="00A63F6D" w:rsidRPr="008D35DA">
        <w:rPr>
          <w:rFonts w:ascii="Times New Roman" w:hAnsi="Times New Roman" w:cs="Times New Roman"/>
          <w:sz w:val="24"/>
          <w:szCs w:val="24"/>
        </w:rPr>
        <w:t>observation</w:t>
      </w:r>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for the given years</w:t>
      </w:r>
      <w:bookmarkEnd w:id="174"/>
      <w:r w:rsidR="00A63F6D"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 xml:space="preserve">The observed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del w:id="178" w:author="Yi Xu" w:date="2023-12-18T20:28:00Z">
        <w:r w:rsidR="00344917">
          <w:rPr>
            <w:rFonts w:ascii="Times New Roman" w:hAnsi="Times New Roman" w:cs="Times New Roman"/>
            <w:sz w:val="24"/>
            <w:szCs w:val="24"/>
          </w:rPr>
          <w:delText xml:space="preserve">about </w:delText>
        </w:r>
      </w:del>
      <w:r w:rsidR="000C3711" w:rsidRPr="008D35DA">
        <w:rPr>
          <w:rFonts w:ascii="Times New Roman" w:hAnsi="Times New Roman" w:cs="Times New Roman"/>
          <w:sz w:val="24"/>
          <w:szCs w:val="24"/>
        </w:rPr>
        <w:lastRenderedPageBreak/>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FA34D9">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bookmarkStart w:id="179" w:name="_Hlk143776896"/>
      <w:r w:rsidR="000C3711" w:rsidRPr="00A04562">
        <w:rPr>
          <w:rFonts w:ascii="Times New Roman" w:hAnsi="Times New Roman" w:cs="Times New Roman"/>
          <w:sz w:val="24"/>
          <w:szCs w:val="24"/>
        </w:rPr>
        <w:t xml:space="preserve">The overall performance </w:t>
      </w:r>
      <w:r w:rsidR="000D65D4" w:rsidRPr="00A04562">
        <w:rPr>
          <w:rFonts w:ascii="Times New Roman" w:hAnsi="Times New Roman" w:cs="Times New Roman"/>
          <w:sz w:val="24"/>
          <w:szCs w:val="24"/>
        </w:rPr>
        <w:t xml:space="preserve">of a model </w:t>
      </w:r>
      <w:r w:rsidR="000C3711" w:rsidRPr="00A04562">
        <w:rPr>
          <w:rFonts w:ascii="Times New Roman" w:hAnsi="Times New Roman" w:cs="Times New Roman"/>
          <w:sz w:val="24"/>
          <w:szCs w:val="24"/>
        </w:rPr>
        <w:t xml:space="preserve">was expressed as </w:t>
      </w:r>
      <w:r w:rsidR="000D65D4" w:rsidRPr="00A04562">
        <w:rPr>
          <w:rFonts w:ascii="Times New Roman" w:hAnsi="Times New Roman" w:cs="Times New Roman"/>
          <w:sz w:val="24"/>
          <w:szCs w:val="24"/>
        </w:rPr>
        <w:t xml:space="preserve">a </w:t>
      </w:r>
      <w:r w:rsidR="000C3711" w:rsidRPr="00A04562">
        <w:rPr>
          <w:rFonts w:ascii="Times New Roman" w:hAnsi="Times New Roman" w:cs="Times New Roman"/>
          <w:sz w:val="24"/>
          <w:szCs w:val="24"/>
        </w:rPr>
        <w:t xml:space="preserve">relative </w:t>
      </w:r>
      <w:r w:rsidR="00344917" w:rsidRPr="00A04562">
        <w:rPr>
          <w:rFonts w:ascii="Times New Roman" w:hAnsi="Times New Roman" w:cs="Times New Roman"/>
          <w:sz w:val="24"/>
          <w:szCs w:val="24"/>
        </w:rPr>
        <w:t>position</w:t>
      </w:r>
      <w:r w:rsidR="000C3711" w:rsidRPr="00A04562">
        <w:rPr>
          <w:rFonts w:ascii="Times New Roman" w:hAnsi="Times New Roman" w:cs="Times New Roman"/>
          <w:sz w:val="24"/>
          <w:szCs w:val="24"/>
        </w:rPr>
        <w:t xml:space="preserve"> on the diagram</w:t>
      </w:r>
      <w:bookmarkEnd w:id="179"/>
      <w:r w:rsidR="00222199" w:rsidRPr="00A04562">
        <w:rPr>
          <w:rFonts w:ascii="Times New Roman" w:hAnsi="Times New Roman" w:cs="Times New Roman"/>
          <w:sz w:val="24"/>
          <w:szCs w:val="24"/>
        </w:rPr>
        <w:t xml:space="preserve"> to the observation</w:t>
      </w:r>
      <w:r w:rsidR="000C3711" w:rsidRPr="00A04562">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ins w:id="180" w:author="Yi Xu" w:date="2023-12-18T20:28:00Z">
        <w:r w:rsidR="00DF14CE">
          <w:rPr>
            <w:rFonts w:ascii="Times New Roman" w:hAnsi="Times New Roman" w:cs="Times New Roman"/>
            <w:sz w:val="24"/>
            <w:szCs w:val="24"/>
          </w:rPr>
          <w:t xml:space="preserve">normalized </w:t>
        </w:r>
      </w:ins>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similar</w:t>
      </w:r>
      <w:ins w:id="181" w:author="Yi Xu" w:date="2023-12-18T20:28:00Z">
        <w:r w:rsidR="0006684F" w:rsidRPr="008D35DA">
          <w:rPr>
            <w:rFonts w:ascii="Times New Roman" w:hAnsi="Times New Roman" w:cs="Times New Roman"/>
            <w:sz w:val="24"/>
            <w:szCs w:val="24"/>
          </w:rPr>
          <w:t xml:space="preserve"> </w:t>
        </w:r>
        <w:r w:rsidR="00B42510">
          <w:rPr>
            <w:rFonts w:ascii="Times New Roman" w:hAnsi="Times New Roman" w:cs="Times New Roman"/>
            <w:sz w:val="24"/>
            <w:szCs w:val="24"/>
          </w:rPr>
          <w:t>normalized</w:t>
        </w:r>
      </w:ins>
      <w:r w:rsidR="00B42510">
        <w:rPr>
          <w:rFonts w:ascii="Times New Roman" w:hAnsi="Times New Roman" w:cs="Times New Roman"/>
          <w:sz w:val="24"/>
          <w:szCs w:val="24"/>
        </w:rPr>
        <w:t xml:space="preserve"> </w:t>
      </w:r>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ins w:id="182" w:author="Yi Xu" w:date="2023-12-18T20:28:00Z">
        <w:r w:rsidR="00B42510">
          <w:rPr>
            <w:rFonts w:ascii="Times New Roman" w:hAnsi="Times New Roman" w:cs="Times New Roman"/>
            <w:sz w:val="24"/>
            <w:szCs w:val="24"/>
          </w:rPr>
          <w:t xml:space="preserve">normalized </w:t>
        </w:r>
      </w:ins>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w:t>
      </w:r>
      <w:ins w:id="183" w:author="Yi Xu" w:date="2023-12-18T20:28:00Z">
        <w:r w:rsidR="00DF14CE">
          <w:rPr>
            <w:rFonts w:ascii="Times New Roman" w:hAnsi="Times New Roman" w:cs="Times New Roman"/>
            <w:sz w:val="24"/>
            <w:szCs w:val="24"/>
          </w:rPr>
          <w:t xml:space="preserve">normalized </w:t>
        </w:r>
      </w:ins>
      <w:r w:rsidR="000C3711" w:rsidRPr="008D35DA">
        <w:rPr>
          <w:rFonts w:ascii="Times New Roman" w:hAnsi="Times New Roman" w:cs="Times New Roman"/>
          <w:sz w:val="24"/>
          <w:szCs w:val="24"/>
        </w:rPr>
        <w:t xml:space="preserve">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44C54897"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performances by the naïve models</w:t>
      </w:r>
      <w:r w:rsidR="00C4334E">
        <w:rPr>
          <w:rFonts w:ascii="Times New Roman" w:hAnsi="Times New Roman"/>
          <w:sz w:val="24"/>
          <w:szCs w:val="24"/>
        </w:rPr>
        <w:t xml:space="preserve"> </w:t>
      </w:r>
      <w:ins w:id="184" w:author="Yi Xu" w:date="2023-12-18T20:28:00Z">
        <w:r w:rsidR="00C4334E">
          <w:rPr>
            <w:rFonts w:ascii="Times New Roman" w:hAnsi="Times New Roman"/>
            <w:sz w:val="24"/>
            <w:szCs w:val="24"/>
          </w:rPr>
          <w:t>(with the exceptions of LLY and R1C)</w:t>
        </w:r>
        <w:r w:rsidR="001E1B8F" w:rsidRPr="008D35DA">
          <w:rPr>
            <w:rFonts w:ascii="Times New Roman" w:hAnsi="Times New Roman"/>
            <w:sz w:val="24"/>
            <w:szCs w:val="24"/>
          </w:rPr>
          <w:t xml:space="preserve"> </w:t>
        </w:r>
      </w:ins>
      <w:r w:rsidR="001E1B8F" w:rsidRPr="008D35DA">
        <w:rPr>
          <w:rFonts w:ascii="Times New Roman" w:hAnsi="Times New Roman"/>
          <w:sz w:val="24"/>
          <w:szCs w:val="24"/>
        </w:rPr>
        <w:t xml:space="preserve">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w:t>
      </w:r>
      <w:del w:id="185" w:author="Yi Xu" w:date="2023-12-18T20:28:00Z">
        <w:r w:rsidR="001E1B8F" w:rsidRPr="008D35DA">
          <w:rPr>
            <w:rFonts w:ascii="Times New Roman" w:hAnsi="Times New Roman"/>
            <w:sz w:val="24"/>
            <w:szCs w:val="24"/>
          </w:rPr>
          <w:delText>either</w:delText>
        </w:r>
      </w:del>
      <w:ins w:id="186" w:author="Yi Xu" w:date="2023-12-18T20:28:00Z">
        <w:r w:rsidR="00AA1EA6">
          <w:rPr>
            <w:rFonts w:ascii="Times New Roman" w:hAnsi="Times New Roman"/>
            <w:sz w:val="24"/>
            <w:szCs w:val="24"/>
          </w:rPr>
          <w:t>both</w:t>
        </w:r>
      </w:ins>
      <w:r w:rsidR="00AA1EA6" w:rsidRPr="008D35DA">
        <w:rPr>
          <w:rFonts w:ascii="Times New Roman" w:hAnsi="Times New Roman"/>
          <w:sz w:val="24"/>
          <w:szCs w:val="24"/>
        </w:rPr>
        <w:t xml:space="preserve"> </w:t>
      </w:r>
      <w:r w:rsidR="001E1B8F" w:rsidRPr="008D35DA">
        <w:rPr>
          <w:rFonts w:ascii="Times New Roman" w:hAnsi="Times New Roman"/>
          <w:sz w:val="24"/>
          <w:szCs w:val="24"/>
        </w:rPr>
        <w:t xml:space="preserve">Ricker </w:t>
      </w:r>
      <w:del w:id="187" w:author="Yi Xu" w:date="2023-12-18T20:28:00Z">
        <w:r w:rsidR="001E1B8F" w:rsidRPr="008D35DA">
          <w:rPr>
            <w:rFonts w:ascii="Times New Roman" w:hAnsi="Times New Roman"/>
            <w:sz w:val="24"/>
            <w:szCs w:val="24"/>
          </w:rPr>
          <w:delText>or</w:delText>
        </w:r>
      </w:del>
      <w:ins w:id="188" w:author="Yi Xu" w:date="2023-12-18T20:28:00Z">
        <w:r w:rsidR="00AA1EA6">
          <w:rPr>
            <w:rFonts w:ascii="Times New Roman" w:hAnsi="Times New Roman"/>
            <w:sz w:val="24"/>
            <w:szCs w:val="24"/>
          </w:rPr>
          <w:t>and</w:t>
        </w:r>
      </w:ins>
      <w:r w:rsidR="00AA1EA6" w:rsidRPr="008D35DA">
        <w:rPr>
          <w:rFonts w:ascii="Times New Roman" w:hAnsi="Times New Roman"/>
          <w:sz w:val="24"/>
          <w:szCs w:val="24"/>
        </w:rPr>
        <w:t xml:space="preserve"> </w:t>
      </w:r>
      <w:r w:rsidR="001E1B8F" w:rsidRPr="008D35DA">
        <w:rPr>
          <w:rFonts w:ascii="Times New Roman" w:hAnsi="Times New Roman"/>
          <w:sz w:val="24"/>
          <w:szCs w:val="24"/>
        </w:rPr>
        <w:t xml:space="preserve">Power </w:t>
      </w:r>
      <w:r w:rsidR="00745E1B">
        <w:rPr>
          <w:rFonts w:ascii="Times New Roman" w:hAnsi="Times New Roman"/>
          <w:sz w:val="24"/>
          <w:szCs w:val="24"/>
        </w:rPr>
        <w:t xml:space="preserve">models </w:t>
      </w:r>
      <w:r w:rsidR="001E1B8F" w:rsidRPr="008D35DA">
        <w:rPr>
          <w:rFonts w:ascii="Times New Roman" w:hAnsi="Times New Roman"/>
          <w:sz w:val="24"/>
          <w:szCs w:val="24"/>
        </w:rPr>
        <w:t xml:space="preserve">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w:t>
      </w:r>
      <w:r w:rsidR="002379D7">
        <w:rPr>
          <w:rFonts w:ascii="Times New Roman" w:hAnsi="Times New Roman"/>
          <w:sz w:val="24"/>
          <w:szCs w:val="24"/>
        </w:rPr>
        <w:t xml:space="preserve"> </w:t>
      </w:r>
      <w:del w:id="189" w:author="Yi Xu" w:date="2023-12-18T20:28:00Z">
        <w:r w:rsidR="00834D8B" w:rsidRPr="008D35DA">
          <w:rPr>
            <w:rFonts w:ascii="Times New Roman" w:hAnsi="Times New Roman"/>
            <w:sz w:val="24"/>
            <w:szCs w:val="24"/>
          </w:rPr>
          <w:delText>RMSE</w:delText>
        </w:r>
        <w:r w:rsidR="00ED5053">
          <w:rPr>
            <w:rFonts w:ascii="Times New Roman" w:hAnsi="Times New Roman"/>
            <w:sz w:val="24"/>
            <w:szCs w:val="24"/>
          </w:rPr>
          <w:delText>,</w:delText>
        </w:r>
      </w:del>
      <w:proofErr w:type="gramStart"/>
      <w:ins w:id="190" w:author="Yi Xu" w:date="2023-12-18T20:28:00Z">
        <w:r w:rsidR="00563E63">
          <w:rPr>
            <w:rFonts w:ascii="Times New Roman" w:hAnsi="Times New Roman"/>
            <w:sz w:val="24"/>
            <w:szCs w:val="24"/>
          </w:rPr>
          <w:t>Abs(</w:t>
        </w:r>
        <w:proofErr w:type="gramEnd"/>
        <w:r w:rsidR="00563E63">
          <w:rPr>
            <w:rFonts w:ascii="Times New Roman" w:hAnsi="Times New Roman"/>
            <w:sz w:val="24"/>
            <w:szCs w:val="24"/>
          </w:rPr>
          <w:t xml:space="preserve">MRE), </w:t>
        </w:r>
      </w:ins>
      <w:r w:rsidR="00ED5053">
        <w:rPr>
          <w:rFonts w:ascii="Times New Roman" w:hAnsi="Times New Roman"/>
          <w:sz w:val="24"/>
          <w:szCs w:val="24"/>
        </w:rPr>
        <w:t xml:space="preserve"> MAE, </w:t>
      </w:r>
      <w:del w:id="191" w:author="Yi Xu" w:date="2023-12-18T20:28:00Z">
        <w:r w:rsidR="00ED5053">
          <w:rPr>
            <w:rFonts w:ascii="Times New Roman" w:hAnsi="Times New Roman"/>
            <w:sz w:val="24"/>
            <w:szCs w:val="24"/>
          </w:rPr>
          <w:delText>MARE,</w:delText>
        </w:r>
      </w:del>
      <w:ins w:id="192" w:author="Yi Xu" w:date="2023-12-18T20:28:00Z">
        <w:r w:rsidR="00563E63">
          <w:rPr>
            <w:rFonts w:ascii="Times New Roman" w:hAnsi="Times New Roman"/>
            <w:sz w:val="24"/>
            <w:szCs w:val="24"/>
          </w:rPr>
          <w:t>Abs(</w:t>
        </w:r>
        <w:r w:rsidR="00ED5053">
          <w:rPr>
            <w:rFonts w:ascii="Times New Roman" w:hAnsi="Times New Roman"/>
            <w:sz w:val="24"/>
            <w:szCs w:val="24"/>
          </w:rPr>
          <w:t>MPE</w:t>
        </w:r>
        <w:r w:rsidR="00563E63">
          <w:rPr>
            <w:rFonts w:ascii="Times New Roman" w:hAnsi="Times New Roman"/>
            <w:sz w:val="24"/>
            <w:szCs w:val="24"/>
          </w:rPr>
          <w:t>),</w:t>
        </w:r>
      </w:ins>
      <w:r w:rsidR="00563E63">
        <w:rPr>
          <w:rFonts w:ascii="Times New Roman" w:hAnsi="Times New Roman"/>
          <w:sz w:val="24"/>
          <w:szCs w:val="24"/>
        </w:rPr>
        <w:t xml:space="preserve"> </w:t>
      </w:r>
      <w:r w:rsidR="00761313">
        <w:rPr>
          <w:rFonts w:ascii="Times New Roman" w:hAnsi="Times New Roman"/>
          <w:sz w:val="24"/>
          <w:szCs w:val="24"/>
        </w:rPr>
        <w:t xml:space="preserve">and </w:t>
      </w:r>
      <w:del w:id="193" w:author="Yi Xu" w:date="2023-12-18T20:28:00Z">
        <w:r w:rsidR="00ED5053">
          <w:rPr>
            <w:rFonts w:ascii="Times New Roman" w:hAnsi="Times New Roman"/>
            <w:sz w:val="24"/>
            <w:szCs w:val="24"/>
          </w:rPr>
          <w:delText>MAPE</w:delText>
        </w:r>
      </w:del>
      <w:ins w:id="194" w:author="Yi Xu" w:date="2023-12-18T20:28:00Z">
        <w:r w:rsidR="00563E63" w:rsidRPr="008D35DA">
          <w:rPr>
            <w:rFonts w:ascii="Times New Roman" w:hAnsi="Times New Roman"/>
            <w:sz w:val="24"/>
            <w:szCs w:val="24"/>
          </w:rPr>
          <w:t>RMSE</w:t>
        </w:r>
      </w:ins>
      <w:r w:rsidR="00761313">
        <w:rPr>
          <w:rFonts w:ascii="Times New Roman" w:hAnsi="Times New Roman"/>
          <w:sz w:val="24"/>
          <w:szCs w:val="24"/>
        </w:rPr>
        <w:t xml:space="preserve"> </w:t>
      </w:r>
      <w:r w:rsidR="00834D8B" w:rsidRPr="008D35DA">
        <w:rPr>
          <w:rFonts w:ascii="Times New Roman" w:hAnsi="Times New Roman"/>
          <w:sz w:val="24"/>
          <w:szCs w:val="24"/>
        </w:rPr>
        <w:t xml:space="preserve">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1032D0">
        <w:rPr>
          <w:rFonts w:ascii="Times New Roman" w:hAnsi="Times New Roman"/>
          <w:sz w:val="24"/>
          <w:szCs w:val="24"/>
        </w:rPr>
        <w:t xml:space="preserve"> a-</w:t>
      </w:r>
      <w:r w:rsidR="00761313">
        <w:rPr>
          <w:rFonts w:ascii="Times New Roman" w:hAnsi="Times New Roman"/>
          <w:sz w:val="24"/>
          <w:szCs w:val="24"/>
        </w:rPr>
        <w:t>d</w:t>
      </w:r>
      <w:r w:rsidR="00834D8B" w:rsidRPr="008D35DA">
        <w:rPr>
          <w:rFonts w:ascii="Times New Roman" w:hAnsi="Times New Roman"/>
          <w:sz w:val="24"/>
          <w:szCs w:val="24"/>
        </w:rPr>
        <w:t>).</w:t>
      </w:r>
      <w:ins w:id="195" w:author="Yi Xu" w:date="2023-12-18T20:28:00Z">
        <w:r w:rsidR="00834D8B" w:rsidRPr="008D35DA">
          <w:rPr>
            <w:rFonts w:ascii="Times New Roman" w:hAnsi="Times New Roman"/>
            <w:sz w:val="24"/>
            <w:szCs w:val="24"/>
          </w:rPr>
          <w:t xml:space="preserve"> </w:t>
        </w:r>
        <w:r w:rsidR="00546900">
          <w:rPr>
            <w:rFonts w:ascii="Times New Roman" w:hAnsi="Times New Roman"/>
            <w:sz w:val="24"/>
            <w:szCs w:val="24"/>
          </w:rPr>
          <w:t xml:space="preserve">It is worth noting that the two </w:t>
        </w:r>
        <w:r w:rsidR="00546900" w:rsidRPr="008D35DA">
          <w:rPr>
            <w:rFonts w:ascii="Times New Roman" w:hAnsi="Times New Roman"/>
            <w:sz w:val="24"/>
            <w:szCs w:val="24"/>
          </w:rPr>
          <w:t>naïve models</w:t>
        </w:r>
        <w:r w:rsidR="00546900">
          <w:rPr>
            <w:rFonts w:ascii="Times New Roman" w:hAnsi="Times New Roman"/>
            <w:sz w:val="24"/>
            <w:szCs w:val="24"/>
          </w:rPr>
          <w:t xml:space="preserve"> </w:t>
        </w:r>
        <w:r w:rsidR="00761313">
          <w:rPr>
            <w:rFonts w:ascii="Times New Roman" w:hAnsi="Times New Roman"/>
            <w:sz w:val="24"/>
            <w:szCs w:val="24"/>
          </w:rPr>
          <w:t>(</w:t>
        </w:r>
        <w:r w:rsidR="00546900">
          <w:rPr>
            <w:rFonts w:ascii="Times New Roman" w:hAnsi="Times New Roman"/>
            <w:sz w:val="24"/>
            <w:szCs w:val="24"/>
          </w:rPr>
          <w:t>LLY and R1C</w:t>
        </w:r>
        <w:r w:rsidR="00761313">
          <w:rPr>
            <w:rFonts w:ascii="Times New Roman" w:hAnsi="Times New Roman"/>
            <w:sz w:val="24"/>
            <w:szCs w:val="24"/>
          </w:rPr>
          <w:t>)</w:t>
        </w:r>
        <w:r w:rsidR="00546900">
          <w:rPr>
            <w:rFonts w:ascii="Times New Roman" w:hAnsi="Times New Roman"/>
            <w:sz w:val="24"/>
            <w:szCs w:val="24"/>
          </w:rPr>
          <w:t xml:space="preserve"> </w:t>
        </w:r>
        <w:r w:rsidR="00761313">
          <w:rPr>
            <w:rFonts w:ascii="Times New Roman" w:hAnsi="Times New Roman"/>
            <w:sz w:val="24"/>
            <w:szCs w:val="24"/>
          </w:rPr>
          <w:t>and two Ricker models coupled with new covariates (</w:t>
        </w:r>
        <w:proofErr w:type="spellStart"/>
        <w:r w:rsidR="00761313">
          <w:rPr>
            <w:rFonts w:ascii="Times New Roman" w:hAnsi="Times New Roman"/>
            <w:sz w:val="24"/>
            <w:szCs w:val="24"/>
          </w:rPr>
          <w:t>RickerPink</w:t>
        </w:r>
        <w:proofErr w:type="spellEnd"/>
        <w:r w:rsidR="00761313">
          <w:rPr>
            <w:rFonts w:ascii="Times New Roman" w:hAnsi="Times New Roman"/>
            <w:sz w:val="24"/>
            <w:szCs w:val="24"/>
          </w:rPr>
          <w:t xml:space="preserve"> and </w:t>
        </w:r>
        <w:proofErr w:type="spellStart"/>
        <w:r w:rsidR="00761313">
          <w:rPr>
            <w:rFonts w:ascii="Times New Roman" w:hAnsi="Times New Roman"/>
            <w:sz w:val="24"/>
            <w:szCs w:val="24"/>
          </w:rPr>
          <w:t>RickerSalmon.Total</w:t>
        </w:r>
        <w:proofErr w:type="spellEnd"/>
        <w:r w:rsidR="00761313">
          <w:rPr>
            <w:rFonts w:ascii="Times New Roman" w:hAnsi="Times New Roman"/>
            <w:sz w:val="24"/>
            <w:szCs w:val="24"/>
          </w:rPr>
          <w:t>)</w:t>
        </w:r>
        <w:r w:rsidR="00546900">
          <w:rPr>
            <w:rFonts w:ascii="Times New Roman" w:hAnsi="Times New Roman"/>
            <w:sz w:val="24"/>
            <w:szCs w:val="24"/>
          </w:rPr>
          <w:t xml:space="preserve"> had </w:t>
        </w:r>
        <w:r w:rsidR="005E2A1C">
          <w:rPr>
            <w:rFonts w:ascii="Times New Roman" w:hAnsi="Times New Roman"/>
            <w:sz w:val="24"/>
            <w:szCs w:val="24"/>
          </w:rPr>
          <w:t xml:space="preserve">relatively smaller biases </w:t>
        </w:r>
        <w:r w:rsidR="00987E35">
          <w:rPr>
            <w:rFonts w:ascii="Times New Roman" w:hAnsi="Times New Roman"/>
            <w:sz w:val="24"/>
            <w:szCs w:val="24"/>
          </w:rPr>
          <w:t>with NFM near zero</w:t>
        </w:r>
        <w:r w:rsidR="00761313">
          <w:rPr>
            <w:rFonts w:ascii="Times New Roman" w:hAnsi="Times New Roman"/>
            <w:sz w:val="24"/>
            <w:szCs w:val="24"/>
          </w:rPr>
          <w:t xml:space="preserve"> </w:t>
        </w:r>
        <w:r w:rsidR="005E2A1C">
          <w:rPr>
            <w:rFonts w:ascii="Times New Roman" w:hAnsi="Times New Roman"/>
            <w:sz w:val="24"/>
            <w:szCs w:val="24"/>
          </w:rPr>
          <w:t xml:space="preserve">(Supplementary </w:t>
        </w:r>
        <w:r w:rsidR="005E2A1C" w:rsidRPr="008D35DA">
          <w:rPr>
            <w:rFonts w:ascii="Times New Roman" w:hAnsi="Times New Roman"/>
            <w:sz w:val="24"/>
            <w:szCs w:val="24"/>
          </w:rPr>
          <w:t>Figure S3</w:t>
        </w:r>
        <w:r w:rsidR="005E2A1C">
          <w:rPr>
            <w:rFonts w:ascii="Times New Roman" w:hAnsi="Times New Roman"/>
            <w:sz w:val="24"/>
            <w:szCs w:val="24"/>
          </w:rPr>
          <w:t>e</w:t>
        </w:r>
        <w:r w:rsidR="005E2A1C" w:rsidRPr="008D35DA">
          <w:rPr>
            <w:rFonts w:ascii="Times New Roman" w:hAnsi="Times New Roman"/>
            <w:sz w:val="24"/>
            <w:szCs w:val="24"/>
          </w:rPr>
          <w:t xml:space="preserve">). </w:t>
        </w:r>
        <w:r w:rsidR="00546900">
          <w:rPr>
            <w:rFonts w:ascii="Times New Roman" w:hAnsi="Times New Roman"/>
            <w:sz w:val="24"/>
            <w:szCs w:val="24"/>
          </w:rPr>
          <w:t xml:space="preserve"> </w:t>
        </w:r>
      </w:ins>
      <w:r w:rsidR="00546900">
        <w:rPr>
          <w:rFonts w:ascii="Times New Roman" w:hAnsi="Times New Roman"/>
          <w:sz w:val="24"/>
          <w:szCs w:val="24"/>
        </w:rPr>
        <w:t xml:space="preserve"> </w:t>
      </w:r>
    </w:p>
    <w:p w14:paraId="76B71066" w14:textId="19650AA1"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 xml:space="preserve">biological </w:t>
      </w:r>
      <w:r w:rsidR="00745E1B">
        <w:rPr>
          <w:rFonts w:ascii="Times New Roman" w:hAnsi="Times New Roman"/>
          <w:sz w:val="24"/>
          <w:szCs w:val="24"/>
        </w:rPr>
        <w:t>models</w:t>
      </w:r>
      <w:r w:rsidR="00745E1B" w:rsidRPr="008D35DA">
        <w:rPr>
          <w:rFonts w:ascii="Times New Roman" w:hAnsi="Times New Roman"/>
          <w:sz w:val="24"/>
          <w:szCs w:val="24"/>
        </w:rPr>
        <w:t xml:space="preserve"> </w:t>
      </w:r>
      <w:r w:rsidRPr="008D35DA">
        <w:rPr>
          <w:rFonts w:ascii="Times New Roman" w:hAnsi="Times New Roman"/>
          <w:sz w:val="24"/>
          <w:szCs w:val="24"/>
        </w:rPr>
        <w:t>(Figure 4)</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 xml:space="preserve">(using </w:t>
      </w:r>
      <w:r w:rsidR="00D2611D">
        <w:rPr>
          <w:rFonts w:ascii="Times New Roman" w:hAnsi="Times New Roman"/>
          <w:sz w:val="24"/>
          <w:szCs w:val="24"/>
        </w:rPr>
        <w:t>the</w:t>
      </w:r>
      <w:r w:rsidR="00D2611D" w:rsidRPr="008D35DA">
        <w:rPr>
          <w:rFonts w:ascii="Times New Roman" w:hAnsi="Times New Roman"/>
          <w:sz w:val="24"/>
          <w:szCs w:val="24"/>
        </w:rPr>
        <w:t xml:space="preserve"> </w:t>
      </w:r>
      <w:r w:rsidR="009F7DE8" w:rsidRPr="008D35DA">
        <w:rPr>
          <w:rFonts w:ascii="Times New Roman" w:hAnsi="Times New Roman"/>
          <w:sz w:val="24"/>
          <w:szCs w:val="24"/>
        </w:rPr>
        <w:t>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w:t>
      </w:r>
      <w:r w:rsidR="00D2611D">
        <w:rPr>
          <w:rFonts w:ascii="Times New Roman" w:hAnsi="Times New Roman"/>
          <w:sz w:val="24"/>
          <w:szCs w:val="24"/>
        </w:rPr>
        <w:t xml:space="preserve">finding </w:t>
      </w:r>
      <w:r w:rsidR="00FA0E12" w:rsidRPr="008D35DA">
        <w:rPr>
          <w:rFonts w:ascii="Times New Roman" w:hAnsi="Times New Roman"/>
          <w:sz w:val="24"/>
          <w:szCs w:val="24"/>
        </w:rPr>
        <w:t xml:space="preserve">may indicate that model accuracy can be stock-dependent </w:t>
      </w:r>
      <w:r w:rsidR="00D2611D">
        <w:rPr>
          <w:rFonts w:ascii="Times New Roman" w:hAnsi="Times New Roman"/>
          <w:sz w:val="24"/>
          <w:szCs w:val="24"/>
        </w:rPr>
        <w:t xml:space="preserve">as a consequence of </w:t>
      </w:r>
      <w:r w:rsidR="00FA0E12" w:rsidRPr="008D35DA">
        <w:rPr>
          <w:rFonts w:ascii="Times New Roman" w:hAnsi="Times New Roman"/>
          <w:sz w:val="24"/>
          <w:szCs w:val="24"/>
        </w:rPr>
        <w:t xml:space="preserve">either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 xml:space="preserve">particularly low correlations </w:t>
      </w:r>
      <w:r w:rsidR="005252B0" w:rsidRPr="008D35DA">
        <w:rPr>
          <w:rFonts w:ascii="Times New Roman" w:hAnsi="Times New Roman"/>
          <w:sz w:val="24"/>
          <w:szCs w:val="24"/>
        </w:rPr>
        <w:lastRenderedPageBreak/>
        <w:t>across all models</w:t>
      </w:r>
      <w:r w:rsidR="00FE2B17">
        <w:rPr>
          <w:rFonts w:ascii="Times New Roman" w:hAnsi="Times New Roman"/>
          <w:sz w:val="24"/>
          <w:szCs w:val="24"/>
        </w:rPr>
        <w:t>,</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w:t>
      </w:r>
      <w:r w:rsidR="00927840">
        <w:rPr>
          <w:rFonts w:ascii="Times New Roman" w:hAnsi="Times New Roman"/>
          <w:sz w:val="24"/>
          <w:szCs w:val="24"/>
        </w:rPr>
        <w:t xml:space="preserve">yet more economical </w:t>
      </w:r>
      <w:r w:rsidR="009E35C4" w:rsidRPr="008D35DA">
        <w:rPr>
          <w:rFonts w:ascii="Times New Roman" w:hAnsi="Times New Roman"/>
          <w:sz w:val="24"/>
          <w:szCs w:val="24"/>
        </w:rPr>
        <w:t>survey methods applied</w:t>
      </w:r>
      <w:r w:rsidR="00927840">
        <w:rPr>
          <w:rFonts w:ascii="Times New Roman" w:hAnsi="Times New Roman"/>
          <w:sz w:val="24"/>
          <w:szCs w:val="24"/>
        </w:rPr>
        <w:t xml:space="preserve"> to insignificant stocks</w:t>
      </w:r>
      <w:r w:rsidR="009E35C4" w:rsidRPr="008D35DA">
        <w:rPr>
          <w:rFonts w:ascii="Times New Roman" w:hAnsi="Times New Roman"/>
          <w:sz w:val="24"/>
          <w:szCs w:val="24"/>
        </w:rPr>
        <w:t xml:space="preserve"> </w:t>
      </w:r>
      <w:del w:id="196" w:author="Yi Xu" w:date="2023-12-18T20:28:00Z">
        <w:r w:rsidR="009E35C4" w:rsidRPr="008D35DA">
          <w:rPr>
            <w:rFonts w:ascii="Times New Roman" w:hAnsi="Times New Roman"/>
            <w:sz w:val="24"/>
            <w:szCs w:val="24"/>
          </w:rPr>
          <w:delText xml:space="preserve"> </w:delText>
        </w:r>
      </w:del>
      <w:r w:rsidR="009E35C4" w:rsidRPr="008D35DA">
        <w:rPr>
          <w:rFonts w:ascii="Times New Roman" w:hAnsi="Times New Roman"/>
          <w:sz w:val="24"/>
          <w:szCs w:val="24"/>
        </w:rPr>
        <w:t xml:space="preserve">(DFO, </w:t>
      </w:r>
      <w:r w:rsidR="004F26FE" w:rsidRPr="008D35DA">
        <w:rPr>
          <w:rFonts w:ascii="Times New Roman" w:hAnsi="Times New Roman"/>
          <w:sz w:val="24"/>
          <w:szCs w:val="24"/>
        </w:rPr>
        <w:t>202</w:t>
      </w:r>
      <w:r w:rsidR="004F26FE">
        <w:rPr>
          <w:rFonts w:ascii="Times New Roman" w:hAnsi="Times New Roman"/>
          <w:sz w:val="24"/>
          <w:szCs w:val="24"/>
        </w:rPr>
        <w:t>1</w:t>
      </w:r>
      <w:r w:rsidR="009E35C4" w:rsidRPr="008D35DA">
        <w:rPr>
          <w:rFonts w:ascii="Times New Roman" w:hAnsi="Times New Roman"/>
          <w:sz w:val="24"/>
          <w:szCs w:val="24"/>
        </w:rPr>
        <w:t xml:space="preserve">). </w:t>
      </w:r>
      <w:r w:rsidR="00040A5B" w:rsidRPr="008D35DA">
        <w:rPr>
          <w:rFonts w:ascii="Times New Roman" w:hAnsi="Times New Roman"/>
          <w:sz w:val="24"/>
          <w:szCs w:val="24"/>
        </w:rPr>
        <w:t xml:space="preserve">Similarly, standard deviation revealed </w:t>
      </w:r>
      <w:r w:rsidR="00BA79A3">
        <w:rPr>
          <w:rFonts w:ascii="Times New Roman" w:hAnsi="Times New Roman"/>
          <w:sz w:val="24"/>
          <w:szCs w:val="24"/>
        </w:rPr>
        <w:t xml:space="preserve">the </w:t>
      </w:r>
      <w:r w:rsidR="00040A5B" w:rsidRPr="008D35DA">
        <w:rPr>
          <w:rFonts w:ascii="Times New Roman" w:hAnsi="Times New Roman"/>
          <w:sz w:val="24"/>
          <w:szCs w:val="24"/>
        </w:rPr>
        <w:t xml:space="preserve">disadvantage of the naïve models, </w:t>
      </w:r>
      <w:r w:rsidR="00BA79A3">
        <w:rPr>
          <w:rFonts w:ascii="Times New Roman" w:hAnsi="Times New Roman"/>
          <w:sz w:val="24"/>
          <w:szCs w:val="24"/>
        </w:rPr>
        <w:t xml:space="preserve">which </w:t>
      </w:r>
      <w:r w:rsidR="00040A5B" w:rsidRPr="008D35DA">
        <w:rPr>
          <w:rFonts w:ascii="Times New Roman" w:hAnsi="Times New Roman"/>
          <w:sz w:val="24"/>
          <w:szCs w:val="24"/>
        </w:rPr>
        <w:t xml:space="preserve">tend to be farther away from </w:t>
      </w:r>
      <w:r w:rsidR="00FE2B17">
        <w:rPr>
          <w:rFonts w:ascii="Times New Roman" w:hAnsi="Times New Roman"/>
          <w:sz w:val="24"/>
          <w:szCs w:val="24"/>
        </w:rPr>
        <w:t>1</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xml:space="preserve">). </w:t>
      </w:r>
      <w:r w:rsidR="000406F4">
        <w:rPr>
          <w:rFonts w:ascii="Times New Roman" w:hAnsi="Times New Roman"/>
          <w:sz w:val="24"/>
          <w:szCs w:val="24"/>
        </w:rPr>
        <w:t xml:space="preserve">Interestingly, </w:t>
      </w:r>
      <w:del w:id="197" w:author="Yi Xu" w:date="2023-12-18T20:28:00Z">
        <w:r w:rsidR="000406F4">
          <w:rPr>
            <w:rFonts w:ascii="Times New Roman" w:hAnsi="Times New Roman"/>
            <w:sz w:val="24"/>
            <w:szCs w:val="24"/>
          </w:rPr>
          <w:delText>Naïve</w:delText>
        </w:r>
      </w:del>
      <w:ins w:id="198" w:author="Yi Xu" w:date="2023-12-18T20:28:00Z">
        <w:r w:rsidR="00C87D1F">
          <w:rPr>
            <w:rFonts w:ascii="Times New Roman" w:hAnsi="Times New Roman"/>
            <w:sz w:val="24"/>
            <w:szCs w:val="24"/>
          </w:rPr>
          <w:t>naïve</w:t>
        </w:r>
      </w:ins>
      <w:r w:rsidR="00C87D1F">
        <w:rPr>
          <w:rFonts w:ascii="Times New Roman" w:hAnsi="Times New Roman"/>
          <w:sz w:val="24"/>
          <w:szCs w:val="24"/>
        </w:rPr>
        <w:t xml:space="preserve"> </w:t>
      </w:r>
      <w:r w:rsidR="000406F4">
        <w:rPr>
          <w:rFonts w:ascii="Times New Roman" w:hAnsi="Times New Roman"/>
          <w:sz w:val="24"/>
          <w:szCs w:val="24"/>
        </w:rPr>
        <w:t xml:space="preserve">models (in particular, LLY model) perform the best among others for these stocks with the correlation 0.3-0.5. </w:t>
      </w:r>
      <w:r w:rsidR="00040A5B" w:rsidRPr="008D35DA">
        <w:rPr>
          <w:rFonts w:ascii="Times New Roman" w:hAnsi="Times New Roman"/>
          <w:sz w:val="24"/>
          <w:szCs w:val="24"/>
        </w:rPr>
        <w:t>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w:t>
      </w:r>
      <w:r w:rsidR="00D2611D">
        <w:rPr>
          <w:rFonts w:ascii="Times New Roman" w:hAnsi="Times New Roman"/>
          <w:sz w:val="24"/>
          <w:szCs w:val="24"/>
        </w:rPr>
        <w:t xml:space="preserve">a </w:t>
      </w:r>
      <w:r w:rsidR="00040A5B" w:rsidRPr="008D35DA">
        <w:rPr>
          <w:rFonts w:ascii="Times New Roman" w:hAnsi="Times New Roman"/>
          <w:sz w:val="24"/>
          <w:szCs w:val="24"/>
        </w:rPr>
        <w:t>high degree of consistency across all the</w:t>
      </w:r>
      <w:r w:rsidR="00641E8E" w:rsidRPr="008D35DA">
        <w:rPr>
          <w:rFonts w:ascii="Times New Roman" w:hAnsi="Times New Roman"/>
          <w:sz w:val="24"/>
          <w:szCs w:val="24"/>
        </w:rPr>
        <w:t xml:space="preserve"> models other than the naïve </w:t>
      </w:r>
      <w:r w:rsidR="00BA79A3">
        <w:rPr>
          <w:rFonts w:ascii="Times New Roman" w:hAnsi="Times New Roman"/>
          <w:sz w:val="24"/>
          <w:szCs w:val="24"/>
        </w:rPr>
        <w:t>models</w:t>
      </w:r>
      <w:r w:rsidR="00641E8E" w:rsidRPr="008D35DA">
        <w:rPr>
          <w:rFonts w:ascii="Times New Roman" w:hAnsi="Times New Roman"/>
          <w:sz w:val="24"/>
          <w:szCs w:val="24"/>
        </w:rPr>
        <w:t>, particularly for the three stocks</w:t>
      </w:r>
      <w:r w:rsidR="00BA79A3">
        <w:rPr>
          <w:rFonts w:ascii="Times New Roman" w:hAnsi="Times New Roman"/>
          <w:sz w:val="24"/>
          <w:szCs w:val="24"/>
        </w:rPr>
        <w:t>,</w:t>
      </w:r>
      <w:r w:rsidR="00641E8E" w:rsidRPr="008D35DA">
        <w:rPr>
          <w:rFonts w:ascii="Times New Roman" w:hAnsi="Times New Roman"/>
          <w:sz w:val="24"/>
          <w:szCs w:val="24"/>
        </w:rPr>
        <w:t xml:space="preserve"> Nadina,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5BEF310A"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sidR="00E40E94">
        <w:rPr>
          <w:rFonts w:ascii="Times New Roman" w:hAnsi="Times New Roman"/>
          <w:sz w:val="24"/>
          <w:szCs w:val="24"/>
        </w:rPr>
        <w:t>s</w:t>
      </w:r>
      <w:r>
        <w:rPr>
          <w:rFonts w:ascii="Times New Roman" w:hAnsi="Times New Roman"/>
          <w:sz w:val="24"/>
          <w:szCs w:val="24"/>
        </w:rPr>
        <w:t>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w:t>
      </w:r>
      <w:proofErr w:type="gramStart"/>
      <w:r w:rsidR="00305DD0" w:rsidRPr="008D35DA">
        <w:rPr>
          <w:rFonts w:ascii="Times New Roman" w:hAnsi="Times New Roman"/>
          <w:sz w:val="24"/>
          <w:szCs w:val="24"/>
        </w:rPr>
        <w:t>a</w:t>
      </w:r>
      <w:r w:rsidR="00884305" w:rsidRPr="008D35DA">
        <w:rPr>
          <w:rFonts w:ascii="Times New Roman" w:hAnsi="Times New Roman"/>
          <w:sz w:val="24"/>
          <w:szCs w:val="24"/>
        </w:rPr>
        <w:t>,b</w:t>
      </w:r>
      <w:proofErr w:type="gramEnd"/>
      <w:r w:rsidR="00884305" w:rsidRPr="008D35DA">
        <w:rPr>
          <w:rFonts w:ascii="Times New Roman" w:hAnsi="Times New Roman"/>
          <w:sz w:val="24"/>
          <w:szCs w:val="24"/>
        </w:rPr>
        <w:t xml:space="preserve">).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r w:rsidR="004457DA">
        <w:rPr>
          <w:rFonts w:ascii="Times New Roman" w:hAnsi="Times New Roman"/>
          <w:sz w:val="24"/>
          <w:szCs w:val="24"/>
        </w:rPr>
        <w:t>o</w:t>
      </w:r>
      <w:r w:rsidR="004457DA" w:rsidRPr="008D35DA">
        <w:rPr>
          <w:rFonts w:ascii="Times New Roman" w:hAnsi="Times New Roman"/>
          <w:sz w:val="24"/>
          <w:szCs w:val="24"/>
        </w:rPr>
        <w:t>bservation</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 xml:space="preserve">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w:t>
      </w:r>
      <w:r w:rsidR="004457DA" w:rsidRPr="008D35DA">
        <w:rPr>
          <w:rFonts w:ascii="Times New Roman" w:hAnsi="Times New Roman"/>
          <w:sz w:val="24"/>
          <w:szCs w:val="24"/>
        </w:rPr>
        <w:t xml:space="preserve">orecast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forecast</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and </w:t>
      </w:r>
      <w:r>
        <w:rPr>
          <w:rFonts w:ascii="Times New Roman" w:hAnsi="Times New Roman"/>
          <w:sz w:val="24"/>
          <w:szCs w:val="24"/>
        </w:rPr>
        <w:t xml:space="preserve">the </w:t>
      </w:r>
      <w:r w:rsidR="004457DA">
        <w:rPr>
          <w:rFonts w:ascii="Times New Roman" w:hAnsi="Times New Roman"/>
          <w:sz w:val="24"/>
          <w:szCs w:val="24"/>
        </w:rPr>
        <w:t>observation</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were less than 0.5 for half of the stocks with some close to or even below zero. For all stocks, there </w:t>
      </w:r>
      <w:r w:rsidR="00BA79A3">
        <w:rPr>
          <w:rFonts w:ascii="Times New Roman" w:hAnsi="Times New Roman"/>
          <w:sz w:val="24"/>
          <w:szCs w:val="24"/>
        </w:rPr>
        <w:t>was</w:t>
      </w:r>
      <w:r w:rsidR="00BA79A3" w:rsidRPr="008D35DA">
        <w:rPr>
          <w:rFonts w:ascii="Times New Roman" w:hAnsi="Times New Roman"/>
          <w:sz w:val="24"/>
          <w:szCs w:val="24"/>
        </w:rPr>
        <w:t xml:space="preserve"> </w:t>
      </w:r>
      <w:r w:rsidR="00436702" w:rsidRPr="008D35DA">
        <w:rPr>
          <w:rFonts w:ascii="Times New Roman" w:hAnsi="Times New Roman"/>
          <w:sz w:val="24"/>
          <w:szCs w:val="24"/>
        </w:rPr>
        <w:t>at least one model that outperformed the</w:t>
      </w:r>
      <w:r w:rsidR="003C0E77" w:rsidRPr="008D35DA">
        <w:rPr>
          <w:rFonts w:ascii="Times New Roman" w:hAnsi="Times New Roman"/>
          <w:sz w:val="24"/>
          <w:szCs w:val="24"/>
        </w:rPr>
        <w:t xml:space="preserve"> </w:t>
      </w:r>
      <w:r w:rsidR="004C2FBF">
        <w:rPr>
          <w:rFonts w:ascii="Times New Roman" w:hAnsi="Times New Roman"/>
          <w:sz w:val="24"/>
          <w:szCs w:val="24"/>
        </w:rPr>
        <w:t>historical f</w:t>
      </w:r>
      <w:r>
        <w:rPr>
          <w:rFonts w:ascii="Times New Roman" w:hAnsi="Times New Roman"/>
          <w:sz w:val="24"/>
          <w:szCs w:val="24"/>
        </w:rPr>
        <w:t>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72C98881"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w:t>
      </w:r>
      <w:r w:rsidR="00BA79A3">
        <w:rPr>
          <w:rFonts w:ascii="Times New Roman" w:hAnsi="Times New Roman"/>
          <w:sz w:val="24"/>
          <w:szCs w:val="24"/>
        </w:rPr>
        <w:t xml:space="preserve">the </w:t>
      </w:r>
      <w:r w:rsidR="0087288A" w:rsidRPr="008D35DA">
        <w:rPr>
          <w:rFonts w:ascii="Times New Roman" w:hAnsi="Times New Roman"/>
          <w:sz w:val="24"/>
          <w:szCs w:val="24"/>
        </w:rPr>
        <w:t xml:space="preserve">Power </w:t>
      </w:r>
      <w:r w:rsidR="00BA79A3">
        <w:rPr>
          <w:rFonts w:ascii="Times New Roman" w:hAnsi="Times New Roman"/>
          <w:sz w:val="24"/>
          <w:szCs w:val="24"/>
        </w:rPr>
        <w:t xml:space="preserve">model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(blue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performance of the </w:t>
      </w:r>
      <w:r w:rsidR="00884305" w:rsidRPr="008D35DA">
        <w:rPr>
          <w:rFonts w:ascii="Times New Roman" w:hAnsi="Times New Roman"/>
          <w:sz w:val="24"/>
          <w:szCs w:val="24"/>
        </w:rPr>
        <w:t xml:space="preserve">Power </w:t>
      </w:r>
      <w:r w:rsidR="00BA79A3">
        <w:rPr>
          <w:rFonts w:ascii="Times New Roman" w:hAnsi="Times New Roman"/>
          <w:sz w:val="24"/>
          <w:szCs w:val="24"/>
        </w:rPr>
        <w:t xml:space="preserve">model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w:t>
      </w:r>
      <w:r w:rsidR="00BA79A3">
        <w:rPr>
          <w:rFonts w:ascii="Times New Roman" w:hAnsi="Times New Roman"/>
          <w:sz w:val="24"/>
          <w:szCs w:val="24"/>
        </w:rPr>
        <w:t xml:space="preserve">the </w:t>
      </w:r>
      <w:r>
        <w:rPr>
          <w:rFonts w:ascii="Times New Roman" w:hAnsi="Times New Roman"/>
          <w:sz w:val="24"/>
          <w:szCs w:val="24"/>
        </w:rPr>
        <w:t>previously adopted</w:t>
      </w:r>
      <w:r w:rsidR="009977F1" w:rsidRPr="008D35DA">
        <w:rPr>
          <w:rFonts w:ascii="Times New Roman" w:hAnsi="Times New Roman"/>
          <w:sz w:val="24"/>
          <w:szCs w:val="24"/>
        </w:rPr>
        <w:t xml:space="preserve"> covariates (green icons</w:t>
      </w:r>
      <w:r w:rsidR="00BA79A3">
        <w:rPr>
          <w:rFonts w:ascii="Times New Roman" w:hAnsi="Times New Roman"/>
          <w:sz w:val="24"/>
          <w:szCs w:val="24"/>
        </w:rPr>
        <w:t xml:space="preserve"> in Figure </w:t>
      </w:r>
      <w:r w:rsidR="00A81212">
        <w:rPr>
          <w:rFonts w:ascii="Times New Roman" w:hAnsi="Times New Roman"/>
          <w:sz w:val="24"/>
          <w:szCs w:val="24"/>
        </w:rPr>
        <w:t>5</w:t>
      </w:r>
      <w:r w:rsidR="009977F1" w:rsidRPr="008D35DA">
        <w:rPr>
          <w:rFonts w:ascii="Times New Roman" w:hAnsi="Times New Roman"/>
          <w:sz w:val="24"/>
          <w:szCs w:val="24"/>
        </w:rPr>
        <w:t xml:space="preserve">) </w:t>
      </w:r>
      <w:r w:rsidR="00BA79A3">
        <w:rPr>
          <w:rFonts w:ascii="Times New Roman" w:hAnsi="Times New Roman"/>
          <w:sz w:val="24"/>
          <w:szCs w:val="24"/>
        </w:rPr>
        <w:t xml:space="preserve">was </w:t>
      </w:r>
      <w:r w:rsidR="009977F1">
        <w:rPr>
          <w:rFonts w:ascii="Times New Roman" w:hAnsi="Times New Roman"/>
          <w:sz w:val="24"/>
          <w:szCs w:val="24"/>
        </w:rPr>
        <w:t xml:space="preserve">similar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lastRenderedPageBreak/>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w:t>
      </w:r>
      <w:r w:rsidR="00884305" w:rsidRPr="008D35DA">
        <w:rPr>
          <w:rFonts w:ascii="Times New Roman" w:hAnsi="Times New Roman"/>
          <w:sz w:val="24"/>
          <w:szCs w:val="24"/>
        </w:rPr>
        <w:t xml:space="preserve">Ricker </w:t>
      </w:r>
      <w:r w:rsidR="00BA79A3">
        <w:rPr>
          <w:rFonts w:ascii="Times New Roman" w:hAnsi="Times New Roman"/>
          <w:sz w:val="24"/>
          <w:szCs w:val="24"/>
        </w:rPr>
        <w:t xml:space="preserve">model </w:t>
      </w:r>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(pink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w:t>
      </w:r>
      <w:r w:rsidR="00BA79A3">
        <w:rPr>
          <w:rFonts w:ascii="Times New Roman" w:hAnsi="Times New Roman"/>
          <w:sz w:val="24"/>
          <w:szCs w:val="24"/>
        </w:rPr>
        <w:t xml:space="preserve">the </w:t>
      </w:r>
      <w:r w:rsidR="00884305" w:rsidRPr="008D35DA">
        <w:rPr>
          <w:rFonts w:ascii="Times New Roman" w:hAnsi="Times New Roman"/>
          <w:sz w:val="24"/>
          <w:szCs w:val="24"/>
        </w:rPr>
        <w:t>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s</w:t>
      </w:r>
      <w:r w:rsidR="00A81212">
        <w:rPr>
          <w:rFonts w:ascii="Times New Roman" w:hAnsi="Times New Roman"/>
          <w:sz w:val="24"/>
          <w:szCs w:val="24"/>
        </w:rPr>
        <w:t xml:space="preserve"> based on the three statistics (correlation, standard deviation, and RMSE) shown in the Taylor </w:t>
      </w:r>
      <w:r w:rsidR="0027498C">
        <w:rPr>
          <w:rFonts w:ascii="Times New Roman" w:hAnsi="Times New Roman"/>
          <w:sz w:val="24"/>
          <w:szCs w:val="24"/>
        </w:rPr>
        <w:t>d</w:t>
      </w:r>
      <w:r w:rsidR="00A81212">
        <w:rPr>
          <w:rFonts w:ascii="Times New Roman" w:hAnsi="Times New Roman"/>
          <w:sz w:val="24"/>
          <w:szCs w:val="24"/>
        </w:rPr>
        <w:t>iagrams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 xml:space="preserve">the </w:t>
      </w:r>
      <w:r w:rsidR="00996943">
        <w:rPr>
          <w:rFonts w:ascii="Times New Roman" w:hAnsi="Times New Roman"/>
          <w:sz w:val="24"/>
          <w:szCs w:val="24"/>
        </w:rPr>
        <w:t>o</w:t>
      </w:r>
      <w:r w:rsidR="00996943" w:rsidRPr="008D35DA">
        <w:rPr>
          <w:rFonts w:ascii="Times New Roman" w:hAnsi="Times New Roman"/>
          <w:sz w:val="24"/>
          <w:szCs w:val="24"/>
        </w:rPr>
        <w:t>bservation</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w:t>
      </w:r>
      <w:r w:rsidR="00A81212">
        <w:rPr>
          <w:rFonts w:ascii="Times New Roman" w:hAnsi="Times New Roman"/>
          <w:sz w:val="24"/>
          <w:szCs w:val="24"/>
        </w:rPr>
        <w:t>5</w:t>
      </w:r>
      <w:r w:rsidR="00884305" w:rsidRPr="008D35DA">
        <w:rPr>
          <w:rFonts w:ascii="Times New Roman" w:hAnsi="Times New Roman"/>
          <w:sz w:val="24"/>
          <w:szCs w:val="24"/>
        </w:rPr>
        <w:t>-0.95.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w:t>
      </w:r>
      <w:r w:rsidR="00884305" w:rsidRPr="003573A2">
        <w:rPr>
          <w:rFonts w:ascii="Times New Roman" w:hAnsi="Times New Roman"/>
          <w:sz w:val="24"/>
          <w:szCs w:val="24"/>
        </w:rPr>
        <w:t>accurate</w:t>
      </w:r>
      <w:r w:rsidR="00884305" w:rsidRPr="008D35DA">
        <w:rPr>
          <w:rFonts w:ascii="Times New Roman" w:hAnsi="Times New Roman"/>
          <w:sz w:val="24"/>
          <w:szCs w:val="24"/>
        </w:rPr>
        <w:t xml:space="preserv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w:t>
      </w:r>
      <w:r w:rsidR="00EA099F">
        <w:rPr>
          <w:rFonts w:ascii="Times New Roman" w:hAnsi="Times New Roman"/>
          <w:sz w:val="24"/>
          <w:szCs w:val="24"/>
        </w:rPr>
        <w:t xml:space="preserve"> in Figure </w:t>
      </w:r>
      <w:r w:rsidR="0027498C">
        <w:rPr>
          <w:rFonts w:ascii="Times New Roman" w:hAnsi="Times New Roman"/>
          <w:sz w:val="24"/>
          <w:szCs w:val="24"/>
        </w:rPr>
        <w:t>5</w:t>
      </w:r>
      <w:r w:rsidR="00884305" w:rsidRPr="008D35DA">
        <w:rPr>
          <w:rFonts w:ascii="Times New Roman" w:hAnsi="Times New Roman"/>
          <w:sz w:val="24"/>
          <w:szCs w:val="24"/>
        </w:rPr>
        <w:t>)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w:t>
      </w:r>
      <w:r w:rsidR="00EA099F">
        <w:rPr>
          <w:rFonts w:ascii="Times New Roman" w:hAnsi="Times New Roman"/>
          <w:sz w:val="24"/>
          <w:szCs w:val="24"/>
        </w:rPr>
        <w:t>than</w:t>
      </w:r>
      <w:r w:rsidR="00884305" w:rsidRPr="008D35DA">
        <w:rPr>
          <w:rFonts w:ascii="Times New Roman" w:hAnsi="Times New Roman"/>
          <w:sz w:val="24"/>
          <w:szCs w:val="24"/>
        </w:rPr>
        <w:t xml:space="preserve"> biological models</w:t>
      </w:r>
      <w:r w:rsidR="003854D4">
        <w:rPr>
          <w:rFonts w:ascii="Times New Roman" w:hAnsi="Times New Roman"/>
          <w:sz w:val="24"/>
          <w:szCs w:val="24"/>
        </w:rPr>
        <w:t xml:space="preserve"> in general (except LLY for some stocks)</w:t>
      </w:r>
      <w:r w:rsidR="00884305" w:rsidRPr="008D35DA">
        <w:rPr>
          <w:rFonts w:ascii="Times New Roman" w:hAnsi="Times New Roman"/>
          <w:sz w:val="24"/>
          <w:szCs w:val="24"/>
        </w:rPr>
        <w:t xml:space="preserve">. </w:t>
      </w:r>
    </w:p>
    <w:p w14:paraId="3EAFF73C" w14:textId="1FD6B1CC"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Age-specific Taylor diagrams </w:t>
      </w:r>
      <w:r w:rsidR="00EA099F">
        <w:rPr>
          <w:rFonts w:ascii="Times New Roman" w:hAnsi="Times New Roman"/>
          <w:sz w:val="24"/>
          <w:szCs w:val="24"/>
        </w:rPr>
        <w:t xml:space="preserve">are </w:t>
      </w:r>
      <w:r w:rsidRPr="008D35DA">
        <w:rPr>
          <w:rFonts w:ascii="Times New Roman" w:hAnsi="Times New Roman"/>
          <w:sz w:val="24"/>
          <w:szCs w:val="24"/>
        </w:rPr>
        <w:t>presented</w:t>
      </w:r>
      <w:r w:rsidR="004B17BF" w:rsidRPr="008D35DA">
        <w:rPr>
          <w:rFonts w:ascii="Times New Roman" w:hAnsi="Times New Roman"/>
          <w:sz w:val="24"/>
          <w:szCs w:val="24"/>
        </w:rPr>
        <w:t xml:space="preserve"> </w:t>
      </w:r>
      <w:r w:rsidR="00EA099F">
        <w:rPr>
          <w:rFonts w:ascii="Times New Roman" w:hAnsi="Times New Roman"/>
          <w:sz w:val="24"/>
          <w:szCs w:val="24"/>
        </w:rPr>
        <w:t xml:space="preserve">for </w:t>
      </w:r>
      <w:r w:rsidR="004B17BF" w:rsidRPr="008D35DA">
        <w:rPr>
          <w:rFonts w:ascii="Times New Roman" w:hAnsi="Times New Roman"/>
          <w:sz w:val="24"/>
          <w:szCs w:val="24"/>
        </w:rPr>
        <w:t>all 37 forecast models</w:t>
      </w:r>
      <w:r w:rsidR="006841EF" w:rsidRPr="008D35DA">
        <w:rPr>
          <w:rFonts w:ascii="Times New Roman" w:hAnsi="Times New Roman"/>
          <w:sz w:val="24"/>
          <w:szCs w:val="24"/>
        </w:rPr>
        <w:t xml:space="preserve"> relative to the </w:t>
      </w:r>
      <w:r w:rsidR="004457DA">
        <w:rPr>
          <w:rFonts w:ascii="Times New Roman" w:hAnsi="Times New Roman"/>
          <w:sz w:val="24"/>
          <w:szCs w:val="24"/>
        </w:rPr>
        <w:t>h</w:t>
      </w:r>
      <w:r w:rsidR="0027498C" w:rsidRPr="008D35DA">
        <w:rPr>
          <w:rFonts w:ascii="Times New Roman" w:hAnsi="Times New Roman"/>
          <w:sz w:val="24"/>
          <w:szCs w:val="24"/>
        </w:rPr>
        <w:t xml:space="preserve">istorical </w:t>
      </w:r>
      <w:r w:rsidR="004457DA">
        <w:rPr>
          <w:rFonts w:ascii="Times New Roman" w:hAnsi="Times New Roman"/>
          <w:sz w:val="24"/>
          <w:szCs w:val="24"/>
        </w:rPr>
        <w:t>f</w:t>
      </w:r>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w:t>
      </w:r>
      <w:r w:rsidR="00EA099F">
        <w:rPr>
          <w:rFonts w:ascii="Times New Roman" w:hAnsi="Times New Roman"/>
          <w:sz w:val="24"/>
          <w:szCs w:val="24"/>
        </w:rPr>
        <w:t xml:space="preserve"> in Figures</w:t>
      </w:r>
      <w:r w:rsidR="0027498C">
        <w:rPr>
          <w:rFonts w:ascii="Times New Roman" w:hAnsi="Times New Roman"/>
          <w:sz w:val="24"/>
          <w:szCs w:val="24"/>
        </w:rPr>
        <w:t xml:space="preserve"> S5-6</w:t>
      </w:r>
      <w:r w:rsidR="006841EF" w:rsidRPr="008D35DA">
        <w:rPr>
          <w:rFonts w:ascii="Times New Roman" w:hAnsi="Times New Roman"/>
          <w:sz w:val="24"/>
          <w:szCs w:val="24"/>
        </w:rPr>
        <w:t xml:space="preserve">) and </w:t>
      </w:r>
      <w:r w:rsidR="00753193">
        <w:rPr>
          <w:rFonts w:ascii="Times New Roman" w:hAnsi="Times New Roman"/>
          <w:sz w:val="24"/>
          <w:szCs w:val="24"/>
        </w:rPr>
        <w:t xml:space="preserve">the </w:t>
      </w:r>
      <w:r w:rsidR="00F65CC6">
        <w:rPr>
          <w:rFonts w:ascii="Times New Roman" w:hAnsi="Times New Roman"/>
          <w:sz w:val="24"/>
          <w:szCs w:val="24"/>
        </w:rPr>
        <w:t>o</w:t>
      </w:r>
      <w:r w:rsidR="00F65CC6"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00EA099F">
        <w:rPr>
          <w:rFonts w:ascii="Times New Roman" w:hAnsi="Times New Roman"/>
          <w:sz w:val="24"/>
          <w:szCs w:val="24"/>
        </w:rPr>
        <w:t xml:space="preserve"> in Figures</w:t>
      </w:r>
      <w:r w:rsidR="00AF389B">
        <w:rPr>
          <w:rFonts w:ascii="Times New Roman" w:hAnsi="Times New Roman"/>
          <w:sz w:val="24"/>
          <w:szCs w:val="24"/>
        </w:rPr>
        <w:t xml:space="preserve"> </w:t>
      </w:r>
      <w:r w:rsidR="0027498C">
        <w:rPr>
          <w:rFonts w:ascii="Times New Roman" w:hAnsi="Times New Roman"/>
          <w:sz w:val="24"/>
          <w:szCs w:val="24"/>
        </w:rPr>
        <w:t>S5-6</w:t>
      </w:r>
      <w:r w:rsidR="006841EF" w:rsidRPr="008D35DA">
        <w:rPr>
          <w:rFonts w:ascii="Times New Roman" w:hAnsi="Times New Roman"/>
          <w:sz w:val="24"/>
          <w:szCs w:val="24"/>
        </w:rPr>
        <w:t>)</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w:t>
      </w:r>
      <w:r w:rsidR="00EA099F">
        <w:rPr>
          <w:rFonts w:ascii="Times New Roman" w:hAnsi="Times New Roman"/>
          <w:sz w:val="24"/>
          <w:szCs w:val="24"/>
        </w:rPr>
        <w:t xml:space="preserve">diagrams </w:t>
      </w:r>
      <w:r w:rsidR="007B7E3A">
        <w:rPr>
          <w:rFonts w:ascii="Times New Roman" w:hAnsi="Times New Roman"/>
          <w:sz w:val="24"/>
          <w:szCs w:val="24"/>
        </w:rPr>
        <w:t xml:space="preserve">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w:t>
      </w:r>
      <w:proofErr w:type="gramStart"/>
      <w:r w:rsidRPr="008D35DA">
        <w:rPr>
          <w:rFonts w:ascii="Times New Roman" w:hAnsi="Times New Roman"/>
          <w:sz w:val="24"/>
          <w:szCs w:val="24"/>
        </w:rPr>
        <w:t>a</w:t>
      </w:r>
      <w:r w:rsidR="00884305" w:rsidRPr="008D35DA">
        <w:rPr>
          <w:rFonts w:ascii="Times New Roman" w:hAnsi="Times New Roman"/>
          <w:sz w:val="24"/>
          <w:szCs w:val="24"/>
        </w:rPr>
        <w:t>,b</w:t>
      </w:r>
      <w:proofErr w:type="gramEnd"/>
      <w:r w:rsidR="00884305" w:rsidRPr="008D35DA">
        <w:rPr>
          <w:rFonts w:ascii="Times New Roman" w:hAnsi="Times New Roman"/>
          <w:sz w:val="24"/>
          <w:szCs w:val="24"/>
        </w:rPr>
        <w:t xml:space="preserve">),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w:t>
      </w:r>
      <w:r w:rsidR="00260D15">
        <w:rPr>
          <w:rFonts w:ascii="Times New Roman" w:hAnsi="Times New Roman"/>
          <w:sz w:val="24"/>
          <w:szCs w:val="24"/>
        </w:rPr>
        <w:t xml:space="preserve"> model</w:t>
      </w:r>
      <w:r w:rsidR="007B7E3A">
        <w:rPr>
          <w:rFonts w:ascii="Times New Roman" w:hAnsi="Times New Roman"/>
          <w:sz w:val="24"/>
          <w:szCs w:val="24"/>
        </w:rPr>
        <w:t>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F65CC6">
        <w:rPr>
          <w:rFonts w:ascii="Times New Roman" w:hAnsi="Times New Roman"/>
          <w:sz w:val="24"/>
          <w:szCs w:val="24"/>
        </w:rPr>
        <w:t>s</w:t>
      </w:r>
      <w:r w:rsidR="00F65CC6" w:rsidRPr="008D35DA">
        <w:rPr>
          <w:rFonts w:ascii="Times New Roman" w:hAnsi="Times New Roman"/>
          <w:sz w:val="24"/>
          <w:szCs w:val="24"/>
        </w:rPr>
        <w:t xml:space="preserve">ibling </w:t>
      </w:r>
      <w:r w:rsidR="00884305" w:rsidRPr="008D35DA">
        <w:rPr>
          <w:rFonts w:ascii="Times New Roman" w:hAnsi="Times New Roman"/>
          <w:sz w:val="24"/>
          <w:szCs w:val="24"/>
        </w:rPr>
        <w:t>models (yellow squares</w:t>
      </w:r>
      <w:r w:rsidR="00260D15">
        <w:rPr>
          <w:rFonts w:ascii="Times New Roman" w:hAnsi="Times New Roman"/>
          <w:sz w:val="24"/>
          <w:szCs w:val="24"/>
        </w:rPr>
        <w:t xml:space="preserve"> in Figures </w:t>
      </w:r>
      <w:r w:rsidR="0027498C">
        <w:rPr>
          <w:rFonts w:ascii="Times New Roman" w:hAnsi="Times New Roman"/>
          <w:sz w:val="24"/>
          <w:szCs w:val="24"/>
        </w:rPr>
        <w:t>S6</w:t>
      </w:r>
      <w:r w:rsidR="00AF389B">
        <w:rPr>
          <w:rFonts w:ascii="Times New Roman" w:hAnsi="Times New Roman"/>
          <w:sz w:val="24"/>
          <w:szCs w:val="24"/>
        </w:rPr>
        <w:t>)</w:t>
      </w:r>
      <w:r w:rsidR="00884305" w:rsidRPr="008D35DA">
        <w:rPr>
          <w:rFonts w:ascii="Times New Roman" w:hAnsi="Times New Roman"/>
          <w:sz w:val="24"/>
          <w:szCs w:val="24"/>
        </w:rPr>
        <w:t xml:space="preserve"> </w:t>
      </w:r>
      <w:r w:rsidR="00260D15">
        <w:rPr>
          <w:rFonts w:ascii="Times New Roman" w:hAnsi="Times New Roman"/>
          <w:sz w:val="24"/>
          <w:szCs w:val="24"/>
        </w:rPr>
        <w:t>performed better</w:t>
      </w:r>
      <w:r w:rsidR="00884305" w:rsidRPr="008D35DA">
        <w:rPr>
          <w:rFonts w:ascii="Times New Roman" w:hAnsi="Times New Roman"/>
          <w:sz w:val="24"/>
          <w:szCs w:val="24"/>
        </w:rPr>
        <w:t xml:space="preserve"> for many stocks </w:t>
      </w:r>
      <w:r w:rsidR="00260D15">
        <w:rPr>
          <w:rFonts w:ascii="Times New Roman" w:hAnsi="Times New Roman"/>
          <w:sz w:val="24"/>
          <w:szCs w:val="24"/>
        </w:rPr>
        <w:t>than</w:t>
      </w:r>
      <w:r w:rsidR="00884305" w:rsidRPr="008D35DA">
        <w:rPr>
          <w:rFonts w:ascii="Times New Roman" w:hAnsi="Times New Roman"/>
          <w:sz w:val="24"/>
          <w:szCs w:val="24"/>
        </w:rPr>
        <w:t xml:space="preserve">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7110AE91" w:rsidR="00FA3DFF" w:rsidRDefault="001A2232" w:rsidP="00647E7E">
      <w:pPr>
        <w:pStyle w:val="BodyText"/>
        <w:spacing w:line="480" w:lineRule="auto"/>
        <w:ind w:firstLine="360"/>
        <w:rPr>
          <w:rFonts w:ascii="Times New Roman" w:hAnsi="Times New Roman"/>
          <w:sz w:val="24"/>
          <w:szCs w:val="24"/>
        </w:rPr>
      </w:pPr>
      <w:r w:rsidRPr="009A5543">
        <w:rPr>
          <w:rFonts w:ascii="Times New Roman" w:hAnsi="Times New Roman"/>
          <w:sz w:val="24"/>
          <w:szCs w:val="24"/>
        </w:rPr>
        <w:t>In 2021</w:t>
      </w:r>
      <w:r w:rsidR="00B03B67">
        <w:rPr>
          <w:rFonts w:ascii="Times New Roman" w:hAnsi="Times New Roman"/>
          <w:sz w:val="24"/>
          <w:szCs w:val="24"/>
        </w:rPr>
        <w:t>,</w:t>
      </w:r>
      <w:r w:rsidRPr="009A5543">
        <w:rPr>
          <w:rFonts w:ascii="Times New Roman" w:hAnsi="Times New Roman"/>
          <w:sz w:val="24"/>
          <w:szCs w:val="24"/>
        </w:rPr>
        <w:t xml:space="preserve"> when </w:t>
      </w:r>
      <w:r w:rsidR="00E40E94" w:rsidRPr="009A5543">
        <w:rPr>
          <w:rFonts w:ascii="Times New Roman" w:hAnsi="Times New Roman"/>
          <w:sz w:val="24"/>
          <w:szCs w:val="24"/>
        </w:rPr>
        <w:t>s</w:t>
      </w:r>
      <w:r w:rsidR="004263EC" w:rsidRPr="009A5543">
        <w:rPr>
          <w:rFonts w:ascii="Times New Roman" w:hAnsi="Times New Roman"/>
          <w:sz w:val="24"/>
          <w:szCs w:val="24"/>
        </w:rPr>
        <w:t>ockeye</w:t>
      </w:r>
      <w:r w:rsidR="006841EF" w:rsidRPr="009A5543">
        <w:rPr>
          <w:rFonts w:ascii="Times New Roman" w:hAnsi="Times New Roman"/>
          <w:sz w:val="24"/>
          <w:szCs w:val="24"/>
        </w:rPr>
        <w:t xml:space="preserve"> </w:t>
      </w:r>
      <w:del w:id="199" w:author="Yi Xu" w:date="2023-12-18T20:28:00Z">
        <w:r w:rsidR="00884305" w:rsidRPr="009A5543">
          <w:rPr>
            <w:rFonts w:ascii="Times New Roman" w:hAnsi="Times New Roman"/>
            <w:sz w:val="24"/>
            <w:szCs w:val="24"/>
          </w:rPr>
          <w:delText>forecast</w:delText>
        </w:r>
        <w:r w:rsidR="00260D15" w:rsidRPr="009A5543">
          <w:rPr>
            <w:rFonts w:ascii="Times New Roman" w:hAnsi="Times New Roman"/>
            <w:sz w:val="24"/>
            <w:szCs w:val="24"/>
          </w:rPr>
          <w:delText>s</w:delText>
        </w:r>
      </w:del>
      <w:ins w:id="200" w:author="Yi Xu" w:date="2023-12-18T20:28:00Z">
        <w:r w:rsidR="00884305" w:rsidRPr="009A5543">
          <w:rPr>
            <w:rFonts w:ascii="Times New Roman" w:hAnsi="Times New Roman"/>
            <w:sz w:val="24"/>
            <w:szCs w:val="24"/>
          </w:rPr>
          <w:t>forecast</w:t>
        </w:r>
      </w:ins>
      <w:r w:rsidRPr="009A5543">
        <w:rPr>
          <w:rFonts w:ascii="Times New Roman" w:hAnsi="Times New Roman"/>
          <w:sz w:val="24"/>
          <w:szCs w:val="24"/>
        </w:rPr>
        <w:t xml:space="preserve"> was conducted using previously </w:t>
      </w:r>
      <w:r w:rsidR="006515AA" w:rsidRPr="009A5543">
        <w:rPr>
          <w:rFonts w:ascii="Times New Roman" w:hAnsi="Times New Roman"/>
          <w:sz w:val="24"/>
          <w:szCs w:val="24"/>
        </w:rPr>
        <w:t xml:space="preserve">selected </w:t>
      </w:r>
      <w:r w:rsidR="00240306" w:rsidRPr="009A5543">
        <w:rPr>
          <w:rFonts w:ascii="Times New Roman" w:hAnsi="Times New Roman"/>
          <w:sz w:val="24"/>
          <w:szCs w:val="24"/>
        </w:rPr>
        <w:t>forecast model</w:t>
      </w:r>
      <w:r w:rsidR="007B7E3A" w:rsidRPr="009A5543">
        <w:rPr>
          <w:rFonts w:ascii="Times New Roman" w:hAnsi="Times New Roman"/>
          <w:sz w:val="24"/>
          <w:szCs w:val="24"/>
        </w:rPr>
        <w:t>s</w:t>
      </w:r>
      <w:r w:rsidRPr="009A5543">
        <w:rPr>
          <w:rFonts w:ascii="Times New Roman" w:hAnsi="Times New Roman"/>
          <w:sz w:val="24"/>
          <w:szCs w:val="24"/>
        </w:rPr>
        <w:t>, the forecast error</w:t>
      </w:r>
      <w:del w:id="201" w:author="Yi Xu" w:date="2023-12-18T20:28:00Z">
        <w:r w:rsidRPr="009A5543">
          <w:rPr>
            <w:rFonts w:ascii="Times New Roman" w:hAnsi="Times New Roman"/>
            <w:sz w:val="24"/>
            <w:szCs w:val="24"/>
          </w:rPr>
          <w:delText xml:space="preserve"> </w:delText>
        </w:r>
      </w:del>
      <w:r w:rsidRPr="009A5543">
        <w:rPr>
          <w:rFonts w:ascii="Times New Roman" w:hAnsi="Times New Roman"/>
          <w:sz w:val="24"/>
          <w:szCs w:val="24"/>
        </w:rPr>
        <w:t xml:space="preserve"> </w:t>
      </w:r>
      <w:r w:rsidR="00AF4192" w:rsidRPr="009A5543">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9A5543">
        <w:rPr>
          <w:rFonts w:ascii="Times New Roman" w:hAnsi="Times New Roman"/>
          <w:sz w:val="24"/>
          <w:szCs w:val="24"/>
        </w:rPr>
        <w:t xml:space="preserve">) </w:t>
      </w:r>
      <w:r w:rsidRPr="009A5543">
        <w:rPr>
          <w:rFonts w:ascii="Times New Roman" w:hAnsi="Times New Roman"/>
          <w:sz w:val="24"/>
          <w:szCs w:val="24"/>
        </w:rPr>
        <w:t xml:space="preserve">was </w:t>
      </w:r>
      <w:r w:rsidR="00240306" w:rsidRPr="009A5543">
        <w:rPr>
          <w:rFonts w:ascii="Times New Roman" w:hAnsi="Times New Roman"/>
          <w:sz w:val="24"/>
          <w:szCs w:val="24"/>
        </w:rPr>
        <w:t>92%</w:t>
      </w:r>
      <w:r w:rsidRPr="009A5543">
        <w:rPr>
          <w:rFonts w:ascii="Times New Roman" w:hAnsi="Times New Roman"/>
          <w:sz w:val="24"/>
          <w:szCs w:val="24"/>
        </w:rPr>
        <w:t>, being the highest among all the sockeye runs</w:t>
      </w:r>
      <w:r w:rsidR="009A5543">
        <w:rPr>
          <w:rFonts w:ascii="Times New Roman" w:hAnsi="Times New Roman"/>
          <w:sz w:val="24"/>
          <w:szCs w:val="24"/>
        </w:rPr>
        <w:t xml:space="preserve"> in Northeast Pacific</w:t>
      </w:r>
      <w:r w:rsidR="00AF4192"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BB1EE2" w:rsidRPr="009A5543">
        <w:rPr>
          <w:rFonts w:ascii="Times New Roman" w:hAnsi="Times New Roman"/>
          <w:sz w:val="24"/>
          <w:szCs w:val="24"/>
        </w:rPr>
        <w:t xml:space="preserve">Table </w:t>
      </w:r>
      <w:r w:rsidR="00500681" w:rsidRPr="009A5543">
        <w:rPr>
          <w:rFonts w:ascii="Times New Roman" w:hAnsi="Times New Roman"/>
          <w:sz w:val="24"/>
          <w:szCs w:val="24"/>
        </w:rPr>
        <w:t>S2</w:t>
      </w:r>
      <w:r w:rsidR="00240306" w:rsidRPr="009A5543">
        <w:rPr>
          <w:rFonts w:ascii="Times New Roman" w:hAnsi="Times New Roman"/>
          <w:sz w:val="24"/>
          <w:szCs w:val="24"/>
        </w:rPr>
        <w:t xml:space="preserve">). </w:t>
      </w:r>
      <w:r w:rsidRPr="009A5543">
        <w:rPr>
          <w:rFonts w:ascii="Times New Roman" w:hAnsi="Times New Roman"/>
          <w:sz w:val="24"/>
          <w:szCs w:val="24"/>
        </w:rPr>
        <w:t xml:space="preserve">In 2022, Taylor </w:t>
      </w:r>
      <w:r w:rsidRPr="009A5543">
        <w:rPr>
          <w:rFonts w:ascii="Times New Roman" w:hAnsi="Times New Roman"/>
          <w:sz w:val="24"/>
          <w:szCs w:val="24"/>
        </w:rPr>
        <w:lastRenderedPageBreak/>
        <w:t xml:space="preserve">diagrams </w:t>
      </w:r>
      <w:r w:rsidR="00F71525" w:rsidRPr="009A5543">
        <w:rPr>
          <w:rFonts w:ascii="Times New Roman" w:hAnsi="Times New Roman"/>
          <w:sz w:val="24"/>
          <w:szCs w:val="24"/>
        </w:rPr>
        <w:t xml:space="preserve">started to be implemented to identify </w:t>
      </w:r>
      <w:r w:rsidR="007B7E3A" w:rsidRPr="009A5543">
        <w:rPr>
          <w:rFonts w:ascii="Times New Roman" w:hAnsi="Times New Roman"/>
          <w:sz w:val="24"/>
          <w:szCs w:val="24"/>
        </w:rPr>
        <w:t xml:space="preserve">the </w:t>
      </w:r>
      <w:r w:rsidR="00240306" w:rsidRPr="009A5543">
        <w:rPr>
          <w:rFonts w:ascii="Times New Roman" w:hAnsi="Times New Roman"/>
          <w:sz w:val="24"/>
          <w:szCs w:val="24"/>
        </w:rPr>
        <w:t xml:space="preserve">best </w:t>
      </w:r>
      <w:r w:rsidR="00F71525" w:rsidRPr="009A5543">
        <w:rPr>
          <w:rFonts w:ascii="Times New Roman" w:hAnsi="Times New Roman"/>
          <w:sz w:val="24"/>
          <w:szCs w:val="24"/>
        </w:rPr>
        <w:t xml:space="preserve">performing </w:t>
      </w:r>
      <w:r w:rsidR="00240306" w:rsidRPr="009A5543">
        <w:rPr>
          <w:rFonts w:ascii="Times New Roman" w:hAnsi="Times New Roman"/>
          <w:sz w:val="24"/>
          <w:szCs w:val="24"/>
        </w:rPr>
        <w:t xml:space="preserve">model </w:t>
      </w:r>
      <w:r w:rsidR="00AE2DF7" w:rsidRPr="009A5543">
        <w:rPr>
          <w:rFonts w:ascii="Times New Roman" w:hAnsi="Times New Roman"/>
          <w:sz w:val="24"/>
          <w:szCs w:val="24"/>
        </w:rPr>
        <w:t xml:space="preserve">for </w:t>
      </w:r>
      <w:r w:rsidR="009A5543">
        <w:rPr>
          <w:rFonts w:ascii="Times New Roman" w:hAnsi="Times New Roman"/>
          <w:sz w:val="24"/>
          <w:szCs w:val="24"/>
        </w:rPr>
        <w:t>many</w:t>
      </w:r>
      <w:r w:rsidR="00AE2DF7" w:rsidRPr="009A5543">
        <w:rPr>
          <w:rFonts w:ascii="Times New Roman" w:hAnsi="Times New Roman"/>
          <w:sz w:val="24"/>
          <w:szCs w:val="24"/>
        </w:rPr>
        <w:t xml:space="preserve"> </w:t>
      </w:r>
      <w:r w:rsidR="009A5543">
        <w:rPr>
          <w:rFonts w:ascii="Times New Roman" w:hAnsi="Times New Roman"/>
          <w:sz w:val="24"/>
          <w:szCs w:val="24"/>
        </w:rPr>
        <w:t xml:space="preserve">Fraser </w:t>
      </w:r>
      <w:r w:rsidR="00AE2DF7" w:rsidRPr="009A5543">
        <w:rPr>
          <w:rFonts w:ascii="Times New Roman" w:hAnsi="Times New Roman"/>
          <w:sz w:val="24"/>
          <w:szCs w:val="24"/>
        </w:rPr>
        <w:t>stock</w:t>
      </w:r>
      <w:r w:rsidR="009A5543">
        <w:rPr>
          <w:rFonts w:ascii="Times New Roman" w:hAnsi="Times New Roman"/>
          <w:sz w:val="24"/>
          <w:szCs w:val="24"/>
        </w:rPr>
        <w:t>s</w:t>
      </w:r>
      <w:r w:rsidR="00F71525" w:rsidRPr="009A5543">
        <w:rPr>
          <w:rFonts w:ascii="Times New Roman" w:hAnsi="Times New Roman"/>
          <w:sz w:val="24"/>
          <w:szCs w:val="24"/>
        </w:rPr>
        <w:t>,</w:t>
      </w:r>
      <w:r w:rsidR="00AE2DF7" w:rsidRPr="009A5543">
        <w:rPr>
          <w:rFonts w:ascii="Times New Roman" w:hAnsi="Times New Roman"/>
          <w:sz w:val="24"/>
          <w:szCs w:val="24"/>
        </w:rPr>
        <w:t xml:space="preserve"> </w:t>
      </w:r>
      <w:r w:rsidR="00F71525" w:rsidRPr="009A5543">
        <w:rPr>
          <w:rFonts w:ascii="Times New Roman" w:hAnsi="Times New Roman"/>
          <w:sz w:val="24"/>
          <w:szCs w:val="24"/>
        </w:rPr>
        <w:t xml:space="preserve">as a result, </w:t>
      </w:r>
      <w:r w:rsidR="001A5E4B" w:rsidRPr="009A5543">
        <w:rPr>
          <w:rFonts w:ascii="Times New Roman" w:hAnsi="Times New Roman"/>
          <w:sz w:val="24"/>
          <w:szCs w:val="24"/>
        </w:rPr>
        <w:t>the</w:t>
      </w:r>
      <w:r w:rsidR="00F71525" w:rsidRPr="009A5543">
        <w:rPr>
          <w:rFonts w:ascii="Times New Roman" w:hAnsi="Times New Roman"/>
          <w:sz w:val="24"/>
          <w:szCs w:val="24"/>
        </w:rPr>
        <w:t xml:space="preserve"> forecast</w:t>
      </w:r>
      <w:r w:rsidR="001A5E4B" w:rsidRPr="009A5543">
        <w:rPr>
          <w:rFonts w:ascii="Times New Roman" w:hAnsi="Times New Roman"/>
          <w:sz w:val="24"/>
          <w:szCs w:val="24"/>
        </w:rPr>
        <w:t xml:space="preserve"> error </w:t>
      </w:r>
      <w:r w:rsidR="00F71525" w:rsidRPr="009A5543">
        <w:rPr>
          <w:rFonts w:ascii="Times New Roman" w:hAnsi="Times New Roman"/>
          <w:sz w:val="24"/>
          <w:szCs w:val="24"/>
        </w:rPr>
        <w:t xml:space="preserve">has reduced </w:t>
      </w:r>
      <w:r w:rsidR="00884305" w:rsidRPr="009A5543">
        <w:rPr>
          <w:rFonts w:ascii="Times New Roman" w:hAnsi="Times New Roman"/>
          <w:sz w:val="24"/>
          <w:szCs w:val="24"/>
        </w:rPr>
        <w:t>to 30%</w:t>
      </w:r>
      <w:r w:rsidR="00F71525" w:rsidRPr="009A5543">
        <w:rPr>
          <w:rFonts w:ascii="Times New Roman" w:hAnsi="Times New Roman"/>
          <w:sz w:val="24"/>
          <w:szCs w:val="24"/>
        </w:rPr>
        <w:t xml:space="preserve">, much lower than some of the </w:t>
      </w:r>
      <w:r w:rsidR="009A5543">
        <w:rPr>
          <w:rFonts w:ascii="Times New Roman" w:hAnsi="Times New Roman"/>
          <w:sz w:val="24"/>
          <w:szCs w:val="24"/>
        </w:rPr>
        <w:t xml:space="preserve">other </w:t>
      </w:r>
      <w:r w:rsidR="00F71525" w:rsidRPr="009A5543">
        <w:rPr>
          <w:rFonts w:ascii="Times New Roman" w:hAnsi="Times New Roman"/>
          <w:sz w:val="24"/>
          <w:szCs w:val="24"/>
        </w:rPr>
        <w:t>sockeye runs</w:t>
      </w:r>
      <w:r w:rsidR="00635768"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635768" w:rsidRPr="009A5543">
        <w:rPr>
          <w:rFonts w:ascii="Times New Roman" w:hAnsi="Times New Roman"/>
          <w:sz w:val="24"/>
          <w:szCs w:val="24"/>
        </w:rPr>
        <w:t xml:space="preserve">Table </w:t>
      </w:r>
      <w:r w:rsidR="00500681" w:rsidRPr="009A5543">
        <w:rPr>
          <w:rFonts w:ascii="Times New Roman" w:hAnsi="Times New Roman"/>
          <w:sz w:val="24"/>
          <w:szCs w:val="24"/>
        </w:rPr>
        <w:t>S2</w:t>
      </w:r>
      <w:r w:rsidR="00F71525" w:rsidRPr="009A5543">
        <w:rPr>
          <w:rFonts w:ascii="Times New Roman" w:hAnsi="Times New Roman"/>
          <w:sz w:val="24"/>
          <w:szCs w:val="24"/>
        </w:rPr>
        <w:t xml:space="preserve">). This reduced forecast error also </w:t>
      </w:r>
      <w:r w:rsidR="00AF389B" w:rsidRPr="009A5543">
        <w:rPr>
          <w:rFonts w:ascii="Times New Roman" w:hAnsi="Times New Roman"/>
          <w:sz w:val="24"/>
          <w:szCs w:val="24"/>
        </w:rPr>
        <w:t>represents a significant improvement compared to</w:t>
      </w:r>
      <w:r w:rsidR="00884305" w:rsidRPr="009A5543">
        <w:rPr>
          <w:rFonts w:ascii="Times New Roman" w:hAnsi="Times New Roman"/>
          <w:sz w:val="24"/>
          <w:szCs w:val="24"/>
        </w:rPr>
        <w:t xml:space="preserve"> the past few years</w:t>
      </w:r>
      <w:r w:rsidR="005F7D3C" w:rsidRPr="009A5543">
        <w:rPr>
          <w:rFonts w:ascii="Times New Roman" w:hAnsi="Times New Roman"/>
          <w:sz w:val="24"/>
          <w:szCs w:val="24"/>
        </w:rPr>
        <w:t xml:space="preserve"> (</w:t>
      </w:r>
      <w:r w:rsidR="005F7D3C" w:rsidRPr="009A5543">
        <w:rPr>
          <w:rFonts w:ascii="Times New Roman" w:hAnsi="Times New Roman"/>
          <w:color w:val="242424"/>
          <w:sz w:val="24"/>
          <w:szCs w:val="24"/>
          <w:shd w:val="clear" w:color="auto" w:fill="FFFFFF"/>
        </w:rPr>
        <w:t>Hawkshaw et al. 2020a, b)</w:t>
      </w:r>
      <w:r w:rsidR="00884305" w:rsidRPr="009A5543">
        <w:rPr>
          <w:rFonts w:ascii="Times New Roman" w:hAnsi="Times New Roman"/>
          <w:sz w:val="24"/>
          <w:szCs w:val="24"/>
        </w:rPr>
        <w:t xml:space="preserve">. </w:t>
      </w:r>
      <w:r w:rsidR="00B03B67">
        <w:rPr>
          <w:rFonts w:ascii="Times New Roman" w:hAnsi="Times New Roman"/>
          <w:sz w:val="24"/>
          <w:szCs w:val="24"/>
        </w:rPr>
        <w:t xml:space="preserve">In 2023, when Taylor diagrams were further implemented, the preliminary results showed that the forecast error was -3% only (pre-season forecast </w:t>
      </w:r>
      <w:r w:rsidR="00004821">
        <w:rPr>
          <w:rFonts w:ascii="Times New Roman" w:hAnsi="Times New Roman"/>
          <w:sz w:val="24"/>
          <w:szCs w:val="24"/>
        </w:rPr>
        <w:t xml:space="preserve">is </w:t>
      </w:r>
      <w:r w:rsidR="00B03B67">
        <w:rPr>
          <w:rFonts w:ascii="Times New Roman" w:hAnsi="Times New Roman"/>
          <w:sz w:val="24"/>
          <w:szCs w:val="24"/>
        </w:rPr>
        <w:t xml:space="preserve">1.564 million, in-season adopted run size </w:t>
      </w:r>
      <w:r w:rsidR="00004821">
        <w:rPr>
          <w:rFonts w:ascii="Times New Roman" w:hAnsi="Times New Roman"/>
          <w:sz w:val="24"/>
          <w:szCs w:val="24"/>
        </w:rPr>
        <w:t xml:space="preserve">is </w:t>
      </w:r>
      <w:r w:rsidR="00B03B67">
        <w:rPr>
          <w:rFonts w:ascii="Times New Roman" w:hAnsi="Times New Roman"/>
          <w:sz w:val="24"/>
          <w:szCs w:val="24"/>
        </w:rPr>
        <w:t>1.606 million; PSC, unpublished</w:t>
      </w:r>
      <w:r w:rsidR="00D1605D">
        <w:rPr>
          <w:rFonts w:ascii="Times New Roman" w:hAnsi="Times New Roman"/>
          <w:sz w:val="24"/>
          <w:szCs w:val="24"/>
        </w:rPr>
        <w:t xml:space="preserve"> document Sep 19, 2023</w:t>
      </w:r>
      <w:r w:rsidR="00B03B67">
        <w:rPr>
          <w:rFonts w:ascii="Times New Roman" w:hAnsi="Times New Roman"/>
          <w:sz w:val="24"/>
          <w:szCs w:val="24"/>
        </w:rPr>
        <w:t>).</w:t>
      </w:r>
      <w:ins w:id="202" w:author="Yi Xu" w:date="2023-12-18T20:28:00Z">
        <w:r w:rsidR="00E80F98">
          <w:rPr>
            <w:rFonts w:ascii="Times New Roman" w:hAnsi="Times New Roman"/>
            <w:sz w:val="24"/>
            <w:szCs w:val="24"/>
          </w:rPr>
          <w:t xml:space="preserve"> </w:t>
        </w:r>
        <w:bookmarkStart w:id="203" w:name="_Hlk152093307"/>
        <w:r w:rsidR="00E80F98">
          <w:rPr>
            <w:rFonts w:ascii="Times New Roman" w:hAnsi="Times New Roman"/>
            <w:sz w:val="24"/>
            <w:szCs w:val="24"/>
          </w:rPr>
          <w:t xml:space="preserve">Although the evaluation period is </w:t>
        </w:r>
        <w:bookmarkStart w:id="204" w:name="_Hlk152872688"/>
        <w:r w:rsidR="003A5C76">
          <w:rPr>
            <w:rFonts w:ascii="Times New Roman" w:hAnsi="Times New Roman"/>
            <w:sz w:val="24"/>
            <w:szCs w:val="24"/>
          </w:rPr>
          <w:t>not long enough to make a conclusion</w:t>
        </w:r>
        <w:bookmarkEnd w:id="204"/>
        <w:r w:rsidR="00E80F98">
          <w:rPr>
            <w:rFonts w:ascii="Times New Roman" w:hAnsi="Times New Roman"/>
            <w:sz w:val="24"/>
            <w:szCs w:val="24"/>
          </w:rPr>
          <w:t>, it would be interesting to continue monitoring the performance of this implementation in the near future.</w:t>
        </w:r>
      </w:ins>
      <w:bookmarkEnd w:id="203"/>
    </w:p>
    <w:p w14:paraId="0F04C2DF" w14:textId="01E060B7" w:rsidR="00AC017A" w:rsidRDefault="00FA3DFF" w:rsidP="00647E7E">
      <w:pPr>
        <w:pStyle w:val="BodyText"/>
        <w:spacing w:line="480" w:lineRule="auto"/>
        <w:ind w:firstLine="360"/>
      </w:pPr>
      <w:r>
        <w:rPr>
          <w:rFonts w:ascii="Times New Roman" w:hAnsi="Times New Roman"/>
          <w:sz w:val="24"/>
          <w:szCs w:val="24"/>
        </w:rPr>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F65CC6">
        <w:rPr>
          <w:rFonts w:ascii="Times New Roman" w:hAnsi="Times New Roman"/>
          <w:sz w:val="24"/>
          <w:szCs w:val="24"/>
        </w:rPr>
        <w:t>largest</w:t>
      </w:r>
      <w:r w:rsidR="00F65CC6" w:rsidRPr="008D35DA">
        <w:rPr>
          <w:rFonts w:ascii="Times New Roman" w:hAnsi="Times New Roman"/>
          <w:sz w:val="24"/>
          <w:szCs w:val="24"/>
        </w:rPr>
        <w:t xml:space="preserve"> </w:t>
      </w:r>
      <w:r w:rsidR="00884305" w:rsidRPr="008D35DA">
        <w:rPr>
          <w:rFonts w:ascii="Times New Roman" w:hAnsi="Times New Roman"/>
          <w:sz w:val="24"/>
          <w:szCs w:val="24"/>
        </w:rPr>
        <w:t>three stocks (Chilko,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w:t>
      </w:r>
      <w:proofErr w:type="spellStart"/>
      <w:r>
        <w:rPr>
          <w:rFonts w:ascii="Times New Roman" w:hAnsi="Times New Roman"/>
          <w:sz w:val="24"/>
          <w:szCs w:val="24"/>
        </w:rPr>
        <w:t>RickerEi.SST</w:t>
      </w:r>
      <w:proofErr w:type="spellEnd"/>
      <w:r>
        <w:rPr>
          <w:rFonts w:ascii="Times New Roman" w:hAnsi="Times New Roman"/>
          <w:sz w:val="24"/>
          <w:szCs w:val="24"/>
        </w:rPr>
        <w: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E40E94">
        <w:rPr>
          <w:rFonts w:ascii="Times New Roman" w:hAnsi="Times New Roman"/>
          <w:sz w:val="24"/>
          <w:szCs w:val="24"/>
        </w:rPr>
        <w:t>s</w:t>
      </w:r>
      <w:r w:rsidR="004263EC">
        <w:rPr>
          <w:rFonts w:ascii="Times New Roman" w:hAnsi="Times New Roman"/>
          <w:sz w:val="24"/>
          <w:szCs w:val="24"/>
        </w:rPr>
        <w:t>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w:t>
      </w:r>
      <w:r w:rsidR="00872525">
        <w:rPr>
          <w:rFonts w:ascii="Times New Roman" w:hAnsi="Times New Roman"/>
          <w:sz w:val="24"/>
          <w:szCs w:val="24"/>
        </w:rPr>
        <w:t xml:space="preserve">observed </w:t>
      </w:r>
      <w:r w:rsidR="00100194">
        <w:rPr>
          <w:rFonts w:ascii="Times New Roman" w:hAnsi="Times New Roman"/>
          <w:sz w:val="24"/>
          <w:szCs w:val="24"/>
        </w:rPr>
        <w:t>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w:t>
      </w:r>
      <w:proofErr w:type="spellStart"/>
      <w:r>
        <w:rPr>
          <w:rFonts w:ascii="Times New Roman" w:hAnsi="Times New Roman"/>
          <w:sz w:val="24"/>
          <w:szCs w:val="24"/>
        </w:rPr>
        <w:t>RickerGOA.SST</w:t>
      </w:r>
      <w:proofErr w:type="spellEnd"/>
      <w:r>
        <w:rPr>
          <w:rFonts w:ascii="Times New Roman" w:hAnsi="Times New Roman"/>
          <w:sz w:val="24"/>
          <w:szCs w:val="24"/>
        </w:rPr>
        <w:t xml:space="preserve">) resulted in the most accurate forecast with the smallest uncertainty (Figure 6). The </w:t>
      </w:r>
      <w:proofErr w:type="spellStart"/>
      <w:r>
        <w:rPr>
          <w:rFonts w:ascii="Times New Roman" w:hAnsi="Times New Roman"/>
          <w:sz w:val="24"/>
          <w:szCs w:val="24"/>
        </w:rPr>
        <w:t>RickerPi.SST</w:t>
      </w:r>
      <w:proofErr w:type="spellEnd"/>
      <w:r>
        <w:rPr>
          <w:rFonts w:ascii="Times New Roman" w:hAnsi="Times New Roman"/>
          <w:sz w:val="24"/>
          <w:szCs w:val="24"/>
        </w:rPr>
        <w:t xml:space="preserve"> </w:t>
      </w:r>
      <w:r w:rsidR="00872525">
        <w:rPr>
          <w:rFonts w:ascii="Times New Roman" w:hAnsi="Times New Roman"/>
          <w:sz w:val="24"/>
          <w:szCs w:val="24"/>
        </w:rPr>
        <w:t xml:space="preserve">model </w:t>
      </w:r>
      <w:r>
        <w:rPr>
          <w:rFonts w:ascii="Times New Roman" w:hAnsi="Times New Roman"/>
          <w:sz w:val="24"/>
          <w:szCs w:val="24"/>
        </w:rPr>
        <w:t xml:space="preserve">also performed relatively well, being best according to either correlation, standard deviation, or RMSE. </w:t>
      </w:r>
      <w:bookmarkStart w:id="205" w:name="_Hlk127268064"/>
      <w:r>
        <w:rPr>
          <w:rFonts w:ascii="Times New Roman" w:hAnsi="Times New Roman"/>
          <w:sz w:val="24"/>
          <w:szCs w:val="24"/>
        </w:rPr>
        <w:t>The RS1</w:t>
      </w:r>
      <w:r w:rsidR="00872525" w:rsidRPr="00872525">
        <w:rPr>
          <w:rFonts w:ascii="Times New Roman" w:hAnsi="Times New Roman"/>
          <w:sz w:val="24"/>
          <w:szCs w:val="24"/>
        </w:rPr>
        <w:t xml:space="preserve"> </w:t>
      </w:r>
      <w:r w:rsidR="00872525">
        <w:rPr>
          <w:rFonts w:ascii="Times New Roman" w:hAnsi="Times New Roman"/>
          <w:sz w:val="24"/>
          <w:szCs w:val="24"/>
        </w:rPr>
        <w:t>model</w:t>
      </w:r>
      <w:r>
        <w:rPr>
          <w:rFonts w:ascii="Times New Roman" w:hAnsi="Times New Roman"/>
          <w:sz w:val="24"/>
          <w:szCs w:val="24"/>
        </w:rPr>
        <w:t xml:space="preserve">, ranked third based on standard deviation following </w:t>
      </w:r>
      <w:proofErr w:type="spellStart"/>
      <w:r>
        <w:rPr>
          <w:rFonts w:ascii="Times New Roman" w:hAnsi="Times New Roman"/>
          <w:sz w:val="24"/>
          <w:szCs w:val="24"/>
        </w:rPr>
        <w:t>RickerPi.SST</w:t>
      </w:r>
      <w:proofErr w:type="spellEnd"/>
      <w:r>
        <w:rPr>
          <w:rFonts w:ascii="Times New Roman" w:hAnsi="Times New Roman"/>
          <w:sz w:val="24"/>
          <w:szCs w:val="24"/>
        </w:rPr>
        <w:t xml:space="preserve"> and </w:t>
      </w:r>
      <w:proofErr w:type="spellStart"/>
      <w:r>
        <w:rPr>
          <w:rFonts w:ascii="Times New Roman" w:hAnsi="Times New Roman"/>
          <w:sz w:val="24"/>
          <w:szCs w:val="24"/>
        </w:rPr>
        <w:t>RickerGOA.SST</w:t>
      </w:r>
      <w:proofErr w:type="spellEnd"/>
      <w:r w:rsidR="000944CB">
        <w:rPr>
          <w:rFonts w:ascii="Times New Roman" w:hAnsi="Times New Roman"/>
          <w:sz w:val="24"/>
          <w:szCs w:val="24"/>
        </w:rPr>
        <w:t xml:space="preserve"> models</w:t>
      </w:r>
      <w:r>
        <w:rPr>
          <w:rFonts w:ascii="Times New Roman" w:hAnsi="Times New Roman"/>
          <w:sz w:val="24"/>
          <w:szCs w:val="24"/>
        </w:rPr>
        <w:t xml:space="preserve">, also performed better than </w:t>
      </w:r>
      <w:r w:rsidR="00872525">
        <w:rPr>
          <w:rFonts w:ascii="Times New Roman" w:hAnsi="Times New Roman"/>
          <w:sz w:val="24"/>
          <w:szCs w:val="24"/>
        </w:rPr>
        <w:t xml:space="preserve">the </w:t>
      </w:r>
      <w:proofErr w:type="spellStart"/>
      <w:r>
        <w:rPr>
          <w:rFonts w:ascii="Times New Roman" w:hAnsi="Times New Roman"/>
          <w:sz w:val="24"/>
          <w:szCs w:val="24"/>
        </w:rPr>
        <w:t>RickerEi.SST</w:t>
      </w:r>
      <w:proofErr w:type="spellEnd"/>
      <w:r w:rsidR="00872525">
        <w:rPr>
          <w:rFonts w:ascii="Times New Roman" w:hAnsi="Times New Roman"/>
          <w:sz w:val="24"/>
          <w:szCs w:val="24"/>
        </w:rPr>
        <w:t xml:space="preserve"> model</w:t>
      </w:r>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important factor to consider in the model selection process. The importance of standard deviation can also be seen with Chilko and Quesnel, where the top-rank models based on standard deviation (i.e., R1C and RickerSockeye, respectively) also performed the best with the highest </w:t>
      </w:r>
      <w:r>
        <w:rPr>
          <w:rFonts w:ascii="Times New Roman" w:hAnsi="Times New Roman"/>
          <w:sz w:val="24"/>
          <w:szCs w:val="24"/>
        </w:rPr>
        <w:lastRenderedPageBreak/>
        <w:t xml:space="preserve">accuracy and lowest uncertainty (Figure 6). </w:t>
      </w:r>
      <w:r w:rsidR="008F70F1">
        <w:rPr>
          <w:rFonts w:ascii="Times New Roman" w:hAnsi="Times New Roman"/>
          <w:sz w:val="24"/>
          <w:szCs w:val="24"/>
        </w:rPr>
        <w:t xml:space="preserve">By contrast, </w:t>
      </w:r>
      <w:proofErr w:type="spellStart"/>
      <w:r w:rsidR="008F70F1">
        <w:rPr>
          <w:rFonts w:ascii="Times New Roman" w:hAnsi="Times New Roman"/>
          <w:sz w:val="24"/>
          <w:szCs w:val="24"/>
        </w:rPr>
        <w:t>RickerCyc</w:t>
      </w:r>
      <w:proofErr w:type="spellEnd"/>
      <w:r w:rsidR="008F70F1">
        <w:rPr>
          <w:rFonts w:ascii="Times New Roman" w:hAnsi="Times New Roman"/>
          <w:sz w:val="24"/>
          <w:szCs w:val="24"/>
        </w:rPr>
        <w:t xml:space="preserve">, although </w:t>
      </w:r>
      <w:r w:rsidR="000944CB">
        <w:rPr>
          <w:rFonts w:ascii="Times New Roman" w:hAnsi="Times New Roman"/>
          <w:sz w:val="24"/>
          <w:szCs w:val="24"/>
        </w:rPr>
        <w:t>highest</w:t>
      </w:r>
      <w:r w:rsidR="008F70F1">
        <w:rPr>
          <w:rFonts w:ascii="Times New Roman" w:hAnsi="Times New Roman"/>
          <w:sz w:val="24"/>
          <w:szCs w:val="24"/>
        </w:rPr>
        <w:t xml:space="preserve"> ranked according to correlation and RMSE, performed poorly for Chilko. Similarly, the Larkin </w:t>
      </w:r>
      <w:r w:rsidR="000944CB">
        <w:rPr>
          <w:rFonts w:ascii="Times New Roman" w:hAnsi="Times New Roman"/>
          <w:sz w:val="24"/>
          <w:szCs w:val="24"/>
        </w:rPr>
        <w:t xml:space="preserve">model </w:t>
      </w:r>
      <w:r w:rsidR="008F70F1">
        <w:rPr>
          <w:rFonts w:ascii="Times New Roman" w:hAnsi="Times New Roman"/>
          <w:sz w:val="24"/>
          <w:szCs w:val="24"/>
        </w:rPr>
        <w:t xml:space="preserve">performed poorly for Quesnel despite being ranked </w:t>
      </w:r>
      <w:r w:rsidR="000944CB">
        <w:rPr>
          <w:rFonts w:ascii="Times New Roman" w:hAnsi="Times New Roman"/>
          <w:sz w:val="24"/>
          <w:szCs w:val="24"/>
        </w:rPr>
        <w:t xml:space="preserve">highest </w:t>
      </w:r>
      <w:r w:rsidR="008F70F1">
        <w:rPr>
          <w:rFonts w:ascii="Times New Roman" w:hAnsi="Times New Roman"/>
          <w:sz w:val="24"/>
          <w:szCs w:val="24"/>
        </w:rPr>
        <w:t xml:space="preserve">according to correlation. </w:t>
      </w:r>
      <w:bookmarkEnd w:id="205"/>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152047F7"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Forecasting </w:t>
      </w:r>
      <w:r w:rsidR="008C4662">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w:t>
      </w:r>
      <w:r w:rsidR="008C4662">
        <w:rPr>
          <w:rFonts w:ascii="Times New Roman" w:hAnsi="Times New Roman" w:cs="Times New Roman"/>
          <w:sz w:val="24"/>
          <w:szCs w:val="24"/>
        </w:rPr>
        <w:t xml:space="preserve">salmon </w:t>
      </w:r>
      <w:r w:rsidR="00AF4192" w:rsidRPr="008D35DA">
        <w:rPr>
          <w:rFonts w:ascii="Times New Roman" w:hAnsi="Times New Roman" w:cs="Times New Roman"/>
          <w:sz w:val="24"/>
          <w:szCs w:val="24"/>
        </w:rPr>
        <w:t>return</w:t>
      </w:r>
      <w:r w:rsidR="008C4662">
        <w:rPr>
          <w:rFonts w:ascii="Times New Roman" w:hAnsi="Times New Roman" w:cs="Times New Roman"/>
          <w:sz w:val="24"/>
          <w:szCs w:val="24"/>
        </w:rPr>
        <w:t>s</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008C4662">
        <w:rPr>
          <w:rFonts w:ascii="Times New Roman" w:hAnsi="Times New Roman" w:cs="Times New Roman"/>
          <w:sz w:val="24"/>
          <w:szCs w:val="24"/>
        </w:rPr>
        <w:t xml:space="preserve"> in which</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EA0BD3">
        <w:rPr>
          <w:rFonts w:ascii="Times New Roman" w:hAnsi="Times New Roman" w:cs="Times New Roman"/>
          <w:sz w:val="24"/>
          <w:szCs w:val="24"/>
        </w:rPr>
        <w:t xml:space="preserve">Fraser sockeye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w:t>
      </w:r>
      <w:r w:rsidR="008C4662">
        <w:rPr>
          <w:rFonts w:ascii="Times New Roman" w:hAnsi="Times New Roman" w:cs="Times New Roman"/>
          <w:sz w:val="24"/>
          <w:szCs w:val="24"/>
        </w:rPr>
        <w:t>been declining</w:t>
      </w:r>
      <w:r w:rsidR="00CF1968" w:rsidRPr="00EA0BD3">
        <w:rPr>
          <w:rFonts w:ascii="Times New Roman" w:hAnsi="Times New Roman" w:cs="Times New Roman"/>
          <w:sz w:val="24"/>
          <w:szCs w:val="24"/>
        </w:rPr>
        <w:t>,</w:t>
      </w:r>
      <w:r w:rsidRPr="00EA0BD3">
        <w:rPr>
          <w:rFonts w:ascii="Times New Roman" w:hAnsi="Times New Roman" w:cs="Times New Roman"/>
          <w:sz w:val="24"/>
          <w:szCs w:val="24"/>
        </w:rPr>
        <w:t xml:space="preserve"> frequently </w:t>
      </w:r>
      <w:r w:rsidR="00CF1968" w:rsidRPr="00EA0BD3">
        <w:rPr>
          <w:rFonts w:ascii="Times New Roman" w:hAnsi="Times New Roman" w:cs="Times New Roman"/>
          <w:sz w:val="24"/>
          <w:szCs w:val="24"/>
        </w:rPr>
        <w:t xml:space="preserve">going </w:t>
      </w:r>
      <w:r w:rsidRPr="00EA0BD3">
        <w:rPr>
          <w:rFonts w:ascii="Times New Roman" w:hAnsi="Times New Roman" w:cs="Times New Roman"/>
          <w:sz w:val="24"/>
          <w:szCs w:val="24"/>
        </w:rPr>
        <w:t xml:space="preserve">below 10 or </w:t>
      </w:r>
      <w:r w:rsidR="008C4662" w:rsidRPr="00EA0BD3">
        <w:rPr>
          <w:rFonts w:ascii="Times New Roman" w:hAnsi="Times New Roman" w:cs="Times New Roman"/>
          <w:sz w:val="24"/>
          <w:szCs w:val="24"/>
        </w:rPr>
        <w:t xml:space="preserve">above </w:t>
      </w:r>
      <w:r w:rsidRPr="00EA0BD3">
        <w:rPr>
          <w:rFonts w:ascii="Times New Roman" w:hAnsi="Times New Roman" w:cs="Times New Roman"/>
          <w:sz w:val="24"/>
          <w:szCs w:val="24"/>
        </w:rPr>
        <w:t xml:space="preserve">90 </w:t>
      </w:r>
      <w:r w:rsidR="0048528E" w:rsidRPr="00EA0BD3">
        <w:rPr>
          <w:rFonts w:ascii="Times New Roman" w:hAnsi="Times New Roman" w:cs="Times New Roman"/>
          <w:sz w:val="24"/>
          <w:szCs w:val="24"/>
        </w:rPr>
        <w:t>posterior quantiles</w:t>
      </w:r>
      <w:r w:rsidR="008C4662" w:rsidRPr="00EA0BD3">
        <w:rPr>
          <w:rFonts w:ascii="Times New Roman" w:hAnsi="Times New Roman" w:cs="Times New Roman"/>
          <w:sz w:val="24"/>
          <w:szCs w:val="24"/>
        </w:rPr>
        <w:t xml:space="preserve">, i.e., at the extremes ends of the </w:t>
      </w:r>
      <w:r w:rsidR="0048528E" w:rsidRPr="00EA0BD3">
        <w:rPr>
          <w:rFonts w:ascii="Times New Roman" w:hAnsi="Times New Roman" w:cs="Times New Roman"/>
          <w:sz w:val="24"/>
          <w:szCs w:val="24"/>
        </w:rPr>
        <w:t>80% prediction interval</w:t>
      </w:r>
      <w:r w:rsidRPr="00EA0BD3">
        <w:rPr>
          <w:rFonts w:ascii="Times New Roman" w:hAnsi="Times New Roman" w:cs="Times New Roman"/>
          <w:sz w:val="24"/>
          <w:szCs w:val="24"/>
        </w:rPr>
        <w:t xml:space="preserve"> (DFO 2021).</w:t>
      </w:r>
      <w:r w:rsidRPr="008D35DA">
        <w:rPr>
          <w:rFonts w:ascii="Times New Roman" w:hAnsi="Times New Roman" w:cs="Times New Roman"/>
          <w:sz w:val="24"/>
          <w:szCs w:val="24"/>
        </w:rPr>
        <w:t xml:space="preserve">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w:t>
      </w:r>
      <w:r w:rsidR="008C4662">
        <w:rPr>
          <w:rFonts w:ascii="Times New Roman" w:hAnsi="Times New Roman" w:cs="Times New Roman"/>
          <w:sz w:val="24"/>
          <w:szCs w:val="24"/>
        </w:rPr>
        <w:t xml:space="preserve">the </w:t>
      </w:r>
      <w:r w:rsidRPr="008D35DA">
        <w:rPr>
          <w:rFonts w:ascii="Times New Roman" w:hAnsi="Times New Roman" w:cs="Times New Roman"/>
          <w:sz w:val="24"/>
          <w:szCs w:val="24"/>
        </w:rPr>
        <w:t xml:space="preserve">median forecast </w:t>
      </w:r>
      <w:r w:rsidR="008957C7">
        <w:rPr>
          <w:rFonts w:ascii="Times New Roman" w:hAnsi="Times New Roman" w:cs="Times New Roman"/>
          <w:sz w:val="24"/>
          <w:szCs w:val="24"/>
        </w:rPr>
        <w:t xml:space="preserve">for the </w:t>
      </w:r>
      <w:r w:rsidR="008C4662">
        <w:rPr>
          <w:rFonts w:ascii="Times New Roman" w:hAnsi="Times New Roman" w:cs="Times New Roman"/>
          <w:sz w:val="24"/>
          <w:szCs w:val="24"/>
        </w:rPr>
        <w:t xml:space="preserve">total </w:t>
      </w:r>
      <w:r w:rsidR="008957C7">
        <w:rPr>
          <w:rFonts w:ascii="Times New Roman" w:hAnsi="Times New Roman" w:cs="Times New Roman"/>
          <w:sz w:val="24"/>
          <w:szCs w:val="24"/>
        </w:rPr>
        <w:t xml:space="preserve">Fraser River sockeye </w:t>
      </w:r>
      <w:r w:rsidR="008C4662">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1.33 million</w:t>
      </w:r>
      <w:r w:rsidR="008C4662">
        <w:rPr>
          <w:rFonts w:ascii="Times New Roman" w:hAnsi="Times New Roman" w:cs="Times New Roman"/>
          <w:sz w:val="24"/>
          <w:szCs w:val="24"/>
        </w:rPr>
        <w:t xml:space="preserve"> fish</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while the </w:t>
      </w:r>
      <w:r w:rsidR="00871476">
        <w:rPr>
          <w:rFonts w:ascii="Times New Roman" w:hAnsi="Times New Roman" w:cs="Times New Roman"/>
          <w:sz w:val="24"/>
          <w:szCs w:val="24"/>
        </w:rPr>
        <w:t>observed return</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w:t>
      </w:r>
      <w:r w:rsidR="008C4662">
        <w:rPr>
          <w:rFonts w:ascii="Times New Roman" w:hAnsi="Times New Roman" w:cs="Times New Roman"/>
          <w:sz w:val="24"/>
          <w:szCs w:val="24"/>
        </w:rPr>
        <w:t>kinds of extreme differences</w:t>
      </w:r>
      <w:r w:rsidRPr="008D35DA">
        <w:rPr>
          <w:rFonts w:ascii="Times New Roman" w:hAnsi="Times New Roman" w:cs="Times New Roman"/>
          <w:sz w:val="24"/>
          <w:szCs w:val="24"/>
        </w:rPr>
        <w:t xml:space="preserve">, the official forecast </w:t>
      </w:r>
      <w:r w:rsidR="008C4662">
        <w:rPr>
          <w:rFonts w:ascii="Times New Roman" w:hAnsi="Times New Roman" w:cs="Times New Roman"/>
          <w:sz w:val="24"/>
          <w:szCs w:val="24"/>
        </w:rPr>
        <w:t>is</w:t>
      </w:r>
      <w:r w:rsidRPr="008D35DA">
        <w:rPr>
          <w:rFonts w:ascii="Times New Roman" w:hAnsi="Times New Roman" w:cs="Times New Roman"/>
          <w:sz w:val="24"/>
          <w:szCs w:val="24"/>
        </w:rPr>
        <w:t xml:space="preserve"> widely used by various groups for important </w:t>
      </w:r>
      <w:r w:rsidR="008C4662">
        <w:rPr>
          <w:rFonts w:ascii="Times New Roman" w:hAnsi="Times New Roman" w:cs="Times New Roman"/>
          <w:sz w:val="24"/>
          <w:szCs w:val="24"/>
        </w:rPr>
        <w:t xml:space="preserve">planning </w:t>
      </w:r>
      <w:r w:rsidRPr="008D35DA">
        <w:rPr>
          <w:rFonts w:ascii="Times New Roman" w:hAnsi="Times New Roman" w:cs="Times New Roman"/>
          <w:sz w:val="24"/>
          <w:szCs w:val="24"/>
        </w:rPr>
        <w:t>decision</w:t>
      </w:r>
      <w:r w:rsidR="008C4662">
        <w:rPr>
          <w:rFonts w:ascii="Times New Roman" w:hAnsi="Times New Roman" w:cs="Times New Roman"/>
          <w:sz w:val="24"/>
          <w:szCs w:val="24"/>
        </w:rPr>
        <w:t>s, including</w:t>
      </w:r>
      <w:r w:rsidRPr="008D35DA">
        <w:rPr>
          <w:rFonts w:ascii="Times New Roman" w:hAnsi="Times New Roman" w:cs="Times New Roman"/>
          <w:sz w:val="24"/>
          <w:szCs w:val="24"/>
        </w:rPr>
        <w:t xml:space="preserve"> escapement survey planning, fishery opening and licensing, allocation among commercial, recreational and indigenous fisheries, hatchery </w:t>
      </w:r>
      <w:r w:rsidR="00772275">
        <w:rPr>
          <w:rFonts w:ascii="Times New Roman" w:hAnsi="Times New Roman" w:cs="Times New Roman"/>
          <w:sz w:val="24"/>
          <w:szCs w:val="24"/>
        </w:rPr>
        <w:t>enhancement activities</w:t>
      </w:r>
      <w:r w:rsidRPr="008D35DA">
        <w:rPr>
          <w:rFonts w:ascii="Times New Roman" w:hAnsi="Times New Roman" w:cs="Times New Roman"/>
          <w:sz w:val="24"/>
          <w:szCs w:val="24"/>
        </w:rPr>
        <w:t xml:space="preserve">, research and development, and international salmon treaty negotiation </w:t>
      </w:r>
      <w:r w:rsidR="00121046" w:rsidRPr="008D35DA">
        <w:rPr>
          <w:rFonts w:ascii="Times New Roman" w:hAnsi="Times New Roman" w:cs="Times New Roman"/>
          <w:sz w:val="24"/>
          <w:szCs w:val="24"/>
        </w:rPr>
        <w:t>(</w:t>
      </w:r>
      <w:r w:rsidR="004B1281" w:rsidRPr="008D35DA">
        <w:rPr>
          <w:rFonts w:ascii="Times New Roman" w:hAnsi="Times New Roman" w:cs="Times New Roman"/>
          <w:sz w:val="24"/>
          <w:szCs w:val="24"/>
        </w:rPr>
        <w:t xml:space="preserve">Haeseker et al. 2008; Michielsens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AE21A9">
        <w:rPr>
          <w:rFonts w:ascii="Times New Roman" w:hAnsi="Times New Roman" w:cs="Times New Roman"/>
          <w:sz w:val="24"/>
          <w:szCs w:val="24"/>
        </w:rPr>
        <w:t>stakeholders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w:t>
      </w:r>
      <w:r w:rsidR="00EA0BD3">
        <w:rPr>
          <w:rFonts w:ascii="Times New Roman" w:hAnsi="Times New Roman" w:cs="Times New Roman"/>
          <w:sz w:val="24"/>
          <w:szCs w:val="24"/>
        </w:rPr>
        <w:t>and</w:t>
      </w:r>
      <w:r w:rsidR="004B1281" w:rsidRPr="008D35DA">
        <w:rPr>
          <w:rFonts w:ascii="Times New Roman" w:hAnsi="Times New Roman" w:cs="Times New Roman"/>
          <w:sz w:val="24"/>
          <w:szCs w:val="24"/>
        </w:rPr>
        <w:t xml:space="preserve"> other stakeholders to evaluate the performances of pre-season forecast models on an annual basis by </w:t>
      </w:r>
      <w:r w:rsidR="00121046" w:rsidRPr="008D35DA">
        <w:rPr>
          <w:rFonts w:ascii="Times New Roman" w:hAnsi="Times New Roman" w:cs="Times New Roman"/>
          <w:sz w:val="24"/>
          <w:szCs w:val="24"/>
        </w:rPr>
        <w:t>using Taylor diagram</w:t>
      </w:r>
      <w:r w:rsidR="00AE21A9">
        <w:rPr>
          <w:rFonts w:ascii="Times New Roman" w:hAnsi="Times New Roman" w:cs="Times New Roman"/>
          <w:sz w:val="24"/>
          <w:szCs w:val="24"/>
        </w:rPr>
        <w:t>s</w:t>
      </w:r>
      <w:r w:rsidR="00121046" w:rsidRPr="008D35DA">
        <w:rPr>
          <w:rFonts w:ascii="Times New Roman" w:hAnsi="Times New Roman" w:cs="Times New Roman"/>
          <w:sz w:val="24"/>
          <w:szCs w:val="24"/>
        </w:rPr>
        <w:t xml:space="preserve">, </w:t>
      </w:r>
      <w:r w:rsidR="004B1281" w:rsidRPr="008D35DA">
        <w:rPr>
          <w:rFonts w:ascii="Times New Roman" w:hAnsi="Times New Roman" w:cs="Times New Roman"/>
          <w:sz w:val="24"/>
          <w:szCs w:val="24"/>
        </w:rPr>
        <w:t xml:space="preserve">and to identify external drivers of importance for forecasting </w:t>
      </w:r>
      <w:r w:rsidR="00AE21A9">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1281" w:rsidRPr="008D35DA">
        <w:rPr>
          <w:rFonts w:ascii="Times New Roman" w:hAnsi="Times New Roman" w:cs="Times New Roman"/>
          <w:sz w:val="24"/>
          <w:szCs w:val="24"/>
        </w:rPr>
        <w:t xml:space="preserve"> return</w:t>
      </w:r>
      <w:r w:rsidR="00AE21A9">
        <w:rPr>
          <w:rFonts w:ascii="Times New Roman" w:hAnsi="Times New Roman" w:cs="Times New Roman"/>
          <w:sz w:val="24"/>
          <w:szCs w:val="24"/>
        </w:rPr>
        <w:t>s</w:t>
      </w:r>
      <w:r w:rsidR="004B1281" w:rsidRPr="008D35DA">
        <w:rPr>
          <w:rFonts w:ascii="Times New Roman" w:hAnsi="Times New Roman" w:cs="Times New Roman"/>
          <w:sz w:val="24"/>
          <w:szCs w:val="24"/>
        </w:rPr>
        <w:t xml:space="preserve">.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regardless of data </w:t>
      </w:r>
      <w:r w:rsidRPr="008D35DA">
        <w:rPr>
          <w:rFonts w:ascii="Times New Roman" w:hAnsi="Times New Roman" w:cs="Times New Roman"/>
          <w:sz w:val="24"/>
          <w:szCs w:val="24"/>
        </w:rPr>
        <w:lastRenderedPageBreak/>
        <w:t>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w:t>
      </w:r>
      <w:r w:rsidR="00EA0BD3">
        <w:rPr>
          <w:rFonts w:ascii="Times New Roman" w:hAnsi="Times New Roman" w:cs="Times New Roman"/>
          <w:sz w:val="24"/>
          <w:szCs w:val="24"/>
        </w:rPr>
        <w:t xml:space="preserve">multiple </w:t>
      </w:r>
      <w:r w:rsidRPr="008D35DA">
        <w:rPr>
          <w:rFonts w:ascii="Times New Roman" w:hAnsi="Times New Roman" w:cs="Times New Roman"/>
          <w:sz w:val="24"/>
          <w:szCs w:val="24"/>
        </w:rPr>
        <w:t xml:space="preserve">decades and spatially over the entire Fraser watershed. </w:t>
      </w:r>
      <w:ins w:id="206" w:author="Yi Xu" w:date="2023-12-18T20:28:00Z">
        <w:r w:rsidR="00D2026E">
          <w:rPr>
            <w:rFonts w:ascii="Times New Roman" w:hAnsi="Times New Roman" w:cs="Times New Roman"/>
            <w:sz w:val="24"/>
            <w:szCs w:val="24"/>
          </w:rPr>
          <w:t xml:space="preserve">In particular, the Ricker models with ecological covariates of Pink and </w:t>
        </w:r>
        <w:proofErr w:type="spellStart"/>
        <w:r w:rsidR="00D2026E">
          <w:rPr>
            <w:rFonts w:ascii="Times New Roman" w:hAnsi="Times New Roman" w:cs="Times New Roman"/>
            <w:sz w:val="24"/>
            <w:szCs w:val="24"/>
          </w:rPr>
          <w:t>Salmon.Total</w:t>
        </w:r>
        <w:proofErr w:type="spellEnd"/>
        <w:r w:rsidR="00D2026E">
          <w:rPr>
            <w:rFonts w:ascii="Times New Roman" w:hAnsi="Times New Roman" w:cs="Times New Roman"/>
            <w:sz w:val="24"/>
            <w:szCs w:val="24"/>
          </w:rPr>
          <w:t xml:space="preserve"> tended to have small and negative biases (only slightly under-forecast) across different stocks, which is very appealing from the perspective of conservative management. </w:t>
        </w:r>
      </w:ins>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FFBCA18" w14:textId="4187C0C7" w:rsidR="00724203" w:rsidRDefault="004263EC" w:rsidP="002C2698">
      <w:pPr>
        <w:spacing w:line="480" w:lineRule="auto"/>
        <w:ind w:firstLine="360"/>
        <w:rPr>
          <w:rFonts w:ascii="Times New Roman" w:hAnsi="Times New Roman" w:cs="Times New Roman"/>
          <w:sz w:val="24"/>
          <w:szCs w:val="24"/>
        </w:rPr>
      </w:pPr>
      <w:r>
        <w:rPr>
          <w:rFonts w:ascii="Times New Roman" w:hAnsi="Times New Roman" w:cs="Times New Roman"/>
          <w:sz w:val="24"/>
          <w:szCs w:val="24"/>
        </w:rPr>
        <w:t>Sockeye</w:t>
      </w:r>
      <w:r w:rsidR="00B2664C" w:rsidRPr="008D35DA">
        <w:rPr>
          <w:rFonts w:ascii="Times New Roman" w:hAnsi="Times New Roman" w:cs="Times New Roman"/>
          <w:sz w:val="24"/>
          <w:szCs w:val="24"/>
        </w:rPr>
        <w:t xml:space="preserve"> salmon have </w:t>
      </w:r>
      <w:r w:rsidR="00AE21A9">
        <w:rPr>
          <w:rFonts w:ascii="Times New Roman" w:hAnsi="Times New Roman" w:cs="Times New Roman"/>
          <w:sz w:val="24"/>
          <w:szCs w:val="24"/>
        </w:rPr>
        <w:t>a</w:t>
      </w:r>
      <w:r w:rsidR="00AE21A9"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t xml:space="preserve">complex life history, going through vastly different freshwater and marine environments at different life stages, resulting in very unpredictable </w:t>
      </w:r>
      <w:r w:rsidR="00AE21A9">
        <w:rPr>
          <w:rFonts w:ascii="Times New Roman" w:hAnsi="Times New Roman" w:cs="Times New Roman"/>
          <w:sz w:val="24"/>
          <w:szCs w:val="24"/>
        </w:rPr>
        <w:t xml:space="preserve">impacts on stock </w:t>
      </w:r>
      <w:r w:rsidR="00B2664C" w:rsidRPr="008D35DA">
        <w:rPr>
          <w:rFonts w:ascii="Times New Roman" w:hAnsi="Times New Roman" w:cs="Times New Roman"/>
          <w:sz w:val="24"/>
          <w:szCs w:val="24"/>
        </w:rPr>
        <w:t>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w:t>
      </w:r>
      <w:bookmarkStart w:id="207" w:name="_Hlk146915534"/>
      <w:r w:rsidR="00912F41">
        <w:rPr>
          <w:rFonts w:ascii="Times New Roman" w:hAnsi="Times New Roman" w:cs="Times New Roman"/>
          <w:sz w:val="24"/>
          <w:szCs w:val="24"/>
        </w:rPr>
        <w:t>It can be helpful to have</w:t>
      </w:r>
      <w:r w:rsidR="00B2664C" w:rsidRPr="008D35DA">
        <w:rPr>
          <w:rFonts w:ascii="Times New Roman" w:hAnsi="Times New Roman" w:cs="Times New Roman"/>
          <w:sz w:val="24"/>
          <w:szCs w:val="24"/>
        </w:rPr>
        <w:t xml:space="preserve">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particularly of</w:t>
      </w:r>
      <w:r w:rsidR="00AE21A9">
        <w:rPr>
          <w:rFonts w:ascii="Times New Roman" w:hAnsi="Times New Roman" w:cs="Times New Roman"/>
          <w:sz w:val="24"/>
          <w:szCs w:val="24"/>
        </w:rPr>
        <w:t xml:space="preserve"> the</w:t>
      </w:r>
      <w:r w:rsidR="00F11DF0" w:rsidRPr="008D35DA">
        <w:rPr>
          <w:rFonts w:ascii="Times New Roman" w:hAnsi="Times New Roman" w:cs="Times New Roman"/>
          <w:sz w:val="24"/>
          <w:szCs w:val="24"/>
        </w:rPr>
        <w:t xml:space="preserve"> </w:t>
      </w:r>
      <w:r w:rsidR="007F5BBC" w:rsidRPr="008D35DA">
        <w:rPr>
          <w:rFonts w:ascii="Times New Roman" w:hAnsi="Times New Roman" w:cs="Times New Roman"/>
          <w:sz w:val="24"/>
          <w:szCs w:val="24"/>
        </w:rPr>
        <w:t xml:space="preserve">impacts </w:t>
      </w:r>
      <w:r w:rsidR="00AE21A9">
        <w:rPr>
          <w:rFonts w:ascii="Times New Roman" w:hAnsi="Times New Roman" w:cs="Times New Roman"/>
          <w:sz w:val="24"/>
          <w:szCs w:val="24"/>
        </w:rPr>
        <w:t xml:space="preserve">of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xml:space="preserve">, and competition </w:t>
      </w:r>
      <w:r w:rsidR="00AE21A9">
        <w:rPr>
          <w:rFonts w:ascii="Times New Roman" w:hAnsi="Times New Roman" w:cs="Times New Roman"/>
          <w:sz w:val="24"/>
          <w:szCs w:val="24"/>
        </w:rPr>
        <w:t xml:space="preserve">for </w:t>
      </w:r>
      <w:r w:rsidR="00C63308" w:rsidRPr="008D35DA">
        <w:rPr>
          <w:rFonts w:ascii="Times New Roman" w:hAnsi="Times New Roman" w:cs="Times New Roman"/>
          <w:sz w:val="24"/>
          <w:szCs w:val="24"/>
        </w:rPr>
        <w:t>food and other resources</w:t>
      </w:r>
      <w:r w:rsidR="00912F41">
        <w:rPr>
          <w:rFonts w:ascii="Times New Roman" w:hAnsi="Times New Roman" w:cs="Times New Roman"/>
          <w:sz w:val="24"/>
          <w:szCs w:val="24"/>
        </w:rPr>
        <w:t xml:space="preserve"> when conducting</w:t>
      </w:r>
      <w:r w:rsidR="00B2664C" w:rsidRPr="008D35DA">
        <w:rPr>
          <w:rFonts w:ascii="Times New Roman" w:hAnsi="Times New Roman" w:cs="Times New Roman"/>
          <w:sz w:val="24"/>
          <w:szCs w:val="24"/>
        </w:rPr>
        <w:t xml:space="preserve"> </w:t>
      </w:r>
      <w:r w:rsidR="00912F41" w:rsidRPr="008D35DA">
        <w:rPr>
          <w:rFonts w:ascii="Times New Roman" w:hAnsi="Times New Roman" w:cs="Times New Roman"/>
          <w:sz w:val="24"/>
          <w:szCs w:val="24"/>
        </w:rPr>
        <w:t xml:space="preserve">forecast of </w:t>
      </w:r>
      <w:r w:rsidR="00E40E94">
        <w:rPr>
          <w:rFonts w:ascii="Times New Roman" w:hAnsi="Times New Roman" w:cs="Times New Roman"/>
          <w:sz w:val="24"/>
          <w:szCs w:val="24"/>
        </w:rPr>
        <w:t>s</w:t>
      </w:r>
      <w:r w:rsidR="00912F41">
        <w:rPr>
          <w:rFonts w:ascii="Times New Roman" w:hAnsi="Times New Roman" w:cs="Times New Roman"/>
          <w:sz w:val="24"/>
          <w:szCs w:val="24"/>
        </w:rPr>
        <w:t>ockeye</w:t>
      </w:r>
      <w:r w:rsidR="00912F41" w:rsidRPr="008D35DA">
        <w:rPr>
          <w:rFonts w:ascii="Times New Roman" w:hAnsi="Times New Roman" w:cs="Times New Roman"/>
          <w:sz w:val="24"/>
          <w:szCs w:val="24"/>
        </w:rPr>
        <w:t xml:space="preserve"> return</w:t>
      </w:r>
      <w:r w:rsidR="00912F41">
        <w:rPr>
          <w:rFonts w:ascii="Times New Roman" w:hAnsi="Times New Roman" w:cs="Times New Roman"/>
          <w:sz w:val="24"/>
          <w:szCs w:val="24"/>
        </w:rPr>
        <w:t>s</w:t>
      </w:r>
      <w:r w:rsidR="00912F41" w:rsidRPr="008D35DA">
        <w:rPr>
          <w:rFonts w:ascii="Times New Roman" w:hAnsi="Times New Roman" w:cs="Times New Roman"/>
          <w:sz w:val="24"/>
          <w:szCs w:val="24"/>
        </w:rPr>
        <w:t xml:space="preserve"> </w:t>
      </w:r>
      <w:bookmarkEnd w:id="207"/>
      <w:r w:rsidR="00B2664C" w:rsidRPr="008D35DA">
        <w:rPr>
          <w:rFonts w:ascii="Times New Roman" w:hAnsi="Times New Roman" w:cs="Times New Roman"/>
          <w:sz w:val="24"/>
          <w:szCs w:val="24"/>
        </w:rPr>
        <w:t>(</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r w:rsidR="003C6898">
        <w:rPr>
          <w:rFonts w:ascii="Times New Roman" w:hAnsi="Times New Roman" w:cs="Times New Roman"/>
          <w:sz w:val="24"/>
          <w:szCs w:val="24"/>
        </w:rPr>
        <w:t>M</w:t>
      </w:r>
      <w:r w:rsidR="002C3F46" w:rsidRPr="008D35DA">
        <w:rPr>
          <w:rFonts w:ascii="Times New Roman" w:hAnsi="Times New Roman" w:cs="Times New Roman"/>
          <w:sz w:val="24"/>
          <w:szCs w:val="24"/>
        </w:rPr>
        <w:t>ov</w:t>
      </w:r>
      <w:r w:rsidR="003C6898">
        <w:rPr>
          <w:rFonts w:ascii="Times New Roman" w:hAnsi="Times New Roman" w:cs="Times New Roman"/>
          <w:sz w:val="24"/>
          <w:szCs w:val="24"/>
        </w:rPr>
        <w:t>ing</w:t>
      </w:r>
      <w:r w:rsidR="002C3F46"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Pr>
          <w:rFonts w:ascii="Times New Roman" w:hAnsi="Times New Roman" w:cs="Times New Roman"/>
          <w:sz w:val="24"/>
          <w:szCs w:val="24"/>
        </w:rPr>
        <w:t>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Murawski 2004; </w:t>
      </w:r>
      <w:r w:rsidR="002C3F46" w:rsidRPr="008D35DA">
        <w:rPr>
          <w:rFonts w:ascii="Times New Roman" w:hAnsi="Times New Roman" w:cs="Times New Roman"/>
          <w:sz w:val="24"/>
          <w:szCs w:val="24"/>
        </w:rPr>
        <w:t>Link 2011)</w:t>
      </w:r>
      <w:r w:rsidR="003C6898">
        <w:rPr>
          <w:rFonts w:ascii="Times New Roman" w:hAnsi="Times New Roman" w:cs="Times New Roman"/>
          <w:sz w:val="24"/>
          <w:szCs w:val="24"/>
        </w:rPr>
        <w:t xml:space="preserve"> </w:t>
      </w:r>
      <w:r w:rsidR="0023423A">
        <w:rPr>
          <w:rFonts w:ascii="Times New Roman" w:hAnsi="Times New Roman" w:cs="Times New Roman"/>
          <w:sz w:val="24"/>
          <w:szCs w:val="24"/>
        </w:rPr>
        <w:t xml:space="preserve">could </w:t>
      </w:r>
      <w:r w:rsidR="003C6898">
        <w:rPr>
          <w:rFonts w:ascii="Times New Roman" w:hAnsi="Times New Roman" w:cs="Times New Roman"/>
          <w:sz w:val="24"/>
          <w:szCs w:val="24"/>
        </w:rPr>
        <w:t>improve the performance of forecast models and by extension, the management systems they serve</w:t>
      </w:r>
      <w:r w:rsidR="002C3F46" w:rsidRPr="008D35DA">
        <w:rPr>
          <w:rFonts w:ascii="Times New Roman" w:hAnsi="Times New Roman" w:cs="Times New Roman"/>
          <w:sz w:val="24"/>
          <w:szCs w:val="24"/>
        </w:rPr>
        <w:t xml:space="preserve">. </w:t>
      </w:r>
      <w:r w:rsidR="00CB6B8D" w:rsidRPr="008D35DA">
        <w:rPr>
          <w:rFonts w:ascii="Times New Roman" w:hAnsi="Times New Roman" w:cs="Times New Roman"/>
          <w:sz w:val="24"/>
          <w:szCs w:val="24"/>
        </w:rPr>
        <w:t xml:space="preserve">Multiple studies have found that </w:t>
      </w:r>
      <w:r w:rsidR="00E40E94">
        <w:rPr>
          <w:rFonts w:ascii="Times New Roman" w:hAnsi="Times New Roman" w:cs="Times New Roman"/>
          <w:sz w:val="24"/>
          <w:szCs w:val="24"/>
        </w:rPr>
        <w:t>s</w:t>
      </w:r>
      <w:r>
        <w:rPr>
          <w:rFonts w:ascii="Times New Roman" w:hAnsi="Times New Roman" w:cs="Times New Roman"/>
          <w:sz w:val="24"/>
          <w:szCs w:val="24"/>
        </w:rPr>
        <w:t>ockeye</w:t>
      </w:r>
      <w:r w:rsidR="00CB6B8D" w:rsidRPr="008D35DA">
        <w:rPr>
          <w:rFonts w:ascii="Times New Roman" w:hAnsi="Times New Roman" w:cs="Times New Roman"/>
          <w:sz w:val="24"/>
          <w:szCs w:val="24"/>
        </w:rPr>
        <w:t xml:space="preserve"> salmon in BC have been negatively affected by the significant increase of </w:t>
      </w:r>
      <w:proofErr w:type="gramStart"/>
      <w:r w:rsidR="00CB6B8D" w:rsidRPr="008D35DA">
        <w:rPr>
          <w:rFonts w:ascii="Times New Roman" w:hAnsi="Times New Roman" w:cs="Times New Roman"/>
          <w:sz w:val="24"/>
          <w:szCs w:val="24"/>
        </w:rPr>
        <w:t>Pink</w:t>
      </w:r>
      <w:proofErr w:type="gramEnd"/>
      <w:r w:rsidR="00CB6B8D" w:rsidRPr="008D35DA">
        <w:rPr>
          <w:rFonts w:ascii="Times New Roman" w:hAnsi="Times New Roman" w:cs="Times New Roman"/>
          <w:sz w:val="24"/>
          <w:szCs w:val="24"/>
        </w:rPr>
        <w:t xml:space="preserve"> salmon abundance in the north Pacific </w:t>
      </w:r>
      <w:r w:rsidR="003C6898">
        <w:rPr>
          <w:rFonts w:ascii="Times New Roman" w:hAnsi="Times New Roman" w:cs="Times New Roman"/>
          <w:sz w:val="24"/>
          <w:szCs w:val="24"/>
        </w:rPr>
        <w:t xml:space="preserve">Ocean </w:t>
      </w:r>
      <w:r w:rsidR="00CB6B8D" w:rsidRPr="008D35DA">
        <w:rPr>
          <w:rFonts w:ascii="Times New Roman" w:hAnsi="Times New Roman" w:cs="Times New Roman"/>
          <w:sz w:val="24"/>
          <w:szCs w:val="24"/>
        </w:rPr>
        <w:t>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proofErr w:type="spellStart"/>
      <w:r w:rsidR="008E270E" w:rsidRPr="008D35DA">
        <w:rPr>
          <w:rFonts w:ascii="Times New Roman" w:hAnsi="Times New Roman" w:cs="Times New Roman"/>
          <w:sz w:val="24"/>
          <w:szCs w:val="24"/>
        </w:rPr>
        <w:t>Ruggerone</w:t>
      </w:r>
      <w:proofErr w:type="spellEnd"/>
      <w:r w:rsidR="008E270E" w:rsidRPr="008D35DA">
        <w:rPr>
          <w:rFonts w:ascii="Times New Roman" w:hAnsi="Times New Roman" w:cs="Times New Roman"/>
          <w:sz w:val="24"/>
          <w:szCs w:val="24"/>
        </w:rPr>
        <w:t xml:space="preserve"> and Connors 2015; </w:t>
      </w:r>
      <w:r w:rsidR="00CB6B8D" w:rsidRPr="008D35DA">
        <w:rPr>
          <w:rFonts w:ascii="Times New Roman" w:hAnsi="Times New Roman" w:cs="Times New Roman"/>
          <w:sz w:val="24"/>
          <w:szCs w:val="24"/>
        </w:rPr>
        <w:t xml:space="preserve">Connors et al. 2020; </w:t>
      </w:r>
      <w:proofErr w:type="spellStart"/>
      <w:r w:rsidR="00CB6B8D" w:rsidRPr="008D35DA">
        <w:rPr>
          <w:rFonts w:ascii="Times New Roman" w:hAnsi="Times New Roman" w:cs="Times New Roman"/>
          <w:sz w:val="24"/>
          <w:szCs w:val="24"/>
        </w:rPr>
        <w:t>Ruggerone</w:t>
      </w:r>
      <w:proofErr w:type="spellEnd"/>
      <w:r w:rsidR="00CB6B8D" w:rsidRPr="008D35DA">
        <w:rPr>
          <w:rFonts w:ascii="Times New Roman" w:hAnsi="Times New Roman" w:cs="Times New Roman"/>
          <w:sz w:val="24"/>
          <w:szCs w:val="24"/>
        </w:rPr>
        <w:t xml:space="preserv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existing </w:t>
      </w:r>
      <w:r w:rsidR="00884305"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w:t>
      </w:r>
      <w:r w:rsidR="003C6898">
        <w:rPr>
          <w:rFonts w:ascii="Times New Roman" w:hAnsi="Times New Roman" w:cs="Times New Roman"/>
          <w:sz w:val="24"/>
          <w:szCs w:val="24"/>
        </w:rPr>
        <w:t>our</w:t>
      </w:r>
      <w:r w:rsidR="003C68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study </w:t>
      </w:r>
      <w:r w:rsidR="003C6898">
        <w:rPr>
          <w:rFonts w:ascii="Times New Roman" w:hAnsi="Times New Roman" w:cs="Times New Roman"/>
          <w:sz w:val="24"/>
          <w:szCs w:val="24"/>
        </w:rPr>
        <w:t xml:space="preserve">is </w:t>
      </w:r>
      <w:r w:rsidR="00884305" w:rsidRPr="008D35DA">
        <w:rPr>
          <w:rFonts w:ascii="Times New Roman" w:hAnsi="Times New Roman" w:cs="Times New Roman"/>
          <w:sz w:val="24"/>
          <w:szCs w:val="24"/>
        </w:rPr>
        <w:t xml:space="preserve">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3C6898">
        <w:rPr>
          <w:rFonts w:ascii="Times New Roman" w:hAnsi="Times New Roman" w:cs="Times New Roman"/>
          <w:sz w:val="24"/>
          <w:szCs w:val="24"/>
        </w:rPr>
        <w:t xml:space="preserve">showing that </w:t>
      </w:r>
      <w:r w:rsidR="00407936" w:rsidRPr="008D35DA">
        <w:rPr>
          <w:rFonts w:ascii="Times New Roman" w:hAnsi="Times New Roman" w:cs="Times New Roman"/>
          <w:sz w:val="24"/>
          <w:szCs w:val="24"/>
        </w:rPr>
        <w:t xml:space="preserve">incorporating the covariates of </w:t>
      </w:r>
      <w:r w:rsidR="00E40E94">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sidR="00E40E94">
        <w:rPr>
          <w:rFonts w:ascii="Times New Roman" w:hAnsi="Times New Roman" w:cs="Times New Roman"/>
          <w:sz w:val="24"/>
          <w:szCs w:val="24"/>
        </w:rPr>
        <w:t>s</w:t>
      </w:r>
      <w:r>
        <w:rPr>
          <w:rFonts w:ascii="Times New Roman" w:hAnsi="Times New Roman" w:cs="Times New Roman"/>
          <w:sz w:val="24"/>
          <w:szCs w:val="24"/>
        </w:rPr>
        <w:t>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w:t>
      </w:r>
      <w:r w:rsidR="00407936" w:rsidRPr="008D35DA">
        <w:rPr>
          <w:rFonts w:ascii="Times New Roman" w:hAnsi="Times New Roman" w:cs="Times New Roman"/>
          <w:sz w:val="24"/>
          <w:szCs w:val="24"/>
        </w:rPr>
        <w:lastRenderedPageBreak/>
        <w:t xml:space="preserve">accounting for inter-specific and </w:t>
      </w:r>
      <w:r w:rsidR="00884305" w:rsidRPr="008D35DA">
        <w:rPr>
          <w:rFonts w:ascii="Times New Roman" w:hAnsi="Times New Roman" w:cs="Times New Roman"/>
          <w:sz w:val="24"/>
          <w:szCs w:val="24"/>
        </w:rPr>
        <w:t xml:space="preserve">intra-specific </w:t>
      </w:r>
      <w:r w:rsidR="00BF5D8A" w:rsidRPr="008D35DA">
        <w:rPr>
          <w:rFonts w:ascii="Times New Roman" w:hAnsi="Times New Roman" w:cs="Times New Roman"/>
          <w:sz w:val="24"/>
          <w:szCs w:val="24"/>
        </w:rPr>
        <w:t>competition</w:t>
      </w:r>
      <w:r w:rsidR="003C6898">
        <w:rPr>
          <w:rFonts w:ascii="Times New Roman" w:hAnsi="Times New Roman" w:cs="Times New Roman"/>
          <w:sz w:val="24"/>
          <w:szCs w:val="24"/>
        </w:rPr>
        <w:t xml:space="preserve">, </w:t>
      </w:r>
      <w:r w:rsidR="00724203">
        <w:rPr>
          <w:rFonts w:ascii="Times New Roman" w:hAnsi="Times New Roman" w:cs="Times New Roman"/>
          <w:sz w:val="24"/>
          <w:szCs w:val="24"/>
        </w:rPr>
        <w:t>will improve forecast performance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O</w:t>
      </w:r>
      <w:r w:rsidR="00724203" w:rsidRPr="008D35DA">
        <w:rPr>
          <w:rFonts w:ascii="Times New Roman" w:hAnsi="Times New Roman" w:cs="Times New Roman"/>
          <w:sz w:val="24"/>
          <w:szCs w:val="24"/>
        </w:rPr>
        <w:t xml:space="preserve">ur </w:t>
      </w:r>
      <w:r w:rsidR="000D5770" w:rsidRPr="008D35DA">
        <w:rPr>
          <w:rFonts w:ascii="Times New Roman" w:hAnsi="Times New Roman" w:cs="Times New Roman"/>
          <w:sz w:val="24"/>
          <w:szCs w:val="24"/>
        </w:rPr>
        <w:t xml:space="preserve">forecast framework revealed that models combined with the salmon covariates were generally highly ranked retrospectively from 2009-2020, highlighting 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0D5770" w:rsidRPr="008D35DA">
        <w:rPr>
          <w:rFonts w:ascii="Times New Roman" w:hAnsi="Times New Roman" w:cs="Times New Roman"/>
          <w:sz w:val="24"/>
          <w:szCs w:val="24"/>
        </w:rPr>
        <w:t xml:space="preserve"> dynamics were closely related to the abundances of other Pacific salmon stocks</w:t>
      </w:r>
      <w:r w:rsidR="00724203">
        <w:rPr>
          <w:rFonts w:ascii="Times New Roman" w:hAnsi="Times New Roman" w:cs="Times New Roman"/>
          <w:sz w:val="24"/>
          <w:szCs w:val="24"/>
        </w:rPr>
        <w:t xml:space="preserve"> in the north Pacific Ocean</w:t>
      </w:r>
      <w:r w:rsidR="000D5770" w:rsidRPr="008D35DA">
        <w:rPr>
          <w:rFonts w:ascii="Times New Roman" w:hAnsi="Times New Roman" w:cs="Times New Roman"/>
          <w:sz w:val="24"/>
          <w:szCs w:val="24"/>
        </w:rPr>
        <w:t>.</w:t>
      </w:r>
      <w:r w:rsidR="00724203">
        <w:rPr>
          <w:rFonts w:ascii="Times New Roman" w:hAnsi="Times New Roman" w:cs="Times New Roman"/>
          <w:sz w:val="24"/>
          <w:szCs w:val="24"/>
        </w:rPr>
        <w:t xml:space="preserve"> </w:t>
      </w:r>
      <w:r w:rsidR="00BF5D8A" w:rsidRPr="008D35DA">
        <w:rPr>
          <w:rFonts w:ascii="Times New Roman" w:hAnsi="Times New Roman" w:cs="Times New Roman"/>
          <w:sz w:val="24"/>
          <w:szCs w:val="24"/>
        </w:rPr>
        <w:t>In addition,</w:t>
      </w:r>
      <w:r w:rsidR="00204500">
        <w:rPr>
          <w:rFonts w:ascii="Times New Roman" w:hAnsi="Times New Roman" w:cs="Times New Roman"/>
          <w:sz w:val="24"/>
          <w:szCs w:val="24"/>
        </w:rPr>
        <w:t xml:space="preserve"> the current area was based on previous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distribution of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w:t>
      </w:r>
      <w:r w:rsidR="00204500">
        <w:rPr>
          <w:rFonts w:ascii="Times New Roman" w:hAnsi="Times New Roman" w:cs="Times New Roman"/>
          <w:sz w:val="24"/>
          <w:szCs w:val="24"/>
        </w:rPr>
        <w:t xml:space="preserve">, however, recent </w:t>
      </w:r>
      <w:r w:rsidR="00204500" w:rsidRPr="008D35DA">
        <w:rPr>
          <w:rFonts w:ascii="Times New Roman" w:hAnsi="Times New Roman" w:cs="Times New Roman"/>
          <w:sz w:val="24"/>
          <w:szCs w:val="24"/>
        </w:rPr>
        <w:t>high</w:t>
      </w:r>
      <w:r w:rsidR="00204500">
        <w:rPr>
          <w:rFonts w:ascii="Times New Roman" w:hAnsi="Times New Roman" w:cs="Times New Roman"/>
          <w:sz w:val="24"/>
          <w:szCs w:val="24"/>
        </w:rPr>
        <w:t>-</w:t>
      </w:r>
      <w:r w:rsidR="00204500" w:rsidRPr="008D35DA">
        <w:rPr>
          <w:rFonts w:ascii="Times New Roman" w:hAnsi="Times New Roman" w:cs="Times New Roman"/>
          <w:sz w:val="24"/>
          <w:szCs w:val="24"/>
        </w:rPr>
        <w:t>seas survey</w:t>
      </w:r>
      <w:r w:rsidR="00204500">
        <w:rPr>
          <w:rFonts w:ascii="Times New Roman" w:hAnsi="Times New Roman" w:cs="Times New Roman"/>
          <w:sz w:val="24"/>
          <w:szCs w:val="24"/>
        </w:rPr>
        <w:t>s</w:t>
      </w:r>
      <w:r w:rsidR="00204500" w:rsidRPr="008D35DA">
        <w:rPr>
          <w:rFonts w:ascii="Times New Roman" w:hAnsi="Times New Roman" w:cs="Times New Roman"/>
          <w:sz w:val="24"/>
          <w:szCs w:val="24"/>
        </w:rPr>
        <w:t xml:space="preserve"> (2019-2020, 2022) in the Gulf of Alaska</w:t>
      </w:r>
      <w:r w:rsidR="0077346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suggested that </w:t>
      </w:r>
      <w:r w:rsidR="00773467"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724203" w:rsidRPr="008D35DA">
        <w:rPr>
          <w:rFonts w:ascii="Times New Roman" w:hAnsi="Times New Roman" w:cs="Times New Roman"/>
          <w:sz w:val="24"/>
          <w:szCs w:val="24"/>
        </w:rPr>
        <w:t xml:space="preserve"> </w:t>
      </w:r>
      <w:r w:rsidR="00773467" w:rsidRPr="008D35DA">
        <w:rPr>
          <w:rFonts w:ascii="Times New Roman" w:hAnsi="Times New Roman" w:cs="Times New Roman"/>
          <w:sz w:val="24"/>
          <w:szCs w:val="24"/>
        </w:rPr>
        <w:t>distribut</w:t>
      </w:r>
      <w:r w:rsidR="00204500">
        <w:rPr>
          <w:rFonts w:ascii="Times New Roman" w:hAnsi="Times New Roman" w:cs="Times New Roman"/>
          <w:sz w:val="24"/>
          <w:szCs w:val="24"/>
        </w:rPr>
        <w:t xml:space="preserve">ion </w:t>
      </w:r>
      <w:r w:rsidR="0088680F">
        <w:rPr>
          <w:rFonts w:ascii="Times New Roman" w:hAnsi="Times New Roman" w:cs="Times New Roman"/>
          <w:sz w:val="24"/>
          <w:szCs w:val="24"/>
        </w:rPr>
        <w:t>could be</w:t>
      </w:r>
      <w:r w:rsidR="00204500">
        <w:rPr>
          <w:rFonts w:ascii="Times New Roman" w:hAnsi="Times New Roman" w:cs="Times New Roman"/>
          <w:sz w:val="24"/>
          <w:szCs w:val="24"/>
        </w:rPr>
        <w:t xml:space="preserve"> even wider</w:t>
      </w:r>
      <w:r w:rsidR="00773467" w:rsidRPr="008D35DA">
        <w:rPr>
          <w:rFonts w:ascii="Times New Roman" w:hAnsi="Times New Roman" w:cs="Times New Roman"/>
          <w:sz w:val="24"/>
          <w:szCs w:val="24"/>
        </w:rPr>
        <w:t xml:space="preserve"> in </w:t>
      </w:r>
      <w:r w:rsidR="00724203">
        <w:rPr>
          <w:rFonts w:ascii="Times New Roman" w:hAnsi="Times New Roman" w:cs="Times New Roman"/>
          <w:sz w:val="24"/>
          <w:szCs w:val="24"/>
        </w:rPr>
        <w:t xml:space="preserve">the </w:t>
      </w:r>
      <w:r w:rsidR="00773467" w:rsidRPr="008D35DA">
        <w:rPr>
          <w:rFonts w:ascii="Times New Roman" w:hAnsi="Times New Roman" w:cs="Times New Roman"/>
          <w:sz w:val="24"/>
          <w:szCs w:val="24"/>
        </w:rPr>
        <w:t>North Pacific</w:t>
      </w:r>
      <w:r w:rsidR="00724203">
        <w:rPr>
          <w:rFonts w:ascii="Times New Roman" w:hAnsi="Times New Roman" w:cs="Times New Roman"/>
          <w:sz w:val="24"/>
          <w:szCs w:val="24"/>
        </w:rPr>
        <w:t xml:space="preserve"> Ocean</w:t>
      </w:r>
      <w:r w:rsidR="00773467" w:rsidRPr="008D35DA">
        <w:rPr>
          <w:rFonts w:ascii="Times New Roman" w:hAnsi="Times New Roman" w:cs="Times New Roman"/>
          <w:sz w:val="24"/>
          <w:szCs w:val="24"/>
        </w:rPr>
        <w:t xml:space="preserve">, with one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These surveys also </w:t>
      </w:r>
      <w:r w:rsidR="00724203">
        <w:rPr>
          <w:rFonts w:ascii="Times New Roman" w:hAnsi="Times New Roman" w:cs="Times New Roman"/>
          <w:sz w:val="24"/>
          <w:szCs w:val="24"/>
        </w:rPr>
        <w:t>found</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shared marine habitat with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salmon </w:t>
      </w:r>
      <w:r w:rsidR="00884305" w:rsidRPr="008D35DA">
        <w:rPr>
          <w:rFonts w:ascii="Times New Roman" w:hAnsi="Times New Roman" w:cs="Times New Roman"/>
          <w:sz w:val="24"/>
          <w:szCs w:val="24"/>
        </w:rPr>
        <w:t xml:space="preserve">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 xml:space="preserve">although the spatial overlap with the latter two </w:t>
      </w:r>
      <w:r w:rsidR="00724203">
        <w:rPr>
          <w:rFonts w:ascii="Times New Roman" w:hAnsi="Times New Roman" w:cs="Times New Roman"/>
          <w:sz w:val="24"/>
          <w:szCs w:val="24"/>
        </w:rPr>
        <w:t xml:space="preserve">species </w:t>
      </w:r>
      <w:r w:rsidR="00A278FD" w:rsidRPr="008D35DA">
        <w:rPr>
          <w:rFonts w:ascii="Times New Roman" w:hAnsi="Times New Roman" w:cs="Times New Roman"/>
          <w:sz w:val="24"/>
          <w:szCs w:val="24"/>
        </w:rPr>
        <w:t>were less intensive</w:t>
      </w:r>
      <w:r w:rsidR="00884305" w:rsidRPr="008D35DA">
        <w:rPr>
          <w:rFonts w:ascii="Times New Roman" w:hAnsi="Times New Roman" w:cs="Times New Roman"/>
          <w:sz w:val="24"/>
          <w:szCs w:val="24"/>
        </w:rPr>
        <w:t xml:space="preserve"> (</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The </w:t>
      </w:r>
      <w:r w:rsidR="00A278FD" w:rsidRPr="008D35DA">
        <w:rPr>
          <w:rFonts w:ascii="Times New Roman" w:hAnsi="Times New Roman" w:cs="Times New Roman"/>
          <w:sz w:val="24"/>
          <w:szCs w:val="24"/>
        </w:rPr>
        <w:t>extended period of residence in the GOA</w:t>
      </w:r>
      <w:r w:rsidR="00724203">
        <w:rPr>
          <w:rFonts w:ascii="Times New Roman" w:hAnsi="Times New Roman" w:cs="Times New Roman"/>
          <w:sz w:val="24"/>
          <w:szCs w:val="24"/>
        </w:rPr>
        <w:t xml:space="preserve"> by Pacific salmon</w:t>
      </w:r>
      <w:r w:rsidR="00A278FD" w:rsidRPr="008D35DA">
        <w:rPr>
          <w:rFonts w:ascii="Times New Roman" w:hAnsi="Times New Roman" w:cs="Times New Roman"/>
          <w:sz w:val="24"/>
          <w:szCs w:val="24"/>
        </w:rPr>
        <w:t>,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w:t>
      </w:r>
      <w:r w:rsidR="00724203">
        <w:rPr>
          <w:rFonts w:ascii="Times New Roman" w:hAnsi="Times New Roman" w:cs="Times New Roman"/>
          <w:sz w:val="24"/>
          <w:szCs w:val="24"/>
        </w:rPr>
        <w:t>mean that</w:t>
      </w:r>
      <w:r w:rsidR="00724203" w:rsidRPr="008D35DA">
        <w:rPr>
          <w:rFonts w:ascii="Times New Roman" w:hAnsi="Times New Roman" w:cs="Times New Roman"/>
          <w:sz w:val="24"/>
          <w:szCs w:val="24"/>
        </w:rPr>
        <w:t xml:space="preserve"> </w:t>
      </w:r>
      <w:r w:rsidR="00C97B02" w:rsidRPr="008D35DA">
        <w:rPr>
          <w:rFonts w:ascii="Times New Roman" w:hAnsi="Times New Roman" w:cs="Times New Roman"/>
          <w:sz w:val="24"/>
          <w:szCs w:val="24"/>
        </w:rPr>
        <w:t xml:space="preserve">the GOA </w:t>
      </w:r>
      <w:r w:rsidR="00724203">
        <w:rPr>
          <w:rFonts w:ascii="Times New Roman" w:hAnsi="Times New Roman" w:cs="Times New Roman"/>
          <w:sz w:val="24"/>
          <w:szCs w:val="24"/>
        </w:rPr>
        <w:t xml:space="preserve">is </w:t>
      </w:r>
      <w:r w:rsidR="00C97B02" w:rsidRPr="008D35DA">
        <w:rPr>
          <w:rFonts w:ascii="Times New Roman" w:hAnsi="Times New Roman" w:cs="Times New Roman"/>
          <w:sz w:val="24"/>
          <w:szCs w:val="24"/>
        </w:rPr>
        <w:t xml:space="preserve">an area of significance for salmon abundance. </w:t>
      </w:r>
    </w:p>
    <w:p w14:paraId="360D4520" w14:textId="0F21F064" w:rsidR="00884305" w:rsidRPr="008D35DA" w:rsidRDefault="00150BD6"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w:t>
      </w:r>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w:t>
      </w:r>
      <w:r w:rsidR="00724203" w:rsidRPr="008D35DA">
        <w:rPr>
          <w:rFonts w:ascii="Times New Roman" w:hAnsi="Times New Roman" w:cs="Times New Roman"/>
          <w:sz w:val="24"/>
          <w:szCs w:val="24"/>
        </w:rPr>
        <w:t xml:space="preserve">model </w:t>
      </w:r>
      <w:r w:rsidR="00C97B02" w:rsidRPr="008D35DA">
        <w:rPr>
          <w:rFonts w:ascii="Times New Roman" w:hAnsi="Times New Roman" w:cs="Times New Roman"/>
          <w:sz w:val="24"/>
          <w:szCs w:val="24"/>
        </w:rPr>
        <w:t xml:space="preserve">(Ricker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724203">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24203">
        <w:rPr>
          <w:rFonts w:ascii="Times New Roman" w:hAnsi="Times New Roman" w:cs="Times New Roman"/>
          <w:sz w:val="24"/>
          <w:szCs w:val="24"/>
        </w:rPr>
        <w:t>ockeye</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w:t>
      </w:r>
      <w:r w:rsidR="00C75EC6" w:rsidRPr="008D35DA">
        <w:rPr>
          <w:rFonts w:ascii="Times New Roman" w:hAnsi="Times New Roman" w:cs="Times New Roman"/>
          <w:sz w:val="24"/>
          <w:szCs w:val="24"/>
        </w:rPr>
        <w:lastRenderedPageBreak/>
        <w:t>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 xml:space="preserve">only represents part of </w:t>
      </w:r>
      <w:r w:rsidR="00724203">
        <w:rPr>
          <w:rFonts w:ascii="Times New Roman" w:hAnsi="Times New Roman" w:cs="Times New Roman"/>
          <w:sz w:val="24"/>
          <w:szCs w:val="24"/>
        </w:rPr>
        <w:t xml:space="preserve">the </w:t>
      </w:r>
      <w:r w:rsidR="00884305" w:rsidRPr="008D35DA">
        <w:rPr>
          <w:rFonts w:ascii="Times New Roman" w:hAnsi="Times New Roman" w:cs="Times New Roman"/>
          <w:sz w:val="24"/>
          <w:szCs w:val="24"/>
        </w:rPr>
        <w:t>northeastern Pacific</w:t>
      </w:r>
      <w:r w:rsidR="00724203">
        <w:rPr>
          <w:rFonts w:ascii="Times New Roman" w:hAnsi="Times New Roman" w:cs="Times New Roman"/>
          <w:sz w:val="24"/>
          <w:szCs w:val="24"/>
        </w:rPr>
        <w:t xml:space="preserve"> Ocean</w:t>
      </w:r>
      <w:r w:rsidR="00884305" w:rsidRPr="008D35DA">
        <w:rPr>
          <w:rFonts w:ascii="Times New Roman" w:hAnsi="Times New Roman" w:cs="Times New Roman"/>
          <w:sz w:val="24"/>
          <w:szCs w:val="24"/>
        </w:rPr>
        <w:t xml:space="preserve">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680F" w:rsidRPr="0088680F">
        <w:rPr>
          <w:rFonts w:ascii="Times New Roman" w:hAnsi="Times New Roman" w:cs="Times New Roman"/>
          <w:sz w:val="24"/>
          <w:szCs w:val="24"/>
        </w:rPr>
        <w:t xml:space="preserve"> </w:t>
      </w:r>
      <w:r w:rsidR="0088680F" w:rsidRPr="005625A8">
        <w:rPr>
          <w:rFonts w:ascii="Times New Roman" w:hAnsi="Times New Roman" w:cs="Times New Roman"/>
          <w:sz w:val="24"/>
          <w:szCs w:val="24"/>
        </w:rPr>
        <w:t>we understand the Fraser Sockeye distribution in GOA better</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w:t>
      </w:r>
      <w:r w:rsidR="00724203">
        <w:rPr>
          <w:rFonts w:ascii="Times New Roman" w:hAnsi="Times New Roman" w:cs="Times New Roman"/>
          <w:sz w:val="24"/>
          <w:szCs w:val="24"/>
        </w:rPr>
        <w:t>our</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w:t>
      </w:r>
      <w:r w:rsidR="00724203">
        <w:rPr>
          <w:rFonts w:ascii="Times New Roman" w:hAnsi="Times New Roman" w:cs="Times New Roman"/>
          <w:sz w:val="24"/>
          <w:szCs w:val="24"/>
        </w:rPr>
        <w:t>s</w:t>
      </w:r>
      <w:r w:rsidR="00884305" w:rsidRPr="008D35DA">
        <w:rPr>
          <w:rFonts w:ascii="Times New Roman" w:hAnsi="Times New Roman" w:cs="Times New Roman"/>
          <w:sz w:val="24"/>
          <w:szCs w:val="24"/>
        </w:rPr>
        <w:t xml:space="preserve">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w:t>
      </w:r>
      <w:r w:rsidR="00724203">
        <w:rPr>
          <w:rFonts w:ascii="Times New Roman" w:hAnsi="Times New Roman" w:cs="Times New Roman"/>
          <w:sz w:val="24"/>
          <w:szCs w:val="24"/>
        </w:rPr>
        <w:t>we</w:t>
      </w:r>
      <w:r w:rsidR="0064617F" w:rsidRPr="008D35DA">
        <w:rPr>
          <w:rFonts w:ascii="Times New Roman" w:hAnsi="Times New Roman" w:cs="Times New Roman"/>
          <w:sz w:val="24"/>
          <w:szCs w:val="24"/>
        </w:rPr>
        <w:t xml:space="preserve">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w:t>
      </w:r>
      <w:r w:rsidR="00724203">
        <w:rPr>
          <w:rFonts w:ascii="Times New Roman" w:hAnsi="Times New Roman" w:cs="Times New Roman"/>
          <w:sz w:val="24"/>
          <w:szCs w:val="24"/>
        </w:rPr>
        <w:t xml:space="preserve">forecast </w:t>
      </w:r>
      <w:r w:rsidR="0064617F" w:rsidRPr="008D35DA">
        <w:rPr>
          <w:rFonts w:ascii="Times New Roman" w:hAnsi="Times New Roman" w:cs="Times New Roman"/>
          <w:sz w:val="24"/>
          <w:szCs w:val="24"/>
        </w:rPr>
        <w:t xml:space="preserve">models coupled with newly added covariates </w:t>
      </w:r>
      <w:r w:rsidR="0062434B" w:rsidRPr="008D35DA">
        <w:rPr>
          <w:rFonts w:ascii="Times New Roman" w:hAnsi="Times New Roman" w:cs="Times New Roman"/>
          <w:sz w:val="24"/>
          <w:szCs w:val="24"/>
        </w:rPr>
        <w:t xml:space="preserve">not only </w:t>
      </w:r>
      <w:r w:rsidR="0004294D">
        <w:rPr>
          <w:rFonts w:ascii="Times New Roman" w:hAnsi="Times New Roman" w:cs="Times New Roman"/>
          <w:sz w:val="24"/>
          <w:szCs w:val="24"/>
        </w:rPr>
        <w:t>reduced the differences between forecast and observation</w:t>
      </w:r>
      <w:r w:rsidR="0064617F" w:rsidRPr="008D35DA">
        <w:rPr>
          <w:rFonts w:ascii="Times New Roman" w:hAnsi="Times New Roman" w:cs="Times New Roman"/>
          <w:sz w:val="24"/>
          <w:szCs w:val="24"/>
        </w:rPr>
        <w:t xml:space="preserve">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4325144A" w:rsidR="004B4347" w:rsidRPr="008D35DA" w:rsidRDefault="00453BA5"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Taylor diagram </w:t>
      </w:r>
      <w:r w:rsidR="000D5770" w:rsidRPr="008D35DA">
        <w:rPr>
          <w:rFonts w:ascii="Times New Roman" w:hAnsi="Times New Roman" w:cs="Times New Roman"/>
          <w:sz w:val="24"/>
          <w:szCs w:val="24"/>
        </w:rPr>
        <w:t xml:space="preserve">allowed us </w:t>
      </w:r>
      <w:r w:rsidR="00884305"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00884305"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00884305"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00884305" w:rsidRPr="008D35DA">
        <w:rPr>
          <w:rFonts w:ascii="Times New Roman" w:hAnsi="Times New Roman" w:cs="Times New Roman"/>
          <w:sz w:val="24"/>
          <w:szCs w:val="24"/>
        </w:rPr>
        <w:t xml:space="preserve"> in one </w:t>
      </w:r>
      <w:r>
        <w:rPr>
          <w:rFonts w:ascii="Times New Roman" w:hAnsi="Times New Roman" w:cs="Times New Roman"/>
          <w:sz w:val="24"/>
          <w:szCs w:val="24"/>
        </w:rPr>
        <w:t>figure</w:t>
      </w:r>
      <w:r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both in terms of</w:t>
      </w:r>
      <w:r w:rsidR="00884305"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00884305" w:rsidRPr="008D35DA">
        <w:rPr>
          <w:rFonts w:ascii="Times New Roman" w:hAnsi="Times New Roman" w:cs="Times New Roman"/>
          <w:sz w:val="24"/>
          <w:szCs w:val="24"/>
        </w:rPr>
        <w:t xml:space="preserve"> uncertainty. </w:t>
      </w:r>
      <w:r>
        <w:rPr>
          <w:rFonts w:ascii="Times New Roman" w:hAnsi="Times New Roman" w:cs="Times New Roman"/>
          <w:sz w:val="24"/>
          <w:szCs w:val="24"/>
        </w:rPr>
        <w:t>This approach</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forecast models. The framework developed through this study can be adopted for future model selection and forecast</w:t>
      </w:r>
      <w:r>
        <w:rPr>
          <w:rFonts w:ascii="Times New Roman" w:hAnsi="Times New Roman" w:cs="Times New Roman"/>
          <w:sz w:val="24"/>
          <w:szCs w:val="24"/>
        </w:rPr>
        <w:t xml:space="preserve"> processes</w:t>
      </w:r>
      <w:r w:rsidR="00E3094F">
        <w:rPr>
          <w:rFonts w:ascii="Times New Roman" w:hAnsi="Times New Roman" w:cs="Times New Roman"/>
          <w:sz w:val="24"/>
          <w:szCs w:val="24"/>
        </w:rPr>
        <w:t xml:space="preserve"> (DFO, in press)</w:t>
      </w:r>
      <w:r w:rsidR="00CB3EF6" w:rsidRPr="008D35DA">
        <w:rPr>
          <w:rFonts w:ascii="Times New Roman" w:hAnsi="Times New Roman" w:cs="Times New Roman"/>
          <w:sz w:val="24"/>
          <w:szCs w:val="24"/>
        </w:rPr>
        <w:t xml:space="preserve">. </w:t>
      </w:r>
      <w:r w:rsidR="004B4347" w:rsidRPr="008D35DA">
        <w:rPr>
          <w:rFonts w:ascii="Times New Roman" w:hAnsi="Times New Roman" w:cs="Times New Roman"/>
          <w:sz w:val="24"/>
          <w:szCs w:val="24"/>
        </w:rPr>
        <w:t xml:space="preserve"> </w:t>
      </w:r>
      <w:bookmarkStart w:id="208" w:name="_Hlk144293002"/>
      <w:del w:id="209" w:author="Yi Xu" w:date="2023-12-18T20:28:00Z">
        <w:r w:rsidR="00152F10">
          <w:rPr>
            <w:rFonts w:ascii="Times New Roman" w:hAnsi="Times New Roman" w:cs="Times New Roman"/>
            <w:sz w:val="24"/>
            <w:szCs w:val="24"/>
          </w:rPr>
          <w:delText xml:space="preserve">For </w:delText>
        </w:r>
      </w:del>
      <w:ins w:id="210" w:author="Yi Xu" w:date="2023-12-18T20:28:00Z">
        <w:r w:rsidR="00045E69">
          <w:rPr>
            <w:rFonts w:ascii="Times New Roman" w:hAnsi="Times New Roman" w:cs="Times New Roman"/>
            <w:sz w:val="24"/>
            <w:szCs w:val="24"/>
          </w:rPr>
          <w:t xml:space="preserve">In particular, for </w:t>
        </w:r>
      </w:ins>
      <w:r w:rsidR="00152F10">
        <w:rPr>
          <w:rFonts w:ascii="Times New Roman" w:hAnsi="Times New Roman" w:cs="Times New Roman"/>
          <w:sz w:val="24"/>
          <w:szCs w:val="24"/>
        </w:rPr>
        <w:t xml:space="preserve">the first time, standard deviation </w:t>
      </w:r>
      <w:del w:id="211" w:author="Yi Xu" w:date="2023-12-18T20:28:00Z">
        <w:r w:rsidR="00AC3A27">
          <w:rPr>
            <w:rFonts w:ascii="Times New Roman" w:hAnsi="Times New Roman" w:cs="Times New Roman"/>
            <w:sz w:val="24"/>
            <w:szCs w:val="24"/>
          </w:rPr>
          <w:delText xml:space="preserve">comparison </w:delText>
        </w:r>
      </w:del>
      <w:ins w:id="212" w:author="Yi Xu" w:date="2023-12-18T20:28:00Z">
        <w:r w:rsidR="00045E69">
          <w:rPr>
            <w:rFonts w:ascii="Times New Roman" w:hAnsi="Times New Roman" w:cs="Times New Roman"/>
            <w:sz w:val="24"/>
            <w:szCs w:val="24"/>
          </w:rPr>
          <w:t xml:space="preserve">was taken into consideration when comparing </w:t>
        </w:r>
      </w:ins>
      <w:r w:rsidR="00AC3A27">
        <w:rPr>
          <w:rFonts w:ascii="Times New Roman" w:hAnsi="Times New Roman" w:cs="Times New Roman"/>
          <w:sz w:val="24"/>
          <w:szCs w:val="24"/>
        </w:rPr>
        <w:t xml:space="preserve">between model </w:t>
      </w:r>
      <w:r w:rsidR="00777861">
        <w:rPr>
          <w:rFonts w:ascii="Times New Roman" w:hAnsi="Times New Roman" w:cs="Times New Roman"/>
          <w:sz w:val="24"/>
          <w:szCs w:val="24"/>
        </w:rPr>
        <w:t xml:space="preserve">prediction </w:t>
      </w:r>
      <w:r w:rsidR="00AC3A27">
        <w:rPr>
          <w:rFonts w:ascii="Times New Roman" w:hAnsi="Times New Roman" w:cs="Times New Roman"/>
          <w:sz w:val="24"/>
          <w:szCs w:val="24"/>
        </w:rPr>
        <w:t>and observation</w:t>
      </w:r>
      <w:del w:id="213" w:author="Yi Xu" w:date="2023-12-18T20:28:00Z">
        <w:r w:rsidR="00AC3A27">
          <w:rPr>
            <w:rFonts w:ascii="Times New Roman" w:hAnsi="Times New Roman" w:cs="Times New Roman"/>
            <w:sz w:val="24"/>
            <w:szCs w:val="24"/>
          </w:rPr>
          <w:delText xml:space="preserve"> </w:delText>
        </w:r>
        <w:r w:rsidR="00152F10">
          <w:rPr>
            <w:rFonts w:ascii="Times New Roman" w:hAnsi="Times New Roman" w:cs="Times New Roman"/>
            <w:sz w:val="24"/>
            <w:szCs w:val="24"/>
          </w:rPr>
          <w:delText>has been taken into consideration</w:delText>
        </w:r>
        <w:r w:rsidR="0046492E">
          <w:rPr>
            <w:rFonts w:ascii="Times New Roman" w:hAnsi="Times New Roman" w:cs="Times New Roman"/>
            <w:sz w:val="24"/>
            <w:szCs w:val="24"/>
          </w:rPr>
          <w:delText xml:space="preserve"> in salmon forecast</w:delText>
        </w:r>
        <w:r w:rsidR="00152F10">
          <w:rPr>
            <w:rFonts w:ascii="Times New Roman" w:hAnsi="Times New Roman" w:cs="Times New Roman"/>
            <w:sz w:val="24"/>
            <w:szCs w:val="24"/>
          </w:rPr>
          <w:delText>.</w:delText>
        </w:r>
      </w:del>
      <w:ins w:id="214" w:author="Yi Xu" w:date="2023-12-18T20:28:00Z">
        <w:r w:rsidR="00152F10">
          <w:rPr>
            <w:rFonts w:ascii="Times New Roman" w:hAnsi="Times New Roman" w:cs="Times New Roman"/>
            <w:sz w:val="24"/>
            <w:szCs w:val="24"/>
          </w:rPr>
          <w:t>.</w:t>
        </w:r>
      </w:ins>
      <w:r w:rsidR="00152F10">
        <w:rPr>
          <w:rFonts w:ascii="Times New Roman" w:hAnsi="Times New Roman" w:cs="Times New Roman"/>
          <w:sz w:val="24"/>
          <w:szCs w:val="24"/>
        </w:rPr>
        <w:t xml:space="preserve"> This information could be </w:t>
      </w:r>
      <w:del w:id="215" w:author="Yi Xu" w:date="2023-12-18T20:28:00Z">
        <w:r w:rsidR="00152F10">
          <w:rPr>
            <w:rFonts w:ascii="Times New Roman" w:hAnsi="Times New Roman" w:cs="Times New Roman"/>
            <w:sz w:val="24"/>
            <w:szCs w:val="24"/>
          </w:rPr>
          <w:delText>helpful</w:delText>
        </w:r>
      </w:del>
      <w:ins w:id="216" w:author="Yi Xu" w:date="2023-12-18T20:28:00Z">
        <w:r w:rsidR="00045E69">
          <w:rPr>
            <w:rFonts w:ascii="Times New Roman" w:hAnsi="Times New Roman" w:cs="Times New Roman"/>
            <w:sz w:val="24"/>
            <w:szCs w:val="24"/>
          </w:rPr>
          <w:t>useful</w:t>
        </w:r>
      </w:ins>
      <w:r w:rsidR="00045E69">
        <w:rPr>
          <w:rFonts w:ascii="Times New Roman" w:hAnsi="Times New Roman" w:cs="Times New Roman"/>
          <w:sz w:val="24"/>
          <w:szCs w:val="24"/>
        </w:rPr>
        <w:t xml:space="preserve"> </w:t>
      </w:r>
      <w:r w:rsidR="00152F10">
        <w:rPr>
          <w:rFonts w:ascii="Times New Roman" w:hAnsi="Times New Roman" w:cs="Times New Roman"/>
          <w:sz w:val="24"/>
          <w:szCs w:val="24"/>
        </w:rPr>
        <w:t xml:space="preserve">to resource managers </w:t>
      </w:r>
      <w:r w:rsidR="00AF4DCE">
        <w:rPr>
          <w:rFonts w:ascii="Times New Roman" w:hAnsi="Times New Roman" w:cs="Times New Roman"/>
          <w:sz w:val="24"/>
          <w:szCs w:val="24"/>
        </w:rPr>
        <w:t xml:space="preserve">when </w:t>
      </w:r>
      <w:r w:rsidR="00152F10">
        <w:rPr>
          <w:rFonts w:ascii="Times New Roman" w:hAnsi="Times New Roman" w:cs="Times New Roman"/>
          <w:sz w:val="24"/>
          <w:szCs w:val="24"/>
        </w:rPr>
        <w:t xml:space="preserve">making </w:t>
      </w:r>
      <w:r w:rsidR="00AC3A27">
        <w:rPr>
          <w:rFonts w:ascii="Times New Roman" w:hAnsi="Times New Roman" w:cs="Times New Roman"/>
          <w:sz w:val="24"/>
          <w:szCs w:val="24"/>
        </w:rPr>
        <w:t xml:space="preserve">management </w:t>
      </w:r>
      <w:r w:rsidR="00152F10">
        <w:rPr>
          <w:rFonts w:ascii="Times New Roman" w:hAnsi="Times New Roman" w:cs="Times New Roman"/>
          <w:sz w:val="24"/>
          <w:szCs w:val="24"/>
        </w:rPr>
        <w:t xml:space="preserve">decisions. For example, a model with </w:t>
      </w:r>
      <w:ins w:id="217" w:author="Yi Xu" w:date="2023-12-18T20:28:00Z">
        <w:r w:rsidR="00045E69">
          <w:rPr>
            <w:rFonts w:ascii="Times New Roman" w:hAnsi="Times New Roman" w:cs="Times New Roman"/>
            <w:sz w:val="24"/>
            <w:szCs w:val="24"/>
          </w:rPr>
          <w:t>a normalized standard deviation</w:t>
        </w:r>
        <w:r w:rsidR="00152F10">
          <w:rPr>
            <w:rFonts w:ascii="Times New Roman" w:hAnsi="Times New Roman" w:cs="Times New Roman"/>
            <w:sz w:val="24"/>
            <w:szCs w:val="24"/>
          </w:rPr>
          <w:t xml:space="preserve"> </w:t>
        </w:r>
      </w:ins>
      <w:r w:rsidR="00045E69">
        <w:rPr>
          <w:rFonts w:ascii="Times New Roman" w:hAnsi="Times New Roman" w:cs="Times New Roman"/>
          <w:sz w:val="24"/>
          <w:szCs w:val="24"/>
        </w:rPr>
        <w:t xml:space="preserve">larger </w:t>
      </w:r>
      <w:del w:id="218" w:author="Yi Xu" w:date="2023-12-18T20:28:00Z">
        <w:r w:rsidR="00152F10">
          <w:rPr>
            <w:rFonts w:ascii="Times New Roman" w:hAnsi="Times New Roman" w:cs="Times New Roman"/>
            <w:sz w:val="24"/>
            <w:szCs w:val="24"/>
          </w:rPr>
          <w:delText xml:space="preserve">SD </w:delText>
        </w:r>
      </w:del>
      <w:r w:rsidR="00152F10">
        <w:rPr>
          <w:rFonts w:ascii="Times New Roman" w:hAnsi="Times New Roman" w:cs="Times New Roman"/>
          <w:sz w:val="24"/>
          <w:szCs w:val="24"/>
        </w:rPr>
        <w:t>than</w:t>
      </w:r>
      <w:ins w:id="219" w:author="Yi Xu" w:date="2023-12-18T20:28:00Z">
        <w:r w:rsidR="00152F10">
          <w:rPr>
            <w:rFonts w:ascii="Times New Roman" w:hAnsi="Times New Roman" w:cs="Times New Roman"/>
            <w:sz w:val="24"/>
            <w:szCs w:val="24"/>
          </w:rPr>
          <w:t xml:space="preserve"> </w:t>
        </w:r>
        <w:r w:rsidR="00045E69">
          <w:rPr>
            <w:rFonts w:ascii="Times New Roman" w:hAnsi="Times New Roman" w:cs="Times New Roman"/>
            <w:sz w:val="24"/>
            <w:szCs w:val="24"/>
          </w:rPr>
          <w:t>that of</w:t>
        </w:r>
      </w:ins>
      <w:r w:rsidR="00045E69">
        <w:rPr>
          <w:rFonts w:ascii="Times New Roman" w:hAnsi="Times New Roman" w:cs="Times New Roman"/>
          <w:sz w:val="24"/>
          <w:szCs w:val="24"/>
        </w:rPr>
        <w:t xml:space="preserve"> </w:t>
      </w:r>
      <w:r w:rsidR="00152F10">
        <w:rPr>
          <w:rFonts w:ascii="Times New Roman" w:hAnsi="Times New Roman" w:cs="Times New Roman"/>
          <w:sz w:val="24"/>
          <w:szCs w:val="24"/>
        </w:rPr>
        <w:t xml:space="preserve">observation could result in larger </w:t>
      </w:r>
      <w:r w:rsidR="002D1D3F">
        <w:rPr>
          <w:rFonts w:ascii="Times New Roman" w:hAnsi="Times New Roman" w:cs="Times New Roman"/>
          <w:sz w:val="24"/>
          <w:szCs w:val="24"/>
        </w:rPr>
        <w:t>uncertainties</w:t>
      </w:r>
      <w:r w:rsidR="00152F10">
        <w:rPr>
          <w:rFonts w:ascii="Times New Roman" w:hAnsi="Times New Roman" w:cs="Times New Roman"/>
          <w:sz w:val="24"/>
          <w:szCs w:val="24"/>
        </w:rPr>
        <w:t xml:space="preserve"> </w:t>
      </w:r>
      <w:r w:rsidR="00AC3A27">
        <w:rPr>
          <w:rFonts w:ascii="Times New Roman" w:hAnsi="Times New Roman" w:cs="Times New Roman"/>
          <w:sz w:val="24"/>
          <w:szCs w:val="24"/>
        </w:rPr>
        <w:t>during</w:t>
      </w:r>
      <w:r w:rsidR="00152F10">
        <w:rPr>
          <w:rFonts w:ascii="Times New Roman" w:hAnsi="Times New Roman" w:cs="Times New Roman"/>
          <w:sz w:val="24"/>
          <w:szCs w:val="24"/>
        </w:rPr>
        <w:t xml:space="preserve"> dominant </w:t>
      </w:r>
      <w:r w:rsidR="00152F10">
        <w:rPr>
          <w:rFonts w:ascii="Times New Roman" w:hAnsi="Times New Roman" w:cs="Times New Roman"/>
          <w:sz w:val="24"/>
          <w:szCs w:val="24"/>
        </w:rPr>
        <w:lastRenderedPageBreak/>
        <w:t xml:space="preserve">years, </w:t>
      </w:r>
      <w:r w:rsidR="00AC3A27">
        <w:rPr>
          <w:rFonts w:ascii="Times New Roman" w:hAnsi="Times New Roman" w:cs="Times New Roman"/>
          <w:sz w:val="24"/>
          <w:szCs w:val="24"/>
        </w:rPr>
        <w:t xml:space="preserve">but </w:t>
      </w:r>
      <w:del w:id="220" w:author="Yi Xu" w:date="2023-12-18T20:28:00Z">
        <w:r w:rsidR="00AC3A27">
          <w:rPr>
            <w:rFonts w:ascii="Times New Roman" w:hAnsi="Times New Roman" w:cs="Times New Roman"/>
            <w:sz w:val="24"/>
            <w:szCs w:val="24"/>
          </w:rPr>
          <w:delText>may be less</w:delText>
        </w:r>
      </w:del>
      <w:ins w:id="221" w:author="Yi Xu" w:date="2023-12-18T20:28:00Z">
        <w:r w:rsidR="00045E69">
          <w:rPr>
            <w:rFonts w:ascii="Times New Roman" w:hAnsi="Times New Roman" w:cs="Times New Roman"/>
            <w:sz w:val="24"/>
            <w:szCs w:val="24"/>
          </w:rPr>
          <w:t>smaller</w:t>
        </w:r>
      </w:ins>
      <w:r w:rsidR="00045E69">
        <w:rPr>
          <w:rFonts w:ascii="Times New Roman" w:hAnsi="Times New Roman" w:cs="Times New Roman"/>
          <w:sz w:val="24"/>
          <w:szCs w:val="24"/>
        </w:rPr>
        <w:t xml:space="preserve"> </w:t>
      </w:r>
      <w:r w:rsidR="00AC3A27">
        <w:rPr>
          <w:rFonts w:ascii="Times New Roman" w:hAnsi="Times New Roman" w:cs="Times New Roman"/>
          <w:sz w:val="24"/>
          <w:szCs w:val="24"/>
        </w:rPr>
        <w:t xml:space="preserve">for non-dominant years. </w:t>
      </w:r>
      <w:del w:id="222" w:author="Yi Xu" w:date="2023-12-18T20:28:00Z">
        <w:r w:rsidR="00AC3A27">
          <w:rPr>
            <w:rFonts w:ascii="Times New Roman" w:hAnsi="Times New Roman" w:cs="Times New Roman"/>
            <w:sz w:val="24"/>
            <w:szCs w:val="24"/>
          </w:rPr>
          <w:delText>Although certain forecast models were chosen because of their overall performance comparing to other models,</w:delText>
        </w:r>
      </w:del>
      <w:ins w:id="223" w:author="Yi Xu" w:date="2023-12-18T20:28:00Z">
        <w:r w:rsidR="007464A7">
          <w:rPr>
            <w:rFonts w:ascii="Times New Roman" w:hAnsi="Times New Roman" w:cs="Times New Roman"/>
            <w:sz w:val="24"/>
            <w:szCs w:val="24"/>
          </w:rPr>
          <w:t>Such information helps</w:t>
        </w:r>
      </w:ins>
      <w:r w:rsidR="007464A7">
        <w:rPr>
          <w:rFonts w:ascii="Times New Roman" w:hAnsi="Times New Roman" w:cs="Times New Roman"/>
          <w:sz w:val="24"/>
          <w:szCs w:val="24"/>
        </w:rPr>
        <w:t xml:space="preserve"> </w:t>
      </w:r>
      <w:r w:rsidR="00152F10">
        <w:rPr>
          <w:rFonts w:ascii="Times New Roman" w:hAnsi="Times New Roman" w:cs="Times New Roman"/>
          <w:sz w:val="24"/>
          <w:szCs w:val="24"/>
        </w:rPr>
        <w:t xml:space="preserve">managers </w:t>
      </w:r>
      <w:del w:id="224" w:author="Yi Xu" w:date="2023-12-18T20:28:00Z">
        <w:r w:rsidR="00AC3A27">
          <w:rPr>
            <w:rFonts w:ascii="Times New Roman" w:hAnsi="Times New Roman" w:cs="Times New Roman"/>
            <w:sz w:val="24"/>
            <w:szCs w:val="24"/>
          </w:rPr>
          <w:delText>should be</w:delText>
        </w:r>
      </w:del>
      <w:ins w:id="225" w:author="Yi Xu" w:date="2023-12-18T20:28:00Z">
        <w:r w:rsidR="007464A7">
          <w:rPr>
            <w:rFonts w:ascii="Times New Roman" w:hAnsi="Times New Roman" w:cs="Times New Roman"/>
            <w:sz w:val="24"/>
            <w:szCs w:val="24"/>
          </w:rPr>
          <w:t>to become</w:t>
        </w:r>
      </w:ins>
      <w:r w:rsidR="007464A7">
        <w:rPr>
          <w:rFonts w:ascii="Times New Roman" w:hAnsi="Times New Roman" w:cs="Times New Roman"/>
          <w:sz w:val="24"/>
          <w:szCs w:val="24"/>
        </w:rPr>
        <w:t xml:space="preserve"> </w:t>
      </w:r>
      <w:r w:rsidR="00AC3A27">
        <w:rPr>
          <w:rFonts w:ascii="Times New Roman" w:hAnsi="Times New Roman" w:cs="Times New Roman"/>
          <w:sz w:val="24"/>
          <w:szCs w:val="24"/>
        </w:rPr>
        <w:t xml:space="preserve">aware of </w:t>
      </w:r>
      <w:del w:id="226" w:author="Yi Xu" w:date="2023-12-18T20:28:00Z">
        <w:r w:rsidR="00AC3A27">
          <w:rPr>
            <w:rFonts w:ascii="Times New Roman" w:hAnsi="Times New Roman" w:cs="Times New Roman"/>
            <w:sz w:val="24"/>
            <w:szCs w:val="24"/>
          </w:rPr>
          <w:delText>th</w:delText>
        </w:r>
        <w:r w:rsidR="00152F10">
          <w:rPr>
            <w:rFonts w:ascii="Times New Roman" w:hAnsi="Times New Roman" w:cs="Times New Roman"/>
            <w:sz w:val="24"/>
            <w:szCs w:val="24"/>
          </w:rPr>
          <w:delText>e</w:delText>
        </w:r>
        <w:r w:rsidR="00AC3A27">
          <w:rPr>
            <w:rFonts w:ascii="Times New Roman" w:hAnsi="Times New Roman" w:cs="Times New Roman"/>
            <w:sz w:val="24"/>
            <w:szCs w:val="24"/>
          </w:rPr>
          <w:delText>ir</w:delText>
        </w:r>
        <w:r w:rsidR="00152F10">
          <w:rPr>
            <w:rFonts w:ascii="Times New Roman" w:hAnsi="Times New Roman" w:cs="Times New Roman"/>
            <w:sz w:val="24"/>
            <w:szCs w:val="24"/>
          </w:rPr>
          <w:delText xml:space="preserve"> caveat</w:delText>
        </w:r>
        <w:r w:rsidR="00AC3A27">
          <w:rPr>
            <w:rFonts w:ascii="Times New Roman" w:hAnsi="Times New Roman" w:cs="Times New Roman"/>
            <w:sz w:val="24"/>
            <w:szCs w:val="24"/>
          </w:rPr>
          <w:delText>s if their SD are too</w:delText>
        </w:r>
      </w:del>
      <w:ins w:id="227" w:author="Yi Xu" w:date="2023-12-18T20:28:00Z">
        <w:r w:rsidR="007464A7">
          <w:rPr>
            <w:rFonts w:ascii="Times New Roman" w:hAnsi="Times New Roman" w:cs="Times New Roman"/>
            <w:sz w:val="24"/>
            <w:szCs w:val="24"/>
          </w:rPr>
          <w:t>potential forecast pitfalls when they encounter unusually</w:t>
        </w:r>
      </w:ins>
      <w:r w:rsidR="007464A7">
        <w:rPr>
          <w:rFonts w:ascii="Times New Roman" w:hAnsi="Times New Roman" w:cs="Times New Roman"/>
          <w:sz w:val="24"/>
          <w:szCs w:val="24"/>
        </w:rPr>
        <w:t xml:space="preserve"> large or </w:t>
      </w:r>
      <w:del w:id="228" w:author="Yi Xu" w:date="2023-12-18T20:28:00Z">
        <w:r w:rsidR="00AC3A27">
          <w:rPr>
            <w:rFonts w:ascii="Times New Roman" w:hAnsi="Times New Roman" w:cs="Times New Roman"/>
            <w:sz w:val="24"/>
            <w:szCs w:val="24"/>
          </w:rPr>
          <w:delText xml:space="preserve">too </w:delText>
        </w:r>
      </w:del>
      <w:r w:rsidR="007464A7">
        <w:rPr>
          <w:rFonts w:ascii="Times New Roman" w:hAnsi="Times New Roman" w:cs="Times New Roman"/>
          <w:sz w:val="24"/>
          <w:szCs w:val="24"/>
        </w:rPr>
        <w:t xml:space="preserve">small </w:t>
      </w:r>
      <w:del w:id="229" w:author="Yi Xu" w:date="2023-12-18T20:28:00Z">
        <w:r w:rsidR="00AC3A27">
          <w:rPr>
            <w:rFonts w:ascii="Times New Roman" w:hAnsi="Times New Roman" w:cs="Times New Roman"/>
            <w:sz w:val="24"/>
            <w:szCs w:val="24"/>
          </w:rPr>
          <w:delText>comparing to SD</w:delText>
        </w:r>
      </w:del>
      <w:ins w:id="230" w:author="Yi Xu" w:date="2023-12-18T20:28:00Z">
        <w:r w:rsidR="007464A7">
          <w:rPr>
            <w:rFonts w:ascii="Times New Roman" w:hAnsi="Times New Roman" w:cs="Times New Roman"/>
            <w:sz w:val="24"/>
            <w:szCs w:val="24"/>
          </w:rPr>
          <w:t>standard deviations compared with those</w:t>
        </w:r>
      </w:ins>
      <w:r w:rsidR="00AC3A27">
        <w:rPr>
          <w:rFonts w:ascii="Times New Roman" w:hAnsi="Times New Roman" w:cs="Times New Roman"/>
          <w:sz w:val="24"/>
          <w:szCs w:val="24"/>
        </w:rPr>
        <w:t xml:space="preserve"> of observations</w:t>
      </w:r>
      <w:r w:rsidR="00152F10">
        <w:rPr>
          <w:rFonts w:ascii="Times New Roman" w:hAnsi="Times New Roman" w:cs="Times New Roman"/>
          <w:sz w:val="24"/>
          <w:szCs w:val="24"/>
        </w:rPr>
        <w:t>.</w:t>
      </w:r>
      <w:bookmarkEnd w:id="208"/>
    </w:p>
    <w:p w14:paraId="465C0529" w14:textId="5FFF28A1"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w:t>
      </w:r>
      <w:r w:rsidR="00453BA5">
        <w:rPr>
          <w:rFonts w:ascii="Times New Roman" w:hAnsi="Times New Roman" w:cs="Times New Roman"/>
          <w:sz w:val="24"/>
          <w:szCs w:val="24"/>
        </w:rPr>
        <w:t>exhibit</w:t>
      </w:r>
      <w:r w:rsidR="00453BA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t>
      </w:r>
      <w:r w:rsidR="00453BA5">
        <w:rPr>
          <w:rFonts w:ascii="Times New Roman" w:hAnsi="Times New Roman" w:cs="Times New Roman"/>
          <w:sz w:val="24"/>
          <w:szCs w:val="24"/>
        </w:rPr>
        <w:t xml:space="preserve">and was usually accomplished </w:t>
      </w:r>
      <w:r w:rsidR="006B241F" w:rsidRPr="008D35DA">
        <w:rPr>
          <w:rFonts w:ascii="Times New Roman" w:hAnsi="Times New Roman" w:cs="Times New Roman"/>
          <w:sz w:val="24"/>
          <w:szCs w:val="24"/>
        </w:rPr>
        <w:t xml:space="preserve">with </w:t>
      </w:r>
      <w:r w:rsidR="00453BA5">
        <w:rPr>
          <w:rFonts w:ascii="Times New Roman" w:hAnsi="Times New Roman" w:cs="Times New Roman"/>
          <w:sz w:val="24"/>
          <w:szCs w:val="24"/>
        </w:rPr>
        <w:t xml:space="preserve">lower </w:t>
      </w:r>
      <w:del w:id="231" w:author="Yi Xu" w:date="2023-12-18T20:28:00Z">
        <w:r w:rsidR="006B241F" w:rsidRPr="008D35DA">
          <w:rPr>
            <w:rFonts w:ascii="Times New Roman" w:hAnsi="Times New Roman" w:cs="Times New Roman"/>
            <w:sz w:val="24"/>
            <w:szCs w:val="24"/>
          </w:rPr>
          <w:delText xml:space="preserve"> </w:delText>
        </w:r>
      </w:del>
      <w:r w:rsidR="006B241F" w:rsidRPr="008D35DA">
        <w:rPr>
          <w:rFonts w:ascii="Times New Roman" w:hAnsi="Times New Roman" w:cs="Times New Roman"/>
          <w:sz w:val="24"/>
          <w:szCs w:val="24"/>
        </w:rPr>
        <w:t>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Our retrospective analysis only </w:t>
      </w:r>
      <w:r w:rsidR="00FE1E97">
        <w:rPr>
          <w:rFonts w:ascii="Times New Roman" w:hAnsi="Times New Roman" w:cs="Times New Roman"/>
          <w:sz w:val="24"/>
          <w:szCs w:val="24"/>
        </w:rPr>
        <w:t>covered 12 years</w:t>
      </w:r>
      <w:r w:rsidR="002D1D3F">
        <w:rPr>
          <w:rFonts w:ascii="Times New Roman" w:hAnsi="Times New Roman" w:cs="Times New Roman"/>
          <w:sz w:val="24"/>
          <w:szCs w:val="24"/>
        </w:rPr>
        <w:t xml:space="preserve"> (</w:t>
      </w:r>
      <w:r w:rsidRPr="008D35DA">
        <w:rPr>
          <w:rFonts w:ascii="Times New Roman" w:hAnsi="Times New Roman" w:cs="Times New Roman"/>
          <w:sz w:val="24"/>
          <w:szCs w:val="24"/>
        </w:rPr>
        <w:t>3 cycles</w:t>
      </w:r>
      <w:r w:rsidR="002D1D3F">
        <w:rPr>
          <w:rFonts w:ascii="Times New Roman" w:hAnsi="Times New Roman" w:cs="Times New Roman"/>
          <w:sz w:val="24"/>
          <w:szCs w:val="24"/>
        </w:rPr>
        <w:t>)</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 xml:space="preserve">models evolve over time. Theoretically, informative models will move closer to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A34D9" w:rsidRPr="008D35DA">
        <w:rPr>
          <w:rFonts w:ascii="Times New Roman" w:hAnsi="Times New Roman" w:cs="Times New Roman"/>
          <w:sz w:val="24"/>
          <w:szCs w:val="24"/>
        </w:rPr>
        <w:t xml:space="preserve">bservation </w:t>
      </w:r>
      <w:r w:rsidR="00FE1E97" w:rsidRPr="008D35DA">
        <w:rPr>
          <w:rFonts w:ascii="Times New Roman" w:hAnsi="Times New Roman" w:cs="Times New Roman"/>
          <w:sz w:val="24"/>
          <w:szCs w:val="24"/>
        </w:rPr>
        <w:t xml:space="preserve">as more years of data </w:t>
      </w:r>
      <w:r w:rsidR="00453BA5" w:rsidRPr="008D35DA">
        <w:rPr>
          <w:rFonts w:ascii="Times New Roman" w:hAnsi="Times New Roman" w:cs="Times New Roman"/>
          <w:sz w:val="24"/>
          <w:szCs w:val="24"/>
        </w:rPr>
        <w:t>becom</w:t>
      </w:r>
      <w:r w:rsidR="00453BA5">
        <w:rPr>
          <w:rFonts w:ascii="Times New Roman" w:hAnsi="Times New Roman" w:cs="Times New Roman"/>
          <w:sz w:val="24"/>
          <w:szCs w:val="24"/>
        </w:rPr>
        <w:t>e</w:t>
      </w:r>
      <w:r w:rsidR="00453BA5"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available</w:t>
      </w:r>
      <w:r w:rsidR="002D53C4">
        <w:rPr>
          <w:rFonts w:ascii="Times New Roman" w:hAnsi="Times New Roman" w:cs="Times New Roman"/>
          <w:sz w:val="24"/>
          <w:szCs w:val="24"/>
        </w:rPr>
        <w:t>, assuming that the observation is a reliable reference</w:t>
      </w:r>
      <w:r w:rsidR="00FE1E97" w:rsidRPr="008D35DA">
        <w:rPr>
          <w:rFonts w:ascii="Times New Roman" w:hAnsi="Times New Roman" w:cs="Times New Roman"/>
          <w:sz w:val="24"/>
          <w:szCs w:val="24"/>
        </w:rPr>
        <w:t xml:space="preserve">. Models with false alarms </w:t>
      </w:r>
      <w:r w:rsidR="00222199">
        <w:rPr>
          <w:rFonts w:ascii="Times New Roman" w:hAnsi="Times New Roman" w:cs="Times New Roman"/>
          <w:sz w:val="24"/>
          <w:szCs w:val="24"/>
        </w:rPr>
        <w:t xml:space="preserve">(bad </w:t>
      </w:r>
      <w:del w:id="232" w:author="Yi Xu" w:date="2023-12-18T20:28:00Z">
        <w:r w:rsidR="00222199">
          <w:rPr>
            <w:rFonts w:ascii="Times New Roman" w:hAnsi="Times New Roman" w:cs="Times New Roman"/>
            <w:sz w:val="24"/>
            <w:szCs w:val="24"/>
          </w:rPr>
          <w:delText>model</w:delText>
        </w:r>
      </w:del>
      <w:ins w:id="233" w:author="Yi Xu" w:date="2023-12-18T20:28:00Z">
        <w:r w:rsidR="00222199">
          <w:rPr>
            <w:rFonts w:ascii="Times New Roman" w:hAnsi="Times New Roman" w:cs="Times New Roman"/>
            <w:sz w:val="24"/>
            <w:szCs w:val="24"/>
          </w:rPr>
          <w:t>model</w:t>
        </w:r>
        <w:r w:rsidR="009D641A">
          <w:rPr>
            <w:rFonts w:ascii="Times New Roman" w:hAnsi="Times New Roman" w:cs="Times New Roman"/>
            <w:sz w:val="24"/>
            <w:szCs w:val="24"/>
          </w:rPr>
          <w:t>s</w:t>
        </w:r>
      </w:ins>
      <w:r w:rsidR="00222199">
        <w:rPr>
          <w:rFonts w:ascii="Times New Roman" w:hAnsi="Times New Roman" w:cs="Times New Roman"/>
          <w:sz w:val="24"/>
          <w:szCs w:val="24"/>
        </w:rPr>
        <w:t xml:space="preserve"> but appear to have good performance</w:t>
      </w:r>
      <w:r w:rsidR="00152F10" w:rsidRPr="00152F10">
        <w:rPr>
          <w:rFonts w:ascii="Times New Roman" w:hAnsi="Times New Roman" w:cs="Times New Roman"/>
          <w:sz w:val="24"/>
          <w:szCs w:val="24"/>
        </w:rPr>
        <w:t xml:space="preserve"> </w:t>
      </w:r>
      <w:r w:rsidR="00152F10">
        <w:rPr>
          <w:rFonts w:ascii="Times New Roman" w:hAnsi="Times New Roman" w:cs="Times New Roman"/>
          <w:sz w:val="24"/>
          <w:szCs w:val="24"/>
        </w:rPr>
        <w:t>temporarily</w:t>
      </w:r>
      <w:r w:rsidR="00222199">
        <w:rPr>
          <w:rFonts w:ascii="Times New Roman" w:hAnsi="Times New Roman" w:cs="Times New Roman"/>
          <w:sz w:val="24"/>
          <w:szCs w:val="24"/>
        </w:rPr>
        <w:t xml:space="preserve">) </w:t>
      </w:r>
      <w:r w:rsidR="00FE1E97" w:rsidRPr="008D35DA">
        <w:rPr>
          <w:rFonts w:ascii="Times New Roman" w:hAnsi="Times New Roman" w:cs="Times New Roman"/>
          <w:sz w:val="24"/>
          <w:szCs w:val="24"/>
        </w:rPr>
        <w:t xml:space="preserve">will either </w:t>
      </w:r>
      <w:del w:id="234" w:author="Yi Xu" w:date="2023-12-18T20:28:00Z">
        <w:r w:rsidR="00FE1E97" w:rsidRPr="008D35DA">
          <w:rPr>
            <w:rFonts w:ascii="Times New Roman" w:hAnsi="Times New Roman" w:cs="Times New Roman"/>
            <w:sz w:val="24"/>
            <w:szCs w:val="24"/>
          </w:rPr>
          <w:delText>wander around</w:delText>
        </w:r>
      </w:del>
      <w:ins w:id="235" w:author="Yi Xu" w:date="2023-12-18T20:28:00Z">
        <w:r w:rsidR="009D641A">
          <w:rPr>
            <w:rFonts w:ascii="Times New Roman" w:hAnsi="Times New Roman" w:cs="Times New Roman"/>
            <w:sz w:val="24"/>
            <w:szCs w:val="24"/>
          </w:rPr>
          <w:t>demonstrate erratic behavior</w:t>
        </w:r>
      </w:ins>
      <w:r w:rsidR="009D641A">
        <w:rPr>
          <w:rFonts w:ascii="Times New Roman" w:hAnsi="Times New Roman" w:cs="Times New Roman"/>
          <w:sz w:val="24"/>
          <w:szCs w:val="24"/>
        </w:rPr>
        <w:t xml:space="preserve"> or </w:t>
      </w:r>
      <w:del w:id="236" w:author="Yi Xu" w:date="2023-12-18T20:28:00Z">
        <w:r w:rsidR="00FE1E97" w:rsidRPr="008D35DA">
          <w:rPr>
            <w:rFonts w:ascii="Times New Roman" w:hAnsi="Times New Roman" w:cs="Times New Roman"/>
            <w:sz w:val="24"/>
            <w:szCs w:val="24"/>
          </w:rPr>
          <w:delText>move</w:delText>
        </w:r>
      </w:del>
      <w:ins w:id="237" w:author="Yi Xu" w:date="2023-12-18T20:28:00Z">
        <w:r w:rsidR="009D641A">
          <w:rPr>
            <w:rFonts w:ascii="Times New Roman" w:hAnsi="Times New Roman" w:cs="Times New Roman"/>
            <w:sz w:val="24"/>
            <w:szCs w:val="24"/>
          </w:rPr>
          <w:t>deviate</w:t>
        </w:r>
      </w:ins>
      <w:r w:rsidR="00FE1E97" w:rsidRPr="008D35DA">
        <w:rPr>
          <w:rFonts w:ascii="Times New Roman" w:hAnsi="Times New Roman" w:cs="Times New Roman"/>
          <w:sz w:val="24"/>
          <w:szCs w:val="24"/>
        </w:rPr>
        <w:t xml:space="preserve"> further </w:t>
      </w:r>
      <w:del w:id="238" w:author="Yi Xu" w:date="2023-12-18T20:28:00Z">
        <w:r w:rsidR="00FE1E97" w:rsidRPr="008D35DA">
          <w:rPr>
            <w:rFonts w:ascii="Times New Roman" w:hAnsi="Times New Roman" w:cs="Times New Roman"/>
            <w:sz w:val="24"/>
            <w:szCs w:val="24"/>
          </w:rPr>
          <w:delText xml:space="preserve">away </w:delText>
        </w:r>
      </w:del>
      <w:r w:rsidR="00FE1E97" w:rsidRPr="008D35DA">
        <w:rPr>
          <w:rFonts w:ascii="Times New Roman" w:hAnsi="Times New Roman" w:cs="Times New Roman"/>
          <w:sz w:val="24"/>
          <w:szCs w:val="24"/>
        </w:rPr>
        <w:t xml:space="preserve">from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E1E97" w:rsidRPr="008D35DA">
        <w:rPr>
          <w:rFonts w:ascii="Times New Roman" w:hAnsi="Times New Roman" w:cs="Times New Roman"/>
          <w:sz w:val="24"/>
          <w:szCs w:val="24"/>
        </w:rPr>
        <w:t xml:space="preserve">bservation. Monitoring the </w:t>
      </w:r>
      <w:r w:rsidR="00823B4F">
        <w:rPr>
          <w:rFonts w:ascii="Times New Roman" w:hAnsi="Times New Roman" w:cs="Times New Roman"/>
          <w:sz w:val="24"/>
          <w:szCs w:val="24"/>
        </w:rPr>
        <w:t xml:space="preserve">moving </w:t>
      </w:r>
      <w:r w:rsidR="00FE1E97" w:rsidRPr="008D35DA">
        <w:rPr>
          <w:rFonts w:ascii="Times New Roman" w:hAnsi="Times New Roman" w:cs="Times New Roman"/>
          <w:sz w:val="24"/>
          <w:szCs w:val="24"/>
        </w:rPr>
        <w:t xml:space="preserve">directions of each model for multiple years may </w:t>
      </w:r>
      <w:r w:rsidR="004457DA" w:rsidRPr="004457DA">
        <w:rPr>
          <w:rFonts w:ascii="Times New Roman" w:hAnsi="Times New Roman" w:cs="Times New Roman"/>
          <w:sz w:val="24"/>
          <w:szCs w:val="24"/>
        </w:rPr>
        <w:t xml:space="preserve">provide insights into their relative forecasting skill or potential for improvement, based on </w:t>
      </w:r>
      <w:r w:rsidR="002D1D3F">
        <w:rPr>
          <w:rFonts w:ascii="Times New Roman" w:hAnsi="Times New Roman" w:cs="Times New Roman"/>
          <w:sz w:val="24"/>
          <w:szCs w:val="24"/>
        </w:rPr>
        <w:t xml:space="preserve">relative </w:t>
      </w:r>
      <w:r w:rsidR="004457DA" w:rsidRPr="004457DA">
        <w:rPr>
          <w:rFonts w:ascii="Times New Roman" w:hAnsi="Times New Roman" w:cs="Times New Roman"/>
          <w:sz w:val="24"/>
          <w:szCs w:val="24"/>
        </w:rPr>
        <w:t>differences compared to obser</w:t>
      </w:r>
      <w:r w:rsidR="00D75BC4">
        <w:rPr>
          <w:rFonts w:ascii="Times New Roman" w:hAnsi="Times New Roman" w:cs="Times New Roman"/>
          <w:sz w:val="24"/>
          <w:szCs w:val="24"/>
        </w:rPr>
        <w:t>vation</w:t>
      </w:r>
      <w:r w:rsidR="004457DA" w:rsidRPr="004457DA">
        <w:rPr>
          <w:rFonts w:ascii="Times New Roman" w:hAnsi="Times New Roman" w:cs="Times New Roman"/>
          <w:sz w:val="24"/>
          <w:szCs w:val="24"/>
        </w:rPr>
        <w:t>s.</w:t>
      </w:r>
    </w:p>
    <w:p w14:paraId="2CDF2385" w14:textId="71CDA2B4"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a single distance metric, similar to Mohn’s rho value (Mohn,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C00834">
        <w:rPr>
          <w:rFonts w:ascii="Times New Roman" w:hAnsi="Times New Roman" w:cs="Times New Roman"/>
          <w:sz w:val="24"/>
          <w:szCs w:val="24"/>
        </w:rPr>
        <w:t xml:space="preserve">developed </w:t>
      </w:r>
      <w:r w:rsidR="00C00834">
        <w:rPr>
          <w:rFonts w:ascii="Times New Roman" w:hAnsi="Times New Roman" w:cs="Times New Roman"/>
          <w:sz w:val="24"/>
          <w:szCs w:val="24"/>
        </w:rPr>
        <w:lastRenderedPageBreak/>
        <w:t>with proper weights among three metrics</w:t>
      </w:r>
      <w:r w:rsidR="00BC06C3">
        <w:rPr>
          <w:rFonts w:ascii="Times New Roman" w:hAnsi="Times New Roman" w:cs="Times New Roman"/>
          <w:sz w:val="24"/>
          <w:szCs w:val="24"/>
        </w:rPr>
        <w:t xml:space="preserve">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19D02EE2" w14:textId="67637657" w:rsidR="00256508" w:rsidRDefault="008F70F1" w:rsidP="006D3134">
      <w:pPr>
        <w:spacing w:line="480" w:lineRule="auto"/>
        <w:ind w:firstLine="360"/>
        <w:rPr>
          <w:ins w:id="239" w:author="Yi Xu" w:date="2023-12-18T20:28:00Z"/>
          <w:rFonts w:ascii="Times New Roman" w:hAnsi="Times New Roman" w:cs="Times New Roman"/>
          <w:sz w:val="24"/>
          <w:szCs w:val="24"/>
        </w:rPr>
      </w:pPr>
      <w:r>
        <w:rPr>
          <w:rFonts w:ascii="Times New Roman" w:hAnsi="Times New Roman" w:cs="Times New Roman"/>
          <w:sz w:val="24"/>
          <w:szCs w:val="24"/>
        </w:rPr>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Peterman &amp; Dorner 2012; Malick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w:t>
      </w:r>
      <w:r w:rsidR="00B94D72" w:rsidRPr="00B94D72">
        <w:rPr>
          <w:rFonts w:ascii="Times New Roman" w:hAnsi="Times New Roman" w:cs="Times New Roman"/>
          <w:sz w:val="24"/>
          <w:szCs w:val="24"/>
        </w:rPr>
        <w:t xml:space="preserve">Such non-stationarity </w:t>
      </w:r>
      <w:r w:rsidR="00B94D72">
        <w:rPr>
          <w:rFonts w:ascii="Times New Roman" w:hAnsi="Times New Roman" w:cs="Times New Roman"/>
          <w:sz w:val="24"/>
          <w:szCs w:val="24"/>
        </w:rPr>
        <w:t xml:space="preserve">calls for </w:t>
      </w:r>
      <w:r w:rsidR="00B94D72" w:rsidRPr="00B94D72">
        <w:rPr>
          <w:rFonts w:ascii="Times New Roman" w:hAnsi="Times New Roman" w:cs="Times New Roman"/>
          <w:sz w:val="24"/>
          <w:szCs w:val="24"/>
        </w:rPr>
        <w:t>continuous evaluat</w:t>
      </w:r>
      <w:r w:rsidR="00B94D72">
        <w:rPr>
          <w:rFonts w:ascii="Times New Roman" w:hAnsi="Times New Roman" w:cs="Times New Roman"/>
          <w:sz w:val="24"/>
          <w:szCs w:val="24"/>
        </w:rPr>
        <w:t>ion of</w:t>
      </w:r>
      <w:r w:rsidR="00B94D72" w:rsidRPr="00B94D72">
        <w:rPr>
          <w:rFonts w:ascii="Times New Roman" w:hAnsi="Times New Roman" w:cs="Times New Roman"/>
          <w:sz w:val="24"/>
          <w:szCs w:val="24"/>
        </w:rPr>
        <w:t xml:space="preserve"> previously established forecast models.</w:t>
      </w:r>
      <w:r w:rsidR="0070006A" w:rsidRPr="0070006A">
        <w:t xml:space="preserve"> </w:t>
      </w:r>
      <w:r w:rsidR="0070006A">
        <w:rPr>
          <w:rFonts w:ascii="Times New Roman" w:hAnsi="Times New Roman" w:cs="Times New Roman"/>
          <w:sz w:val="24"/>
          <w:szCs w:val="24"/>
        </w:rPr>
        <w:t>W</w:t>
      </w:r>
      <w:r w:rsidR="0070006A" w:rsidRPr="0070006A">
        <w:rPr>
          <w:rFonts w:ascii="Times New Roman" w:hAnsi="Times New Roman" w:cs="Times New Roman"/>
          <w:sz w:val="24"/>
          <w:szCs w:val="24"/>
        </w:rPr>
        <w:t xml:space="preserve">hile </w:t>
      </w:r>
      <w:r w:rsidR="00C96161" w:rsidRPr="0070006A">
        <w:rPr>
          <w:rFonts w:ascii="Times New Roman" w:hAnsi="Times New Roman" w:cs="Times New Roman"/>
          <w:sz w:val="24"/>
          <w:szCs w:val="24"/>
        </w:rPr>
        <w:t xml:space="preserve">annually </w:t>
      </w:r>
      <w:r w:rsidR="0070006A">
        <w:rPr>
          <w:rFonts w:ascii="Times New Roman" w:hAnsi="Times New Roman" w:cs="Times New Roman"/>
          <w:sz w:val="24"/>
          <w:szCs w:val="24"/>
        </w:rPr>
        <w:t>evaluating the</w:t>
      </w:r>
      <w:r w:rsidR="0070006A" w:rsidRPr="0070006A">
        <w:rPr>
          <w:rFonts w:ascii="Times New Roman" w:hAnsi="Times New Roman" w:cs="Times New Roman"/>
          <w:sz w:val="24"/>
          <w:szCs w:val="24"/>
        </w:rPr>
        <w:t xml:space="preserve"> performance </w:t>
      </w:r>
      <w:r w:rsidR="0070006A">
        <w:rPr>
          <w:rFonts w:ascii="Times New Roman" w:hAnsi="Times New Roman" w:cs="Times New Roman"/>
          <w:sz w:val="24"/>
          <w:szCs w:val="24"/>
        </w:rPr>
        <w:t>of forecast models</w:t>
      </w:r>
      <w:r w:rsidR="00C96161">
        <w:rPr>
          <w:rFonts w:ascii="Times New Roman" w:hAnsi="Times New Roman" w:cs="Times New Roman"/>
          <w:sz w:val="24"/>
          <w:szCs w:val="24"/>
        </w:rPr>
        <w:t xml:space="preserve"> </w:t>
      </w:r>
      <w:del w:id="240" w:author="Yi Xu" w:date="2023-12-18T20:28:00Z">
        <w:r w:rsidR="00C96161">
          <w:rPr>
            <w:rFonts w:ascii="Times New Roman" w:hAnsi="Times New Roman" w:cs="Times New Roman"/>
            <w:sz w:val="24"/>
            <w:szCs w:val="24"/>
          </w:rPr>
          <w:delText xml:space="preserve">that </w:delText>
        </w:r>
        <w:r w:rsidR="00C96161" w:rsidRPr="00C96161">
          <w:rPr>
            <w:rFonts w:ascii="Times New Roman" w:hAnsi="Times New Roman" w:cs="Times New Roman"/>
            <w:sz w:val="24"/>
            <w:szCs w:val="24"/>
          </w:rPr>
          <w:delText>include</w:delText>
        </w:r>
      </w:del>
      <w:ins w:id="241" w:author="Yi Xu" w:date="2023-12-18T20:28:00Z">
        <w:r w:rsidR="00EE5642">
          <w:rPr>
            <w:rFonts w:ascii="Times New Roman" w:hAnsi="Times New Roman" w:cs="Times New Roman"/>
            <w:sz w:val="24"/>
            <w:szCs w:val="24"/>
          </w:rPr>
          <w:t>with</w:t>
        </w:r>
      </w:ins>
      <w:r w:rsidR="00C96161" w:rsidRPr="00C96161">
        <w:rPr>
          <w:rFonts w:ascii="Times New Roman" w:hAnsi="Times New Roman" w:cs="Times New Roman"/>
          <w:sz w:val="24"/>
          <w:szCs w:val="24"/>
        </w:rPr>
        <w:t xml:space="preserve"> environmental variables</w:t>
      </w:r>
      <w:r w:rsidR="0070006A">
        <w:rPr>
          <w:rFonts w:ascii="Times New Roman" w:hAnsi="Times New Roman" w:cs="Times New Roman"/>
          <w:sz w:val="24"/>
          <w:szCs w:val="24"/>
        </w:rPr>
        <w:t xml:space="preserve"> may facilitate more accurate and precise forecasts, </w:t>
      </w:r>
      <w:r w:rsidR="0070006A" w:rsidRPr="0070006A">
        <w:rPr>
          <w:rFonts w:ascii="Times New Roman" w:hAnsi="Times New Roman" w:cs="Times New Roman"/>
          <w:sz w:val="24"/>
          <w:szCs w:val="24"/>
        </w:rPr>
        <w:t xml:space="preserve">actually </w:t>
      </w:r>
      <w:del w:id="242" w:author="Yi Xu" w:date="2023-12-18T20:28:00Z">
        <w:r w:rsidR="0070006A">
          <w:rPr>
            <w:rFonts w:ascii="Times New Roman" w:hAnsi="Times New Roman" w:cs="Times New Roman"/>
            <w:sz w:val="24"/>
            <w:szCs w:val="24"/>
          </w:rPr>
          <w:delText>incorporating</w:delText>
        </w:r>
      </w:del>
      <w:ins w:id="243" w:author="Yi Xu" w:date="2023-12-18T20:28:00Z">
        <w:r w:rsidR="00EE5642">
          <w:rPr>
            <w:rFonts w:ascii="Times New Roman" w:hAnsi="Times New Roman" w:cs="Times New Roman"/>
            <w:sz w:val="24"/>
            <w:szCs w:val="24"/>
          </w:rPr>
          <w:t>implementing</w:t>
        </w:r>
      </w:ins>
      <w:r w:rsidR="00EE5642">
        <w:rPr>
          <w:rFonts w:ascii="Times New Roman" w:hAnsi="Times New Roman" w:cs="Times New Roman"/>
          <w:sz w:val="24"/>
          <w:szCs w:val="24"/>
        </w:rPr>
        <w:t xml:space="preserve"> </w:t>
      </w:r>
      <w:r w:rsidR="0070006A">
        <w:rPr>
          <w:rFonts w:ascii="Times New Roman" w:hAnsi="Times New Roman" w:cs="Times New Roman"/>
          <w:sz w:val="24"/>
          <w:szCs w:val="24"/>
        </w:rPr>
        <w:t>the</w:t>
      </w:r>
      <w:r w:rsidR="0070006A" w:rsidRPr="0070006A">
        <w:rPr>
          <w:rFonts w:ascii="Times New Roman" w:hAnsi="Times New Roman" w:cs="Times New Roman"/>
          <w:sz w:val="24"/>
          <w:szCs w:val="24"/>
        </w:rPr>
        <w:t xml:space="preserve"> </w:t>
      </w:r>
      <w:r w:rsidR="0070006A">
        <w:rPr>
          <w:rFonts w:ascii="Times New Roman" w:hAnsi="Times New Roman" w:cs="Times New Roman"/>
          <w:sz w:val="24"/>
          <w:szCs w:val="24"/>
        </w:rPr>
        <w:t xml:space="preserve">best performing models </w:t>
      </w:r>
      <w:del w:id="244" w:author="Yi Xu" w:date="2023-12-18T20:28:00Z">
        <w:r w:rsidR="0070006A">
          <w:rPr>
            <w:rFonts w:ascii="Times New Roman" w:hAnsi="Times New Roman" w:cs="Times New Roman"/>
            <w:sz w:val="24"/>
            <w:szCs w:val="24"/>
          </w:rPr>
          <w:delText xml:space="preserve">into the </w:delText>
        </w:r>
        <w:r w:rsidR="0070006A" w:rsidRPr="0070006A">
          <w:rPr>
            <w:rFonts w:ascii="Times New Roman" w:hAnsi="Times New Roman" w:cs="Times New Roman"/>
            <w:sz w:val="24"/>
            <w:szCs w:val="24"/>
          </w:rPr>
          <w:delText xml:space="preserve">management process </w:delText>
        </w:r>
      </w:del>
      <w:r w:rsidR="0070006A" w:rsidRPr="0070006A">
        <w:rPr>
          <w:rFonts w:ascii="Times New Roman" w:hAnsi="Times New Roman" w:cs="Times New Roman"/>
          <w:sz w:val="24"/>
          <w:szCs w:val="24"/>
        </w:rPr>
        <w:t xml:space="preserve">every year </w:t>
      </w:r>
      <w:r w:rsidR="0070006A">
        <w:rPr>
          <w:rFonts w:ascii="Times New Roman" w:hAnsi="Times New Roman" w:cs="Times New Roman"/>
          <w:sz w:val="24"/>
          <w:szCs w:val="24"/>
        </w:rPr>
        <w:t>can</w:t>
      </w:r>
      <w:r w:rsidR="0070006A" w:rsidRPr="0070006A">
        <w:rPr>
          <w:rFonts w:ascii="Times New Roman" w:hAnsi="Times New Roman" w:cs="Times New Roman"/>
          <w:sz w:val="24"/>
          <w:szCs w:val="24"/>
        </w:rPr>
        <w:t xml:space="preserve"> be disruptive and </w:t>
      </w:r>
      <w:r w:rsidR="0070006A">
        <w:rPr>
          <w:rFonts w:ascii="Times New Roman" w:hAnsi="Times New Roman" w:cs="Times New Roman"/>
          <w:sz w:val="24"/>
          <w:szCs w:val="24"/>
        </w:rPr>
        <w:t xml:space="preserve">may </w:t>
      </w:r>
      <w:r w:rsidR="0070006A" w:rsidRPr="0070006A">
        <w:rPr>
          <w:rFonts w:ascii="Times New Roman" w:hAnsi="Times New Roman" w:cs="Times New Roman"/>
          <w:sz w:val="24"/>
          <w:szCs w:val="24"/>
        </w:rPr>
        <w:t>risk chasing noise</w:t>
      </w:r>
      <w:r w:rsidR="007111DB">
        <w:rPr>
          <w:rFonts w:ascii="Times New Roman" w:hAnsi="Times New Roman" w:cs="Times New Roman"/>
          <w:sz w:val="24"/>
          <w:szCs w:val="24"/>
        </w:rPr>
        <w:t xml:space="preserve"> (Winship et al., 2015)</w:t>
      </w:r>
      <w:r w:rsidR="004F4D1F">
        <w:rPr>
          <w:rFonts w:ascii="Times New Roman" w:hAnsi="Times New Roman" w:cs="Times New Roman"/>
          <w:sz w:val="24"/>
          <w:szCs w:val="24"/>
        </w:rPr>
        <w:t xml:space="preserve">. Therefore, </w:t>
      </w:r>
      <w:del w:id="245" w:author="Yi Xu" w:date="2023-12-18T20:28:00Z">
        <w:r w:rsidR="004F4D1F">
          <w:rPr>
            <w:rFonts w:ascii="Times New Roman" w:hAnsi="Times New Roman" w:cs="Times New Roman"/>
            <w:sz w:val="24"/>
            <w:szCs w:val="24"/>
          </w:rPr>
          <w:delText>we</w:delText>
        </w:r>
      </w:del>
      <w:ins w:id="246" w:author="Yi Xu" w:date="2023-12-18T20:28:00Z">
        <w:r w:rsidR="009015EC">
          <w:rPr>
            <w:rFonts w:ascii="Times New Roman" w:hAnsi="Times New Roman" w:cs="Times New Roman"/>
            <w:sz w:val="24"/>
            <w:szCs w:val="24"/>
          </w:rPr>
          <w:t>caution</w:t>
        </w:r>
      </w:ins>
      <w:r w:rsidR="009015EC">
        <w:rPr>
          <w:rFonts w:ascii="Times New Roman" w:hAnsi="Times New Roman" w:cs="Times New Roman"/>
          <w:sz w:val="24"/>
          <w:szCs w:val="24"/>
        </w:rPr>
        <w:t xml:space="preserve"> should be </w:t>
      </w:r>
      <w:del w:id="247" w:author="Yi Xu" w:date="2023-12-18T20:28:00Z">
        <w:r w:rsidR="004F4D1F">
          <w:rPr>
            <w:rFonts w:ascii="Times New Roman" w:hAnsi="Times New Roman" w:cs="Times New Roman"/>
            <w:sz w:val="24"/>
            <w:szCs w:val="24"/>
          </w:rPr>
          <w:delText>cautious</w:delText>
        </w:r>
      </w:del>
      <w:ins w:id="248" w:author="Yi Xu" w:date="2023-12-18T20:28:00Z">
        <w:r w:rsidR="009015EC">
          <w:rPr>
            <w:rFonts w:ascii="Times New Roman" w:hAnsi="Times New Roman" w:cs="Times New Roman"/>
            <w:sz w:val="24"/>
            <w:szCs w:val="24"/>
          </w:rPr>
          <w:t>taken when</w:t>
        </w:r>
      </w:ins>
      <w:r w:rsidR="004F4D1F">
        <w:rPr>
          <w:rFonts w:ascii="Times New Roman" w:hAnsi="Times New Roman" w:cs="Times New Roman"/>
          <w:sz w:val="24"/>
          <w:szCs w:val="24"/>
        </w:rPr>
        <w:t xml:space="preserve"> interpreting results based on single-year performance</w:t>
      </w:r>
      <w:r w:rsidR="00A76018">
        <w:rPr>
          <w:rFonts w:ascii="Times New Roman" w:hAnsi="Times New Roman" w:cs="Times New Roman"/>
          <w:sz w:val="24"/>
          <w:szCs w:val="24"/>
        </w:rPr>
        <w:t xml:space="preserve"> </w:t>
      </w:r>
      <w:del w:id="249" w:author="Yi Xu" w:date="2023-12-18T20:28:00Z">
        <w:r w:rsidR="004F4D1F">
          <w:rPr>
            <w:rFonts w:ascii="Times New Roman" w:hAnsi="Times New Roman" w:cs="Times New Roman"/>
            <w:sz w:val="24"/>
            <w:szCs w:val="24"/>
          </w:rPr>
          <w:delText>but rather focus</w:delText>
        </w:r>
      </w:del>
      <w:ins w:id="250" w:author="Yi Xu" w:date="2023-12-18T20:28:00Z">
        <w:r w:rsidR="00A76018">
          <w:rPr>
            <w:rFonts w:ascii="Times New Roman" w:hAnsi="Times New Roman" w:cs="Times New Roman"/>
            <w:sz w:val="24"/>
            <w:szCs w:val="24"/>
          </w:rPr>
          <w:t>while emphasis may be put</w:t>
        </w:r>
      </w:ins>
      <w:r w:rsidR="00A76018">
        <w:rPr>
          <w:rFonts w:ascii="Times New Roman" w:hAnsi="Times New Roman" w:cs="Times New Roman"/>
          <w:sz w:val="24"/>
          <w:szCs w:val="24"/>
        </w:rPr>
        <w:t xml:space="preserve"> </w:t>
      </w:r>
      <w:r w:rsidR="004F4D1F">
        <w:rPr>
          <w:rFonts w:ascii="Times New Roman" w:hAnsi="Times New Roman" w:cs="Times New Roman"/>
          <w:sz w:val="24"/>
          <w:szCs w:val="24"/>
        </w:rPr>
        <w:t xml:space="preserve">on performance stability across multiple years </w:t>
      </w:r>
      <w:del w:id="251" w:author="Yi Xu" w:date="2023-12-18T20:28:00Z">
        <w:r w:rsidR="004F4D1F">
          <w:rPr>
            <w:rFonts w:ascii="Times New Roman" w:hAnsi="Times New Roman" w:cs="Times New Roman"/>
            <w:sz w:val="24"/>
            <w:szCs w:val="24"/>
          </w:rPr>
          <w:delText>if such risk was introduced by</w:delText>
        </w:r>
      </w:del>
      <w:ins w:id="252" w:author="Yi Xu" w:date="2023-12-18T20:28:00Z">
        <w:r w:rsidR="00A76018">
          <w:rPr>
            <w:rFonts w:ascii="Times New Roman" w:hAnsi="Times New Roman" w:cs="Times New Roman"/>
            <w:sz w:val="24"/>
            <w:szCs w:val="24"/>
          </w:rPr>
          <w:t>in the case of</w:t>
        </w:r>
      </w:ins>
      <w:r w:rsidR="004F4D1F">
        <w:rPr>
          <w:rFonts w:ascii="Times New Roman" w:hAnsi="Times New Roman" w:cs="Times New Roman"/>
          <w:sz w:val="24"/>
          <w:szCs w:val="24"/>
        </w:rPr>
        <w:t xml:space="preserve"> model overfitting or data quality issues. </w:t>
      </w:r>
      <w:ins w:id="253" w:author="Yi Xu" w:date="2023-12-18T20:28:00Z">
        <w:r w:rsidR="00256508" w:rsidRPr="00256508">
          <w:rPr>
            <w:rFonts w:ascii="Times New Roman" w:hAnsi="Times New Roman" w:cs="Times New Roman"/>
            <w:sz w:val="24"/>
            <w:szCs w:val="24"/>
          </w:rPr>
          <w:t xml:space="preserve">By using a moving data window or down-weighting more distant data, </w:t>
        </w:r>
      </w:ins>
      <w:r w:rsidR="00256508" w:rsidRPr="00256508">
        <w:rPr>
          <w:rFonts w:ascii="Times New Roman" w:hAnsi="Times New Roman" w:cs="Times New Roman"/>
          <w:sz w:val="24"/>
          <w:szCs w:val="24"/>
        </w:rPr>
        <w:t xml:space="preserve">Winship et al. (2015) </w:t>
      </w:r>
      <w:del w:id="254" w:author="Yi Xu" w:date="2023-12-18T20:28:00Z">
        <w:r w:rsidR="00745183">
          <w:rPr>
            <w:rFonts w:ascii="Times New Roman" w:hAnsi="Times New Roman" w:cs="Times New Roman"/>
            <w:sz w:val="24"/>
            <w:szCs w:val="24"/>
          </w:rPr>
          <w:delText xml:space="preserve">identified </w:delText>
        </w:r>
      </w:del>
      <w:ins w:id="255" w:author="Yi Xu" w:date="2023-12-18T20:28:00Z">
        <w:r w:rsidR="00256508" w:rsidRPr="00256508">
          <w:rPr>
            <w:rFonts w:ascii="Times New Roman" w:hAnsi="Times New Roman" w:cs="Times New Roman"/>
            <w:sz w:val="24"/>
            <w:szCs w:val="24"/>
          </w:rPr>
          <w:t xml:space="preserve">found that the performances of various models changed over time and that there were </w:t>
        </w:r>
      </w:ins>
      <w:r w:rsidR="00256508" w:rsidRPr="00256508">
        <w:rPr>
          <w:rFonts w:ascii="Times New Roman" w:hAnsi="Times New Roman" w:cs="Times New Roman"/>
          <w:sz w:val="24"/>
          <w:szCs w:val="24"/>
        </w:rPr>
        <w:t xml:space="preserve">a lot of inter-annual variation in the environmental covariates </w:t>
      </w:r>
      <w:ins w:id="256" w:author="Yi Xu" w:date="2023-12-18T20:28:00Z">
        <w:r w:rsidR="00256508" w:rsidRPr="00256508">
          <w:rPr>
            <w:rFonts w:ascii="Times New Roman" w:hAnsi="Times New Roman" w:cs="Times New Roman"/>
            <w:sz w:val="24"/>
            <w:szCs w:val="24"/>
          </w:rPr>
          <w:t xml:space="preserve">identified </w:t>
        </w:r>
      </w:ins>
      <w:r w:rsidR="00256508" w:rsidRPr="00256508">
        <w:rPr>
          <w:rFonts w:ascii="Times New Roman" w:hAnsi="Times New Roman" w:cs="Times New Roman"/>
          <w:sz w:val="24"/>
          <w:szCs w:val="24"/>
        </w:rPr>
        <w:t>for inclusion in a forecast model for a Chinook salmon stock.</w:t>
      </w:r>
      <w:del w:id="257" w:author="Yi Xu" w:date="2023-12-18T20:28:00Z">
        <w:r w:rsidR="00F417F5">
          <w:rPr>
            <w:rFonts w:ascii="Times New Roman" w:hAnsi="Times New Roman" w:cs="Times New Roman"/>
            <w:sz w:val="24"/>
            <w:szCs w:val="24"/>
          </w:rPr>
          <w:delText xml:space="preserve"> When</w:delText>
        </w:r>
        <w:r w:rsidR="00745183">
          <w:rPr>
            <w:rFonts w:ascii="Times New Roman" w:hAnsi="Times New Roman" w:cs="Times New Roman"/>
            <w:sz w:val="24"/>
            <w:szCs w:val="24"/>
          </w:rPr>
          <w:delText xml:space="preserve"> </w:delText>
        </w:r>
        <w:r w:rsidR="00745183" w:rsidRPr="00C96161">
          <w:rPr>
            <w:rFonts w:ascii="Times New Roman" w:hAnsi="Times New Roman" w:cs="Times New Roman"/>
            <w:sz w:val="24"/>
            <w:szCs w:val="24"/>
          </w:rPr>
          <w:delText>using a moving data window or down-weighting more distant data</w:delText>
        </w:r>
        <w:r w:rsidR="00745183">
          <w:rPr>
            <w:rFonts w:ascii="Times New Roman" w:hAnsi="Times New Roman" w:cs="Times New Roman"/>
            <w:sz w:val="24"/>
            <w:szCs w:val="24"/>
          </w:rPr>
          <w:delText>,</w:delText>
        </w:r>
        <w:r w:rsidR="00745183" w:rsidRPr="00C96161">
          <w:rPr>
            <w:rFonts w:ascii="Times New Roman" w:hAnsi="Times New Roman" w:cs="Times New Roman"/>
            <w:sz w:val="24"/>
            <w:szCs w:val="24"/>
          </w:rPr>
          <w:delText xml:space="preserve"> </w:delText>
        </w:r>
        <w:r w:rsidR="00745183">
          <w:rPr>
            <w:rFonts w:ascii="Times New Roman" w:hAnsi="Times New Roman" w:cs="Times New Roman"/>
            <w:sz w:val="24"/>
            <w:szCs w:val="24"/>
          </w:rPr>
          <w:delText>the performance of various models changed even more frequent over time and no stable specific functional relationship was identified in their study.</w:delText>
        </w:r>
      </w:del>
      <w:r w:rsidR="00256508" w:rsidRPr="00256508">
        <w:rPr>
          <w:rFonts w:ascii="Times New Roman" w:hAnsi="Times New Roman" w:cs="Times New Roman"/>
          <w:sz w:val="24"/>
          <w:szCs w:val="24"/>
        </w:rPr>
        <w:t xml:space="preserve"> </w:t>
      </w:r>
      <w:r w:rsidR="006D3134" w:rsidRPr="006D3134">
        <w:rPr>
          <w:rFonts w:ascii="Times New Roman" w:hAnsi="Times New Roman" w:cs="Times New Roman"/>
          <w:sz w:val="24"/>
          <w:szCs w:val="24"/>
        </w:rPr>
        <w:t>There is a need to conduct more research to identify models that perform more consistently over time and more robustly to environmental changes</w:t>
      </w:r>
      <w:r w:rsidR="006D3134">
        <w:rPr>
          <w:rFonts w:ascii="Times New Roman" w:hAnsi="Times New Roman" w:cs="Times New Roman"/>
          <w:sz w:val="24"/>
          <w:szCs w:val="24"/>
        </w:rPr>
        <w:t xml:space="preserve">, particularly in the light of the connections between </w:t>
      </w:r>
      <w:r w:rsidR="006D3134" w:rsidRPr="006D3134">
        <w:rPr>
          <w:rFonts w:ascii="Times New Roman" w:hAnsi="Times New Roman" w:cs="Times New Roman"/>
          <w:sz w:val="24"/>
          <w:szCs w:val="24"/>
        </w:rPr>
        <w:t>life history</w:t>
      </w:r>
      <w:r w:rsidR="006D3134">
        <w:rPr>
          <w:rFonts w:ascii="Times New Roman" w:hAnsi="Times New Roman" w:cs="Times New Roman"/>
          <w:sz w:val="24"/>
          <w:szCs w:val="24"/>
        </w:rPr>
        <w:t xml:space="preserve"> </w:t>
      </w:r>
      <w:r w:rsidR="006D3134" w:rsidRPr="006D3134">
        <w:rPr>
          <w:rFonts w:ascii="Times New Roman" w:hAnsi="Times New Roman" w:cs="Times New Roman"/>
          <w:sz w:val="24"/>
          <w:szCs w:val="24"/>
        </w:rPr>
        <w:t>characteristics</w:t>
      </w:r>
      <w:r w:rsidR="006D3134">
        <w:rPr>
          <w:rFonts w:ascii="Times New Roman" w:hAnsi="Times New Roman" w:cs="Times New Roman"/>
          <w:sz w:val="24"/>
          <w:szCs w:val="24"/>
        </w:rPr>
        <w:t xml:space="preserve"> of different taxa and forecast model performances (Ward et al. 2015)</w:t>
      </w:r>
      <w:r w:rsidR="006D3134" w:rsidRPr="006D3134">
        <w:rPr>
          <w:rFonts w:ascii="Times New Roman" w:hAnsi="Times New Roman" w:cs="Times New Roman"/>
          <w:sz w:val="24"/>
          <w:szCs w:val="24"/>
        </w:rPr>
        <w:t xml:space="preserve">. </w:t>
      </w:r>
    </w:p>
    <w:p w14:paraId="291B20F9" w14:textId="73866064" w:rsidR="00EA175D" w:rsidRDefault="008E3C3B" w:rsidP="006D3134">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In this study, we also found that sibling models outperformed others for age-5 for most of the Fraser stocks, suggesting that sometimes simple </w:t>
      </w:r>
      <w:del w:id="258" w:author="Yi Xu" w:date="2023-12-18T20:28:00Z">
        <w:r>
          <w:rPr>
            <w:rFonts w:ascii="Times New Roman" w:hAnsi="Times New Roman" w:cs="Times New Roman"/>
            <w:sz w:val="24"/>
            <w:szCs w:val="24"/>
          </w:rPr>
          <w:delText>model</w:delText>
        </w:r>
      </w:del>
      <w:ins w:id="259" w:author="Yi Xu" w:date="2023-12-18T20:28:00Z">
        <w:r>
          <w:rPr>
            <w:rFonts w:ascii="Times New Roman" w:hAnsi="Times New Roman" w:cs="Times New Roman"/>
            <w:sz w:val="24"/>
            <w:szCs w:val="24"/>
          </w:rPr>
          <w:t>model</w:t>
        </w:r>
        <w:r w:rsidR="00256508">
          <w:rPr>
            <w:rFonts w:ascii="Times New Roman" w:hAnsi="Times New Roman" w:cs="Times New Roman"/>
            <w:sz w:val="24"/>
            <w:szCs w:val="24"/>
          </w:rPr>
          <w:t>s</w:t>
        </w:r>
        <w:r>
          <w:rPr>
            <w:rFonts w:ascii="Times New Roman" w:hAnsi="Times New Roman" w:cs="Times New Roman"/>
            <w:sz w:val="24"/>
            <w:szCs w:val="24"/>
          </w:rPr>
          <w:t xml:space="preserve"> </w:t>
        </w:r>
        <w:r w:rsidR="00256508">
          <w:rPr>
            <w:rFonts w:ascii="Times New Roman" w:hAnsi="Times New Roman" w:cs="Times New Roman"/>
            <w:sz w:val="24"/>
            <w:szCs w:val="24"/>
          </w:rPr>
          <w:t>with no knowledge about exact mechanisms</w:t>
        </w:r>
      </w:ins>
      <w:r w:rsidR="00256508">
        <w:rPr>
          <w:rFonts w:ascii="Times New Roman" w:hAnsi="Times New Roman" w:cs="Times New Roman"/>
          <w:sz w:val="24"/>
          <w:szCs w:val="24"/>
        </w:rPr>
        <w:t xml:space="preserve"> </w:t>
      </w:r>
      <w:r>
        <w:rPr>
          <w:rFonts w:ascii="Times New Roman" w:hAnsi="Times New Roman" w:cs="Times New Roman"/>
          <w:sz w:val="24"/>
          <w:szCs w:val="24"/>
        </w:rPr>
        <w:t>can provide satisfactory forecast</w:t>
      </w:r>
      <w:del w:id="260" w:author="Yi Xu" w:date="2023-12-18T20:28:00Z">
        <w:r>
          <w:rPr>
            <w:rFonts w:ascii="Times New Roman" w:hAnsi="Times New Roman" w:cs="Times New Roman"/>
            <w:sz w:val="24"/>
            <w:szCs w:val="24"/>
          </w:rPr>
          <w:delText xml:space="preserve"> without knowing exact mechanisms</w:delText>
        </w:r>
      </w:del>
      <w:r>
        <w:rPr>
          <w:rFonts w:ascii="Times New Roman" w:hAnsi="Times New Roman" w:cs="Times New Roman"/>
          <w:sz w:val="24"/>
          <w:szCs w:val="24"/>
        </w:rPr>
        <w:t>. This is consistent with other studies (</w:t>
      </w:r>
      <w:r w:rsidR="00712254">
        <w:rPr>
          <w:rFonts w:ascii="Times New Roman" w:hAnsi="Times New Roman" w:cs="Times New Roman"/>
          <w:sz w:val="24"/>
          <w:szCs w:val="24"/>
        </w:rPr>
        <w:t>Scheuerell and Williams, 2005</w:t>
      </w:r>
      <w:r>
        <w:rPr>
          <w:rFonts w:ascii="Times New Roman" w:hAnsi="Times New Roman" w:cs="Times New Roman"/>
          <w:sz w:val="24"/>
          <w:szCs w:val="24"/>
        </w:rPr>
        <w:t xml:space="preserve">).  </w:t>
      </w:r>
      <w:r w:rsidR="006D3134">
        <w:rPr>
          <w:rFonts w:ascii="Times New Roman" w:hAnsi="Times New Roman" w:cs="Times New Roman"/>
          <w:sz w:val="24"/>
          <w:szCs w:val="24"/>
        </w:rPr>
        <w:t xml:space="preserve">However, there may be even a greater need to develop management systems that are robust to forecast uncertainties </w:t>
      </w:r>
      <w:r w:rsidR="005F2F6F">
        <w:rPr>
          <w:rFonts w:ascii="Times New Roman" w:hAnsi="Times New Roman" w:cs="Times New Roman"/>
          <w:sz w:val="24"/>
          <w:szCs w:val="24"/>
        </w:rPr>
        <w:t>(Wainwright 2021)</w:t>
      </w:r>
      <w:r w:rsidR="00ED74E8">
        <w:rPr>
          <w:rFonts w:ascii="Times New Roman" w:hAnsi="Times New Roman" w:cs="Times New Roman"/>
          <w:sz w:val="24"/>
          <w:szCs w:val="24"/>
        </w:rPr>
        <w:t xml:space="preserve">, as improving forecast skills </w:t>
      </w:r>
      <w:r w:rsidR="009F7518">
        <w:rPr>
          <w:rFonts w:ascii="Times New Roman" w:hAnsi="Times New Roman" w:cs="Times New Roman"/>
          <w:sz w:val="24"/>
          <w:szCs w:val="24"/>
        </w:rPr>
        <w:t xml:space="preserve">solely </w:t>
      </w:r>
      <w:r w:rsidR="00ED74E8">
        <w:rPr>
          <w:rFonts w:ascii="Times New Roman" w:hAnsi="Times New Roman" w:cs="Times New Roman"/>
          <w:sz w:val="24"/>
          <w:szCs w:val="24"/>
        </w:rPr>
        <w:t xml:space="preserve">not necessarily </w:t>
      </w:r>
      <w:r w:rsidR="00F417F5">
        <w:rPr>
          <w:rFonts w:ascii="Times New Roman" w:hAnsi="Times New Roman" w:cs="Times New Roman"/>
          <w:sz w:val="24"/>
          <w:szCs w:val="24"/>
        </w:rPr>
        <w:t xml:space="preserve">implies </w:t>
      </w:r>
      <w:r w:rsidR="00ED74E8">
        <w:rPr>
          <w:rFonts w:ascii="Times New Roman" w:hAnsi="Times New Roman" w:cs="Times New Roman"/>
          <w:sz w:val="24"/>
          <w:szCs w:val="24"/>
        </w:rPr>
        <w:t xml:space="preserve">improving </w:t>
      </w:r>
      <w:r w:rsidR="009F7518">
        <w:rPr>
          <w:rFonts w:ascii="Times New Roman" w:hAnsi="Times New Roman" w:cs="Times New Roman"/>
          <w:sz w:val="24"/>
          <w:szCs w:val="24"/>
        </w:rPr>
        <w:t xml:space="preserve">fisheries </w:t>
      </w:r>
      <w:r w:rsidR="00ED74E8">
        <w:rPr>
          <w:rFonts w:ascii="Times New Roman" w:hAnsi="Times New Roman" w:cs="Times New Roman"/>
          <w:sz w:val="24"/>
          <w:szCs w:val="24"/>
        </w:rPr>
        <w:t>management</w:t>
      </w:r>
      <w:r w:rsidR="009F7518">
        <w:rPr>
          <w:rFonts w:ascii="Times New Roman" w:hAnsi="Times New Roman" w:cs="Times New Roman"/>
          <w:sz w:val="24"/>
          <w:szCs w:val="24"/>
        </w:rPr>
        <w:t xml:space="preserve"> (Rupp et al. 2012). </w:t>
      </w:r>
    </w:p>
    <w:p w14:paraId="62B8EF02" w14:textId="052CC35C" w:rsidR="008F70F1" w:rsidRDefault="008F70F1" w:rsidP="00080E1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For the Chilko and Quesnel </w:t>
      </w:r>
      <w:r w:rsidR="00E40E94">
        <w:rPr>
          <w:rFonts w:ascii="Times New Roman" w:hAnsi="Times New Roman" w:cs="Times New Roman"/>
          <w:sz w:val="24"/>
          <w:szCs w:val="24"/>
        </w:rPr>
        <w:t>s</w:t>
      </w:r>
      <w:r>
        <w:rPr>
          <w:rFonts w:ascii="Times New Roman" w:hAnsi="Times New Roman" w:cs="Times New Roman"/>
          <w:sz w:val="24"/>
          <w:szCs w:val="24"/>
        </w:rPr>
        <w:t xml:space="preserve">ockeye stocks, the </w:t>
      </w:r>
      <w:proofErr w:type="spellStart"/>
      <w:r w:rsidRPr="008F70F1">
        <w:rPr>
          <w:rFonts w:ascii="Times New Roman" w:hAnsi="Times New Roman" w:cs="Times New Roman"/>
          <w:sz w:val="24"/>
          <w:szCs w:val="24"/>
        </w:rPr>
        <w:t>RickerCyc</w:t>
      </w:r>
      <w:proofErr w:type="spellEnd"/>
      <w:r>
        <w:rPr>
          <w:rFonts w:ascii="Times New Roman" w:hAnsi="Times New Roman" w:cs="Times New Roman"/>
          <w:sz w:val="24"/>
          <w:szCs w:val="24"/>
        </w:rPr>
        <w:t xml:space="preserve"> and Larkin </w:t>
      </w:r>
      <w:r w:rsidR="001F7FD1">
        <w:rPr>
          <w:rFonts w:ascii="Times New Roman" w:hAnsi="Times New Roman" w:cs="Times New Roman"/>
          <w:sz w:val="24"/>
          <w:szCs w:val="24"/>
        </w:rPr>
        <w:t xml:space="preserve">models </w:t>
      </w:r>
      <w:r>
        <w:rPr>
          <w:rFonts w:ascii="Times New Roman" w:hAnsi="Times New Roman" w:cs="Times New Roman"/>
          <w:sz w:val="24"/>
          <w:szCs w:val="24"/>
        </w:rPr>
        <w:t xml:space="preserve">performed poorly although </w:t>
      </w:r>
      <w:r w:rsidR="001F7FD1">
        <w:rPr>
          <w:rFonts w:ascii="Times New Roman" w:hAnsi="Times New Roman" w:cs="Times New Roman"/>
          <w:sz w:val="24"/>
          <w:szCs w:val="24"/>
        </w:rPr>
        <w:t>each model was</w:t>
      </w:r>
      <w:r>
        <w:rPr>
          <w:rFonts w:ascii="Times New Roman" w:hAnsi="Times New Roman" w:cs="Times New Roman"/>
          <w:sz w:val="24"/>
          <w:szCs w:val="24"/>
        </w:rPr>
        <w:t xml:space="preserve"> ranked first based on correlation. </w:t>
      </w:r>
      <w:r w:rsidR="001F7FD1">
        <w:rPr>
          <w:rFonts w:ascii="Times New Roman" w:hAnsi="Times New Roman" w:cs="Times New Roman"/>
          <w:sz w:val="24"/>
          <w:szCs w:val="24"/>
        </w:rPr>
        <w:t xml:space="preserve">Based on this result, we infer </w:t>
      </w:r>
      <w:r>
        <w:rPr>
          <w:rFonts w:ascii="Times New Roman" w:hAnsi="Times New Roman" w:cs="Times New Roman"/>
          <w:sz w:val="24"/>
          <w:szCs w:val="24"/>
        </w:rPr>
        <w:t xml:space="preserve">that the correlations established for the period </w:t>
      </w:r>
      <w:r w:rsidR="00F43F99" w:rsidRPr="008D35DA">
        <w:rPr>
          <w:rFonts w:ascii="Times New Roman" w:hAnsi="Times New Roman"/>
          <w:sz w:val="24"/>
          <w:szCs w:val="24"/>
        </w:rPr>
        <w:t>2009 – 2020</w:t>
      </w:r>
      <w:r w:rsidR="00F43F99">
        <w:rPr>
          <w:rFonts w:ascii="Times New Roman" w:hAnsi="Times New Roman"/>
          <w:sz w:val="24"/>
          <w:szCs w:val="24"/>
        </w:rPr>
        <w:t xml:space="preserve"> </w:t>
      </w:r>
      <w:r>
        <w:rPr>
          <w:rFonts w:ascii="Times New Roman" w:hAnsi="Times New Roman" w:cs="Times New Roman"/>
          <w:sz w:val="24"/>
          <w:szCs w:val="24"/>
        </w:rPr>
        <w:t>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r w:rsidRPr="008F70F1">
        <w:rPr>
          <w:rFonts w:ascii="Times New Roman" w:hAnsi="Times New Roman" w:cs="Times New Roman"/>
          <w:sz w:val="24"/>
          <w:szCs w:val="24"/>
        </w:rPr>
        <w:t>Chilko</w:t>
      </w:r>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w:t>
      </w:r>
      <w:del w:id="261" w:author="Yi Xu" w:date="2023-12-18T20:28:00Z">
        <w:r w:rsidR="003A7092">
          <w:rPr>
            <w:rFonts w:ascii="Times New Roman" w:hAnsi="Times New Roman" w:cs="Times New Roman"/>
            <w:sz w:val="24"/>
            <w:szCs w:val="24"/>
          </w:rPr>
          <w:delText>Lake</w:delText>
        </w:r>
      </w:del>
      <w:ins w:id="262" w:author="Yi Xu" w:date="2023-12-18T20:28:00Z">
        <w:r w:rsidR="00A95C9B">
          <w:rPr>
            <w:rFonts w:ascii="Times New Roman" w:hAnsi="Times New Roman" w:cs="Times New Roman"/>
            <w:sz w:val="24"/>
            <w:szCs w:val="24"/>
          </w:rPr>
          <w:t>Late</w:t>
        </w:r>
      </w:ins>
      <w:r w:rsidR="00A95C9B">
        <w:rPr>
          <w:rFonts w:ascii="Times New Roman" w:hAnsi="Times New Roman" w:cs="Times New Roman"/>
          <w:sz w:val="24"/>
          <w:szCs w:val="24"/>
        </w:rPr>
        <w:t xml:space="preserve"> </w:t>
      </w:r>
      <w:r w:rsidR="003A7092">
        <w:rPr>
          <w:rFonts w:ascii="Times New Roman" w:hAnsi="Times New Roman" w:cs="Times New Roman"/>
          <w:sz w:val="24"/>
          <w:szCs w:val="24"/>
        </w:rPr>
        <w:t xml:space="preserve">Shuswap </w:t>
      </w:r>
      <w:r w:rsidR="00E40E94">
        <w:rPr>
          <w:rFonts w:ascii="Times New Roman" w:hAnsi="Times New Roman" w:cs="Times New Roman"/>
          <w:sz w:val="24"/>
          <w:szCs w:val="24"/>
        </w:rPr>
        <w:t>s</w:t>
      </w:r>
      <w:r w:rsidR="003A7092">
        <w:rPr>
          <w:rFonts w:ascii="Times New Roman" w:hAnsi="Times New Roman" w:cs="Times New Roman"/>
          <w:sz w:val="24"/>
          <w:szCs w:val="24"/>
        </w:rPr>
        <w:t>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proofErr w:type="spellStart"/>
      <w:r w:rsidR="003A7092" w:rsidRPr="008F70F1">
        <w:rPr>
          <w:rFonts w:ascii="Times New Roman" w:hAnsi="Times New Roman" w:cs="Times New Roman"/>
          <w:sz w:val="24"/>
          <w:szCs w:val="24"/>
        </w:rPr>
        <w:t>RickerPi.SST</w:t>
      </w:r>
      <w:proofErr w:type="spellEnd"/>
      <w:r w:rsidR="003A7092">
        <w:rPr>
          <w:rFonts w:ascii="Times New Roman" w:hAnsi="Times New Roman" w:cs="Times New Roman"/>
          <w:sz w:val="24"/>
          <w:szCs w:val="24"/>
        </w:rPr>
        <w:t xml:space="preserve">, </w:t>
      </w:r>
      <w:proofErr w:type="spellStart"/>
      <w:r w:rsidR="003A7092" w:rsidRPr="008F70F1">
        <w:rPr>
          <w:rFonts w:ascii="Times New Roman" w:hAnsi="Times New Roman" w:cs="Times New Roman"/>
          <w:sz w:val="24"/>
          <w:szCs w:val="24"/>
        </w:rPr>
        <w:t>RickerGOA.SST</w:t>
      </w:r>
      <w:proofErr w:type="spellEnd"/>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w:t>
      </w:r>
      <w:r w:rsidR="001F7FD1">
        <w:rPr>
          <w:rFonts w:ascii="Times New Roman" w:hAnsi="Times New Roman" w:cs="Times New Roman"/>
          <w:sz w:val="24"/>
          <w:szCs w:val="24"/>
        </w:rPr>
        <w:t xml:space="preserve">findings </w:t>
      </w:r>
      <w:r w:rsidRPr="008F70F1">
        <w:rPr>
          <w:rFonts w:ascii="Times New Roman" w:hAnsi="Times New Roman" w:cs="Times New Roman"/>
          <w:sz w:val="24"/>
          <w:szCs w:val="24"/>
        </w:rPr>
        <w:t xml:space="preserve">may </w:t>
      </w:r>
      <w:r w:rsidR="001F7FD1">
        <w:rPr>
          <w:rFonts w:ascii="Times New Roman" w:hAnsi="Times New Roman" w:cs="Times New Roman"/>
          <w:sz w:val="24"/>
          <w:szCs w:val="24"/>
        </w:rPr>
        <w:t>show</w:t>
      </w:r>
      <w:r w:rsidR="001F7FD1" w:rsidRPr="008F70F1">
        <w:rPr>
          <w:rFonts w:ascii="Times New Roman" w:hAnsi="Times New Roman" w:cs="Times New Roman"/>
          <w:sz w:val="24"/>
          <w:szCs w:val="24"/>
        </w:rPr>
        <w:t xml:space="preserve"> </w:t>
      </w:r>
      <w:r w:rsidRPr="008F70F1">
        <w:rPr>
          <w:rFonts w:ascii="Times New Roman" w:hAnsi="Times New Roman" w:cs="Times New Roman"/>
          <w:sz w:val="24"/>
          <w:szCs w:val="24"/>
        </w:rPr>
        <w:t>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w:t>
      </w:r>
      <w:r w:rsidR="00031A55">
        <w:rPr>
          <w:rFonts w:ascii="Times New Roman" w:hAnsi="Times New Roman" w:cs="Times New Roman"/>
          <w:sz w:val="24"/>
          <w:szCs w:val="24"/>
        </w:rPr>
        <w:t>could</w:t>
      </w:r>
      <w:r>
        <w:rPr>
          <w:rFonts w:ascii="Times New Roman" w:hAnsi="Times New Roman" w:cs="Times New Roman"/>
          <w:sz w:val="24"/>
          <w:szCs w:val="24"/>
        </w:rPr>
        <w:t xml:space="preserve"> be considered </w:t>
      </w:r>
      <w:r w:rsidR="00031A55">
        <w:rPr>
          <w:rFonts w:ascii="Times New Roman" w:hAnsi="Times New Roman" w:cs="Times New Roman"/>
          <w:sz w:val="24"/>
          <w:szCs w:val="24"/>
        </w:rPr>
        <w:t xml:space="preserve">as </w:t>
      </w:r>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0A5A419D"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 xml:space="preserve">limited forms to encompass the inherent uncertainties associated with large annual variability in multiple environmental factors that affect salmon dynamics </w:t>
      </w:r>
      <w:r w:rsidR="00286337" w:rsidRPr="008D35DA">
        <w:rPr>
          <w:rFonts w:ascii="Times New Roman" w:hAnsi="Times New Roman" w:cs="Times New Roman"/>
          <w:sz w:val="24"/>
          <w:szCs w:val="24"/>
        </w:rPr>
        <w:lastRenderedPageBreak/>
        <w:t>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0065592F">
        <w:rPr>
          <w:rFonts w:ascii="Times New Roman" w:hAnsi="Times New Roman" w:cs="Times New Roman"/>
          <w:sz w:val="24"/>
          <w:szCs w:val="24"/>
        </w:rPr>
        <w:t>difficult</w:t>
      </w:r>
      <w:r w:rsidR="0065592F" w:rsidRPr="008D35DA">
        <w:rPr>
          <w:rFonts w:ascii="Times New Roman" w:hAnsi="Times New Roman" w:cs="Times New Roman"/>
          <w:sz w:val="24"/>
          <w:szCs w:val="24"/>
        </w:rPr>
        <w:t xml:space="preserve"> </w:t>
      </w:r>
      <w:r w:rsidR="00663E2A" w:rsidRPr="008D35DA">
        <w:rPr>
          <w:rFonts w:ascii="Times New Roman" w:hAnsi="Times New Roman" w:cs="Times New Roman"/>
          <w:sz w:val="24"/>
          <w:szCs w:val="24"/>
        </w:rPr>
        <w:t xml:space="preserve">to deal with non-stationary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dynamics (Peterman &amp; Dorner 2012; Malick 2020), which may </w:t>
      </w:r>
      <w:r w:rsidR="00031A55">
        <w:rPr>
          <w:rFonts w:ascii="Times New Roman" w:hAnsi="Times New Roman" w:cs="Times New Roman"/>
          <w:sz w:val="24"/>
          <w:szCs w:val="24"/>
        </w:rPr>
        <w:t>contribute</w:t>
      </w:r>
      <w:r w:rsidR="00663E2A" w:rsidRPr="008D35DA">
        <w:rPr>
          <w:rFonts w:ascii="Times New Roman" w:hAnsi="Times New Roman" w:cs="Times New Roman"/>
          <w:sz w:val="24"/>
          <w:szCs w:val="24"/>
        </w:rPr>
        <w:t xml:space="preserve"> the Chilko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w:t>
      </w:r>
      <w:r w:rsidR="001F7FD1">
        <w:rPr>
          <w:rFonts w:ascii="Times New Roman" w:hAnsi="Times New Roman" w:cs="Times New Roman"/>
          <w:sz w:val="24"/>
          <w:szCs w:val="24"/>
        </w:rPr>
        <w:t xml:space="preserve"> and it</w:t>
      </w:r>
      <w:r w:rsidR="005F5275" w:rsidRPr="008D35DA">
        <w:rPr>
          <w:rFonts w:ascii="Times New Roman" w:hAnsi="Times New Roman" w:cs="Times New Roman"/>
          <w:sz w:val="24"/>
          <w:szCs w:val="24"/>
        </w:rPr>
        <w:t xml:space="preserve"> has been advocated that new approaches capable of dealing with non-stationarity in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5F5275" w:rsidRPr="008D35DA">
        <w:rPr>
          <w:rFonts w:ascii="Times New Roman" w:hAnsi="Times New Roman" w:cs="Times New Roman"/>
          <w:sz w:val="24"/>
          <w:szCs w:val="24"/>
        </w:rPr>
        <w:t xml:space="preserve"> dynamics should be explored (Peterman &amp; Dorner 2012; Malick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1EF6989C" w14:textId="79EE0042" w:rsidR="00810D8D" w:rsidRDefault="00AD59FF" w:rsidP="004D222F">
      <w:pPr>
        <w:spacing w:line="480" w:lineRule="auto"/>
        <w:ind w:firstLine="360"/>
        <w:rPr>
          <w:ins w:id="263" w:author="Yi Xu" w:date="2023-12-18T20:28:00Z"/>
          <w:rFonts w:ascii="Times New Roman" w:hAnsi="Times New Roman" w:cs="Times New Roman"/>
          <w:sz w:val="24"/>
          <w:szCs w:val="24"/>
        </w:rPr>
      </w:pPr>
      <w:r>
        <w:rPr>
          <w:rFonts w:ascii="Times New Roman" w:hAnsi="Times New Roman" w:cs="Times New Roman"/>
          <w:sz w:val="24"/>
          <w:szCs w:val="24"/>
        </w:rPr>
        <w:t>Alternative approaches</w:t>
      </w:r>
      <w:r w:rsidR="00576FD9" w:rsidRPr="008D35DA">
        <w:rPr>
          <w:rFonts w:ascii="Times New Roman" w:hAnsi="Times New Roman" w:cs="Times New Roman"/>
          <w:sz w:val="24"/>
          <w:szCs w:val="24"/>
        </w:rPr>
        <w:t xml:space="preserve">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(Elith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(Ye et al. 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use algorithms to learn the relationships between responses and predictors</w:t>
      </w:r>
      <w:r w:rsidR="001F7FD1">
        <w:rPr>
          <w:rFonts w:ascii="Times New Roman" w:hAnsi="Times New Roman" w:cs="Times New Roman"/>
          <w:sz w:val="24"/>
          <w:szCs w:val="24"/>
        </w:rPr>
        <w:t xml:space="preserve"> and are</w:t>
      </w:r>
      <w:r w:rsidR="00576FD9" w:rsidRPr="008D35DA">
        <w:rPr>
          <w:rFonts w:ascii="Times New Roman" w:hAnsi="Times New Roman" w:cs="Times New Roman"/>
          <w:sz w:val="24"/>
          <w:szCs w:val="24"/>
        </w:rPr>
        <w:t xml:space="preserve"> not confined to certain functional forms.</w:t>
      </w:r>
      <w:r>
        <w:rPr>
          <w:rFonts w:ascii="Times New Roman" w:hAnsi="Times New Roman" w:cs="Times New Roman"/>
          <w:sz w:val="24"/>
          <w:szCs w:val="24"/>
        </w:rPr>
        <w:t xml:space="preserve"> </w:t>
      </w:r>
      <w:r w:rsidR="001F7FD1">
        <w:rPr>
          <w:rFonts w:ascii="Times New Roman" w:hAnsi="Times New Roman" w:cs="Times New Roman"/>
          <w:sz w:val="24"/>
          <w:szCs w:val="24"/>
        </w:rPr>
        <w:t>T</w:t>
      </w:r>
      <w:r w:rsidR="00576FD9" w:rsidRPr="008D35DA">
        <w:rPr>
          <w:rFonts w:ascii="Times New Roman" w:hAnsi="Times New Roman" w:cs="Times New Roman"/>
          <w:sz w:val="24"/>
          <w:szCs w:val="24"/>
        </w:rPr>
        <w:t xml:space="preserve">hese more flexible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365BED" w:rsidRPr="008D35DA">
        <w:rPr>
          <w:rFonts w:ascii="Times New Roman" w:hAnsi="Times New Roman" w:cs="Times New Roman"/>
          <w:sz w:val="24"/>
          <w:szCs w:val="24"/>
        </w:rPr>
        <w:t xml:space="preserve"> stocks</w:t>
      </w:r>
      <w:bookmarkStart w:id="264" w:name="_Hlk146915629"/>
      <w:r w:rsidR="00365BED" w:rsidRPr="008D35DA">
        <w:rPr>
          <w:rFonts w:ascii="Times New Roman" w:hAnsi="Times New Roman" w:cs="Times New Roman"/>
          <w:sz w:val="24"/>
          <w:szCs w:val="24"/>
        </w:rPr>
        <w:t xml:space="preserve">. </w:t>
      </w:r>
      <w:bookmarkEnd w:id="264"/>
      <w:moveFromRangeStart w:id="265" w:author="Yi Xu" w:date="2023-12-18T20:28:00Z" w:name="move153823718"/>
      <w:moveFrom w:id="266" w:author="Yi Xu" w:date="2023-12-18T20:28:00Z">
        <w:r w:rsidR="00810D8D">
          <w:rPr>
            <w:rFonts w:ascii="Times New Roman" w:hAnsi="Times New Roman" w:cs="Times New Roman"/>
            <w:sz w:val="24"/>
            <w:szCs w:val="24"/>
          </w:rPr>
          <w:t>In addition, an e</w:t>
        </w:r>
        <w:r w:rsidR="00810D8D" w:rsidRPr="00031A55">
          <w:rPr>
            <w:rFonts w:ascii="Times New Roman" w:hAnsi="Times New Roman" w:cs="Times New Roman"/>
            <w:sz w:val="24"/>
            <w:szCs w:val="24"/>
          </w:rPr>
          <w:t xml:space="preserve">nsemble modeling approach has been developed in recent years (Ovando et al. </w:t>
        </w:r>
      </w:moveFrom>
      <w:moveFromRangeEnd w:id="265"/>
      <w:del w:id="267" w:author="Yi Xu" w:date="2023-12-18T20:28:00Z">
        <w:r w:rsidR="00031A55" w:rsidRPr="00031A55">
          <w:rPr>
            <w:rFonts w:ascii="Times New Roman" w:hAnsi="Times New Roman" w:cs="Times New Roman"/>
            <w:sz w:val="24"/>
            <w:szCs w:val="24"/>
          </w:rPr>
          <w:delText>2022)</w:delText>
        </w:r>
        <w:r w:rsidR="00031A55">
          <w:rPr>
            <w:rFonts w:ascii="Times New Roman" w:hAnsi="Times New Roman" w:cs="Times New Roman"/>
            <w:sz w:val="24"/>
            <w:szCs w:val="24"/>
          </w:rPr>
          <w:delText xml:space="preserve"> and it</w:delText>
        </w:r>
        <w:r w:rsidR="00031A55" w:rsidRPr="00031A55">
          <w:rPr>
            <w:rFonts w:ascii="Times New Roman" w:hAnsi="Times New Roman" w:cs="Times New Roman"/>
            <w:sz w:val="24"/>
            <w:szCs w:val="24"/>
          </w:rPr>
          <w:delText xml:space="preserve"> could be useful as it could take advantages of multiple models and improve forecast skills.</w:delText>
        </w:r>
        <w:r w:rsidR="00031A55">
          <w:rPr>
            <w:rFonts w:ascii="Times New Roman" w:hAnsi="Times New Roman" w:cs="Times New Roman"/>
            <w:sz w:val="24"/>
            <w:szCs w:val="24"/>
          </w:rPr>
          <w:delText xml:space="preserve"> </w:delText>
        </w:r>
      </w:del>
      <w:r w:rsidR="00D00CBC">
        <w:rPr>
          <w:rFonts w:ascii="Times New Roman" w:hAnsi="Times New Roman" w:cs="Times New Roman"/>
          <w:sz w:val="24"/>
          <w:szCs w:val="24"/>
        </w:rPr>
        <w:t>Recently discovered s</w:t>
      </w:r>
      <w:r w:rsidR="00D00CBC" w:rsidRPr="00B746BA">
        <w:rPr>
          <w:rFonts w:ascii="Times New Roman" w:hAnsi="Times New Roman" w:cs="Times New Roman"/>
          <w:sz w:val="24"/>
          <w:szCs w:val="24"/>
        </w:rPr>
        <w:t>imilar temporal pattern</w:t>
      </w:r>
      <w:r w:rsidR="00D00CBC">
        <w:rPr>
          <w:rFonts w:ascii="Times New Roman" w:hAnsi="Times New Roman" w:cs="Times New Roman"/>
          <w:sz w:val="24"/>
          <w:szCs w:val="24"/>
        </w:rPr>
        <w:t>s</w:t>
      </w:r>
      <w:r w:rsidR="00D00CBC" w:rsidRPr="00B746BA">
        <w:rPr>
          <w:rFonts w:ascii="Times New Roman" w:hAnsi="Times New Roman" w:cs="Times New Roman"/>
          <w:sz w:val="24"/>
          <w:szCs w:val="24"/>
        </w:rPr>
        <w:t xml:space="preserve"> </w:t>
      </w:r>
      <w:r w:rsidR="00D00CBC">
        <w:rPr>
          <w:rFonts w:ascii="Times New Roman" w:hAnsi="Times New Roman" w:cs="Times New Roman"/>
          <w:sz w:val="24"/>
          <w:szCs w:val="24"/>
        </w:rPr>
        <w:t xml:space="preserve">of </w:t>
      </w:r>
      <w:r w:rsidR="00D00CBC" w:rsidRPr="00B746B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D00CBC" w:rsidRPr="00B746BA">
        <w:rPr>
          <w:rFonts w:ascii="Times New Roman" w:hAnsi="Times New Roman" w:cs="Times New Roman"/>
          <w:sz w:val="24"/>
          <w:szCs w:val="24"/>
        </w:rPr>
        <w:t xml:space="preserve">ockeye survival </w:t>
      </w:r>
      <w:r w:rsidR="00B746BA" w:rsidRPr="00B746BA">
        <w:rPr>
          <w:rFonts w:ascii="Times New Roman" w:hAnsi="Times New Roman" w:cs="Times New Roman"/>
          <w:sz w:val="24"/>
          <w:szCs w:val="24"/>
        </w:rPr>
        <w:t>among all stocks</w:t>
      </w:r>
      <w:r w:rsidR="000238CE">
        <w:rPr>
          <w:rFonts w:ascii="Times New Roman" w:hAnsi="Times New Roman" w:cs="Times New Roman"/>
          <w:sz w:val="24"/>
          <w:szCs w:val="24"/>
        </w:rPr>
        <w:t xml:space="preserve"> </w:t>
      </w:r>
      <w:r w:rsidR="00B746BA" w:rsidRPr="00B746BA">
        <w:rPr>
          <w:rFonts w:ascii="Times New Roman" w:hAnsi="Times New Roman" w:cs="Times New Roman"/>
          <w:sz w:val="24"/>
          <w:szCs w:val="24"/>
        </w:rPr>
        <w:t xml:space="preserve">(Akenhead et al. 2016a; Connors et al. 2020; DFO 2021; </w:t>
      </w:r>
      <w:proofErr w:type="spellStart"/>
      <w:r w:rsidR="00B746BA" w:rsidRPr="00B746BA">
        <w:rPr>
          <w:rFonts w:ascii="Times New Roman" w:hAnsi="Times New Roman" w:cs="Times New Roman"/>
          <w:sz w:val="24"/>
          <w:szCs w:val="24"/>
        </w:rPr>
        <w:t>Ruggerone</w:t>
      </w:r>
      <w:proofErr w:type="spellEnd"/>
      <w:r w:rsidR="00B746BA" w:rsidRPr="00B746BA">
        <w:rPr>
          <w:rFonts w:ascii="Times New Roman" w:hAnsi="Times New Roman" w:cs="Times New Roman"/>
          <w:sz w:val="24"/>
          <w:szCs w:val="24"/>
        </w:rPr>
        <w:t xml:space="preserve"> et al. 2021; Rosengard et al. 2021)</w:t>
      </w:r>
      <w:r w:rsidR="000238CE">
        <w:rPr>
          <w:rFonts w:ascii="Times New Roman" w:hAnsi="Times New Roman" w:cs="Times New Roman"/>
          <w:sz w:val="24"/>
          <w:szCs w:val="24"/>
        </w:rPr>
        <w:t xml:space="preserve"> also suggest that m</w:t>
      </w:r>
      <w:r w:rsidR="000238CE" w:rsidRPr="000238CE">
        <w:rPr>
          <w:rFonts w:ascii="Times New Roman" w:hAnsi="Times New Roman" w:cs="Times New Roman"/>
          <w:sz w:val="24"/>
          <w:szCs w:val="24"/>
        </w:rPr>
        <w:t>ethods based on shared trends and autocorrelation</w:t>
      </w:r>
      <w:r w:rsidR="000238CE">
        <w:rPr>
          <w:rFonts w:ascii="Times New Roman" w:hAnsi="Times New Roman" w:cs="Times New Roman"/>
          <w:sz w:val="24"/>
          <w:szCs w:val="24"/>
        </w:rPr>
        <w:t xml:space="preserve"> </w:t>
      </w:r>
      <w:r w:rsidR="00D22950">
        <w:rPr>
          <w:rFonts w:ascii="Times New Roman" w:hAnsi="Times New Roman" w:cs="Times New Roman"/>
          <w:sz w:val="24"/>
          <w:szCs w:val="24"/>
        </w:rPr>
        <w:t xml:space="preserve">can </w:t>
      </w:r>
      <w:r w:rsidR="000238CE">
        <w:rPr>
          <w:rFonts w:ascii="Times New Roman" w:hAnsi="Times New Roman" w:cs="Times New Roman"/>
          <w:sz w:val="24"/>
          <w:szCs w:val="24"/>
        </w:rPr>
        <w:t xml:space="preserve">be </w:t>
      </w:r>
      <w:r w:rsidR="00D00CBC">
        <w:rPr>
          <w:rFonts w:ascii="Times New Roman" w:hAnsi="Times New Roman" w:cs="Times New Roman"/>
          <w:sz w:val="24"/>
          <w:szCs w:val="24"/>
        </w:rPr>
        <w:t xml:space="preserve">explored. Such methods </w:t>
      </w:r>
      <w:r w:rsidR="00D00CBC" w:rsidRPr="00D00CBC">
        <w:rPr>
          <w:rFonts w:ascii="Times New Roman" w:hAnsi="Times New Roman" w:cs="Times New Roman"/>
          <w:sz w:val="24"/>
          <w:szCs w:val="24"/>
        </w:rPr>
        <w:t>have proven effective in other situations</w:t>
      </w:r>
      <w:r w:rsidR="00D00CBC">
        <w:rPr>
          <w:rFonts w:ascii="Times New Roman" w:hAnsi="Times New Roman" w:cs="Times New Roman"/>
          <w:sz w:val="24"/>
          <w:szCs w:val="24"/>
        </w:rPr>
        <w:t xml:space="preserve"> (e.g.</w:t>
      </w:r>
      <w:r w:rsidR="00CC1525">
        <w:rPr>
          <w:rFonts w:ascii="Times New Roman" w:hAnsi="Times New Roman" w:cs="Times New Roman"/>
          <w:sz w:val="24"/>
          <w:szCs w:val="24"/>
        </w:rPr>
        <w:t xml:space="preserve"> Winship et al. 2015; </w:t>
      </w:r>
      <w:r w:rsidR="00D00CBC">
        <w:rPr>
          <w:rFonts w:ascii="Times New Roman" w:hAnsi="Times New Roman" w:cs="Times New Roman"/>
          <w:sz w:val="24"/>
          <w:szCs w:val="24"/>
        </w:rPr>
        <w:t>Johnson et al. 2016; DeFilippo et al. 2021)</w:t>
      </w:r>
      <w:r w:rsidR="00D00CBC" w:rsidRPr="00D00CBC">
        <w:rPr>
          <w:rFonts w:ascii="Times New Roman" w:hAnsi="Times New Roman" w:cs="Times New Roman"/>
          <w:sz w:val="24"/>
          <w:szCs w:val="24"/>
        </w:rPr>
        <w:t xml:space="preserve">, </w:t>
      </w:r>
      <w:r w:rsidR="00D00CBC">
        <w:rPr>
          <w:rFonts w:ascii="Times New Roman" w:hAnsi="Times New Roman" w:cs="Times New Roman"/>
          <w:sz w:val="24"/>
          <w:szCs w:val="24"/>
        </w:rPr>
        <w:t>while</w:t>
      </w:r>
      <w:r w:rsidR="00D00CBC" w:rsidRPr="00D00CBC">
        <w:rPr>
          <w:rFonts w:ascii="Times New Roman" w:hAnsi="Times New Roman" w:cs="Times New Roman"/>
          <w:sz w:val="24"/>
          <w:szCs w:val="24"/>
        </w:rPr>
        <w:t xml:space="preserve"> environmental </w:t>
      </w:r>
      <w:r w:rsidR="00D00CBC" w:rsidRPr="00D00CBC">
        <w:rPr>
          <w:rFonts w:ascii="Times New Roman" w:hAnsi="Times New Roman" w:cs="Times New Roman"/>
          <w:sz w:val="24"/>
          <w:szCs w:val="24"/>
        </w:rPr>
        <w:lastRenderedPageBreak/>
        <w:t xml:space="preserve">relationships </w:t>
      </w:r>
      <w:r w:rsidR="00D00CBC">
        <w:rPr>
          <w:rFonts w:ascii="Times New Roman" w:hAnsi="Times New Roman" w:cs="Times New Roman"/>
          <w:sz w:val="24"/>
          <w:szCs w:val="24"/>
        </w:rPr>
        <w:t xml:space="preserve">can be </w:t>
      </w:r>
      <w:r w:rsidR="00D00CBC" w:rsidRPr="00D00CBC">
        <w:rPr>
          <w:rFonts w:ascii="Times New Roman" w:hAnsi="Times New Roman" w:cs="Times New Roman"/>
          <w:sz w:val="24"/>
          <w:szCs w:val="24"/>
        </w:rPr>
        <w:t>broken down</w:t>
      </w:r>
      <w:r w:rsidR="00D00CBC">
        <w:rPr>
          <w:rFonts w:ascii="Times New Roman" w:hAnsi="Times New Roman" w:cs="Times New Roman"/>
          <w:sz w:val="24"/>
          <w:szCs w:val="24"/>
        </w:rPr>
        <w:t xml:space="preserve">, resulting in higher forecast errors particularly for highly variable marine fish stocks (e.g. </w:t>
      </w:r>
      <w:r w:rsidR="00CC1525">
        <w:rPr>
          <w:rFonts w:ascii="Times New Roman" w:hAnsi="Times New Roman" w:cs="Times New Roman"/>
          <w:sz w:val="24"/>
          <w:szCs w:val="24"/>
        </w:rPr>
        <w:t>Ward et al. 2014)</w:t>
      </w:r>
      <w:r w:rsidR="00B746BA" w:rsidRPr="00B746BA">
        <w:rPr>
          <w:rFonts w:ascii="Times New Roman" w:hAnsi="Times New Roman" w:cs="Times New Roman"/>
          <w:sz w:val="24"/>
          <w:szCs w:val="24"/>
        </w:rPr>
        <w:t xml:space="preserve">. </w:t>
      </w:r>
      <w:moveToRangeStart w:id="268" w:author="Yi Xu" w:date="2023-12-18T20:28:00Z" w:name="move153823718"/>
      <w:moveTo w:id="269" w:author="Yi Xu" w:date="2023-12-18T20:28:00Z">
        <w:r w:rsidR="00810D8D">
          <w:rPr>
            <w:rFonts w:ascii="Times New Roman" w:hAnsi="Times New Roman" w:cs="Times New Roman"/>
            <w:sz w:val="24"/>
            <w:szCs w:val="24"/>
          </w:rPr>
          <w:t>In addition, an e</w:t>
        </w:r>
        <w:r w:rsidR="00810D8D" w:rsidRPr="00031A55">
          <w:rPr>
            <w:rFonts w:ascii="Times New Roman" w:hAnsi="Times New Roman" w:cs="Times New Roman"/>
            <w:sz w:val="24"/>
            <w:szCs w:val="24"/>
          </w:rPr>
          <w:t xml:space="preserve">nsemble modeling approach has been developed in recent years (Ovando et al. </w:t>
        </w:r>
      </w:moveTo>
      <w:moveToRangeEnd w:id="268"/>
      <w:ins w:id="270" w:author="Yi Xu" w:date="2023-12-18T20:28:00Z">
        <w:r w:rsidR="00810D8D" w:rsidRPr="00031A55">
          <w:rPr>
            <w:rFonts w:ascii="Times New Roman" w:hAnsi="Times New Roman" w:cs="Times New Roman"/>
            <w:sz w:val="24"/>
            <w:szCs w:val="24"/>
          </w:rPr>
          <w:t>2022)</w:t>
        </w:r>
        <w:r w:rsidR="00810D8D">
          <w:rPr>
            <w:rFonts w:ascii="Times New Roman" w:hAnsi="Times New Roman" w:cs="Times New Roman"/>
            <w:sz w:val="24"/>
            <w:szCs w:val="24"/>
          </w:rPr>
          <w:t xml:space="preserve"> </w:t>
        </w:r>
        <w:r w:rsidR="008F2416">
          <w:rPr>
            <w:rFonts w:ascii="Times New Roman" w:hAnsi="Times New Roman" w:cs="Times New Roman"/>
            <w:sz w:val="24"/>
            <w:szCs w:val="24"/>
          </w:rPr>
          <w:t>which</w:t>
        </w:r>
        <w:r w:rsidR="00810D8D" w:rsidRPr="00031A55">
          <w:rPr>
            <w:rFonts w:ascii="Times New Roman" w:hAnsi="Times New Roman" w:cs="Times New Roman"/>
            <w:sz w:val="24"/>
            <w:szCs w:val="24"/>
          </w:rPr>
          <w:t xml:space="preserve"> </w:t>
        </w:r>
        <w:r w:rsidR="008F2416">
          <w:rPr>
            <w:rFonts w:ascii="Times New Roman" w:hAnsi="Times New Roman" w:cs="Times New Roman"/>
            <w:sz w:val="24"/>
            <w:szCs w:val="24"/>
          </w:rPr>
          <w:t>can</w:t>
        </w:r>
        <w:r w:rsidR="00810D8D" w:rsidRPr="00031A55">
          <w:rPr>
            <w:rFonts w:ascii="Times New Roman" w:hAnsi="Times New Roman" w:cs="Times New Roman"/>
            <w:sz w:val="24"/>
            <w:szCs w:val="24"/>
          </w:rPr>
          <w:t xml:space="preserve"> be useful </w:t>
        </w:r>
        <w:r w:rsidR="008F2416">
          <w:rPr>
            <w:rFonts w:ascii="Times New Roman" w:hAnsi="Times New Roman" w:cs="Times New Roman"/>
            <w:sz w:val="24"/>
            <w:szCs w:val="24"/>
          </w:rPr>
          <w:t>for taking</w:t>
        </w:r>
        <w:r w:rsidR="00810D8D" w:rsidRPr="00031A55">
          <w:rPr>
            <w:rFonts w:ascii="Times New Roman" w:hAnsi="Times New Roman" w:cs="Times New Roman"/>
            <w:sz w:val="24"/>
            <w:szCs w:val="24"/>
          </w:rPr>
          <w:t xml:space="preserve"> advantages of multiple models </w:t>
        </w:r>
        <w:r w:rsidR="008F2416">
          <w:rPr>
            <w:rFonts w:ascii="Times New Roman" w:hAnsi="Times New Roman" w:cs="Times New Roman"/>
            <w:sz w:val="24"/>
            <w:szCs w:val="24"/>
          </w:rPr>
          <w:t>to</w:t>
        </w:r>
        <w:r w:rsidR="00810D8D" w:rsidRPr="00031A55">
          <w:rPr>
            <w:rFonts w:ascii="Times New Roman" w:hAnsi="Times New Roman" w:cs="Times New Roman"/>
            <w:sz w:val="24"/>
            <w:szCs w:val="24"/>
          </w:rPr>
          <w:t xml:space="preserve"> improve forecast skills.</w:t>
        </w:r>
        <w:r w:rsidR="00810D8D">
          <w:rPr>
            <w:rFonts w:ascii="Times New Roman" w:hAnsi="Times New Roman" w:cs="Times New Roman"/>
            <w:sz w:val="24"/>
            <w:szCs w:val="24"/>
          </w:rPr>
          <w:t xml:space="preserve"> </w:t>
        </w:r>
      </w:ins>
    </w:p>
    <w:p w14:paraId="6DBABD95" w14:textId="3A8CF005" w:rsidR="00AD55A3" w:rsidRDefault="00CC1525" w:rsidP="004D222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With </w:t>
      </w:r>
      <w:r w:rsidR="00F4102D">
        <w:rPr>
          <w:rFonts w:ascii="Times New Roman" w:hAnsi="Times New Roman" w:cs="Times New Roman"/>
          <w:sz w:val="24"/>
          <w:szCs w:val="24"/>
        </w:rPr>
        <w:t>all</w:t>
      </w:r>
      <w:r>
        <w:rPr>
          <w:rFonts w:ascii="Times New Roman" w:hAnsi="Times New Roman" w:cs="Times New Roman"/>
          <w:sz w:val="24"/>
          <w:szCs w:val="24"/>
        </w:rPr>
        <w:t xml:space="preserve"> alternative approaches being incorporated, </w:t>
      </w:r>
      <w:r w:rsidR="0023778D" w:rsidRPr="008D35DA">
        <w:rPr>
          <w:rFonts w:ascii="Times New Roman" w:hAnsi="Times New Roman" w:cs="Times New Roman"/>
          <w:sz w:val="24"/>
          <w:szCs w:val="24"/>
        </w:rPr>
        <w:t>Taylor diagram</w:t>
      </w:r>
      <w:r w:rsidR="001F7FD1">
        <w:rPr>
          <w:rFonts w:ascii="Times New Roman" w:hAnsi="Times New Roman" w:cs="Times New Roman"/>
          <w:sz w:val="24"/>
          <w:szCs w:val="24"/>
        </w:rPr>
        <w:t>s</w:t>
      </w:r>
      <w:r w:rsidR="0023778D" w:rsidRPr="008D35DA">
        <w:rPr>
          <w:rFonts w:ascii="Times New Roman" w:hAnsi="Times New Roman" w:cs="Times New Roman"/>
          <w:sz w:val="24"/>
          <w:szCs w:val="24"/>
        </w:rPr>
        <w:t xml:space="preserve"> can then be </w:t>
      </w:r>
      <w:r w:rsidR="00F4102D">
        <w:rPr>
          <w:rFonts w:ascii="Times New Roman" w:hAnsi="Times New Roman" w:cs="Times New Roman"/>
          <w:sz w:val="24"/>
          <w:szCs w:val="24"/>
        </w:rPr>
        <w:t xml:space="preserve">applied to study </w:t>
      </w:r>
      <w:r w:rsidR="0023778D" w:rsidRPr="008D35DA">
        <w:rPr>
          <w:rFonts w:ascii="Times New Roman" w:hAnsi="Times New Roman" w:cs="Times New Roman"/>
          <w:sz w:val="24"/>
          <w:szCs w:val="24"/>
        </w:rPr>
        <w:t xml:space="preserve">how these models </w:t>
      </w:r>
      <w:r w:rsidR="00643F40" w:rsidRPr="008D35DA">
        <w:rPr>
          <w:rFonts w:ascii="Times New Roman" w:hAnsi="Times New Roman" w:cs="Times New Roman"/>
          <w:sz w:val="24"/>
          <w:szCs w:val="24"/>
        </w:rPr>
        <w:t xml:space="preserve">perform compared to the traditional </w:t>
      </w:r>
      <w:r w:rsidR="00D22950">
        <w:rPr>
          <w:rFonts w:ascii="Times New Roman" w:hAnsi="Times New Roman" w:cs="Times New Roman"/>
          <w:sz w:val="24"/>
          <w:szCs w:val="24"/>
        </w:rPr>
        <w:t xml:space="preserve">naïve models and </w:t>
      </w:r>
      <w:r w:rsidR="00643F40" w:rsidRPr="008D35DA">
        <w:rPr>
          <w:rFonts w:ascii="Times New Roman" w:hAnsi="Times New Roman" w:cs="Times New Roman"/>
          <w:sz w:val="24"/>
          <w:szCs w:val="24"/>
        </w:rPr>
        <w:t>parametric models</w:t>
      </w:r>
      <w:r w:rsidR="00884305" w:rsidRPr="008D35DA">
        <w:rPr>
          <w:rFonts w:ascii="Times New Roman" w:hAnsi="Times New Roman" w:cs="Times New Roman"/>
          <w:sz w:val="24"/>
          <w:szCs w:val="24"/>
        </w:rPr>
        <w:t xml:space="preserve">. </w:t>
      </w:r>
      <w:r w:rsidR="00F43F99">
        <w:rPr>
          <w:rFonts w:ascii="Times New Roman" w:hAnsi="Times New Roman" w:cs="Times New Roman"/>
          <w:sz w:val="24"/>
          <w:szCs w:val="24"/>
        </w:rPr>
        <w:t>In the future</w:t>
      </w:r>
      <w:r w:rsidR="00643F40" w:rsidRPr="008D35DA">
        <w:rPr>
          <w:rFonts w:ascii="Times New Roman" w:hAnsi="Times New Roman" w:cs="Times New Roman"/>
          <w:sz w:val="24"/>
          <w:szCs w:val="24"/>
        </w:rPr>
        <w:t>,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w:t>
      </w:r>
      <w:del w:id="271" w:author="Yi Xu" w:date="2023-12-18T20:28:00Z">
        <w:r w:rsidR="00884305" w:rsidRPr="008D35DA">
          <w:rPr>
            <w:rFonts w:ascii="Times New Roman" w:hAnsi="Times New Roman" w:cs="Times New Roman"/>
            <w:sz w:val="24"/>
            <w:szCs w:val="24"/>
          </w:rPr>
          <w:delText>at the same time</w:delText>
        </w:r>
      </w:del>
      <w:ins w:id="272" w:author="Yi Xu" w:date="2023-12-18T20:28:00Z">
        <w:r w:rsidR="00A95C9B">
          <w:rPr>
            <w:rFonts w:ascii="Times New Roman" w:hAnsi="Times New Roman" w:cs="Times New Roman"/>
            <w:sz w:val="24"/>
            <w:szCs w:val="24"/>
          </w:rPr>
          <w:t>into these alternative models</w:t>
        </w:r>
      </w:ins>
      <w:r w:rsidR="00884305" w:rsidRPr="008D35DA">
        <w:rPr>
          <w:rFonts w:ascii="Times New Roman" w:hAnsi="Times New Roman" w:cs="Times New Roman"/>
          <w:sz w:val="24"/>
          <w:szCs w:val="24"/>
        </w:rPr>
        <w:t xml:space="preserv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In summary, we advocate</w:t>
      </w:r>
      <w:r w:rsidR="001F7FD1">
        <w:rPr>
          <w:rFonts w:ascii="Times New Roman" w:hAnsi="Times New Roman" w:cs="Times New Roman"/>
          <w:sz w:val="24"/>
          <w:szCs w:val="24"/>
        </w:rPr>
        <w:t xml:space="preserve"> for continuously evaluating </w:t>
      </w:r>
      <w:r w:rsidR="000346D4" w:rsidRPr="008D35DA">
        <w:rPr>
          <w:rFonts w:ascii="Times New Roman" w:hAnsi="Times New Roman" w:cs="Times New Roman"/>
          <w:sz w:val="24"/>
          <w:szCs w:val="24"/>
        </w:rPr>
        <w:t>all potential forecast models in the face of increasing environmental change and</w:t>
      </w:r>
      <w:r w:rsidR="001F7FD1">
        <w:rPr>
          <w:rFonts w:ascii="Times New Roman" w:hAnsi="Times New Roman" w:cs="Times New Roman"/>
          <w:sz w:val="24"/>
          <w:szCs w:val="24"/>
        </w:rPr>
        <w:t xml:space="preserve"> the development of</w:t>
      </w:r>
      <w:r w:rsidR="000346D4" w:rsidRPr="008D35DA">
        <w:rPr>
          <w:rFonts w:ascii="Times New Roman" w:hAnsi="Times New Roman" w:cs="Times New Roman"/>
          <w:sz w:val="24"/>
          <w:szCs w:val="24"/>
        </w:rPr>
        <w:t xml:space="preserve"> new models able to deal with non-stationary relationships between environment and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dynamics</w:t>
      </w:r>
      <w:r w:rsidR="001F7FD1">
        <w:rPr>
          <w:rFonts w:ascii="Times New Roman" w:hAnsi="Times New Roman" w:cs="Times New Roman"/>
          <w:sz w:val="24"/>
          <w:szCs w:val="24"/>
        </w:rPr>
        <w:t xml:space="preserve">. This process of continuous evaluation </w:t>
      </w:r>
      <w:r w:rsidR="000346D4" w:rsidRPr="008D35DA">
        <w:rPr>
          <w:rFonts w:ascii="Times New Roman" w:hAnsi="Times New Roman" w:cs="Times New Roman"/>
          <w:sz w:val="24"/>
          <w:szCs w:val="24"/>
        </w:rPr>
        <w:t xml:space="preserve">should </w:t>
      </w:r>
      <w:r w:rsidR="001F7FD1">
        <w:rPr>
          <w:rFonts w:ascii="Times New Roman" w:hAnsi="Times New Roman" w:cs="Times New Roman"/>
          <w:sz w:val="24"/>
          <w:szCs w:val="24"/>
        </w:rPr>
        <w:t>lead to the identification of</w:t>
      </w:r>
      <w:r w:rsidR="000346D4" w:rsidRPr="008D35DA">
        <w:rPr>
          <w:rFonts w:ascii="Times New Roman" w:hAnsi="Times New Roman" w:cs="Times New Roman"/>
          <w:sz w:val="24"/>
          <w:szCs w:val="24"/>
        </w:rPr>
        <w:t xml:space="preserve"> good performing forecast models and </w:t>
      </w:r>
      <w:r w:rsidR="00FA3E14">
        <w:rPr>
          <w:rFonts w:ascii="Times New Roman" w:hAnsi="Times New Roman" w:cs="Times New Roman"/>
          <w:sz w:val="24"/>
          <w:szCs w:val="24"/>
        </w:rPr>
        <w:t xml:space="preserve">to </w:t>
      </w:r>
      <w:r w:rsidR="001F7FD1">
        <w:rPr>
          <w:rFonts w:ascii="Times New Roman" w:hAnsi="Times New Roman" w:cs="Times New Roman"/>
          <w:sz w:val="24"/>
          <w:szCs w:val="24"/>
        </w:rPr>
        <w:t xml:space="preserve">improved </w:t>
      </w:r>
      <w:r w:rsidR="000346D4" w:rsidRPr="008D35DA">
        <w:rPr>
          <w:rFonts w:ascii="Times New Roman" w:hAnsi="Times New Roman" w:cs="Times New Roman"/>
          <w:sz w:val="24"/>
          <w:szCs w:val="24"/>
        </w:rPr>
        <w:t>understand</w:t>
      </w:r>
      <w:r w:rsidR="001F7FD1">
        <w:rPr>
          <w:rFonts w:ascii="Times New Roman" w:hAnsi="Times New Roman" w:cs="Times New Roman"/>
          <w:sz w:val="24"/>
          <w:szCs w:val="24"/>
        </w:rPr>
        <w:t>ing of</w:t>
      </w:r>
      <w:r w:rsidR="000346D4" w:rsidRPr="008D35DA">
        <w:rPr>
          <w:rFonts w:ascii="Times New Roman" w:hAnsi="Times New Roman" w:cs="Times New Roman"/>
          <w:sz w:val="24"/>
          <w:szCs w:val="24"/>
        </w:rPr>
        <w:t xml:space="preserve"> the impacts of environmental and ecological factors on the performance of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forecast.  </w:t>
      </w:r>
    </w:p>
    <w:p w14:paraId="16DE1278" w14:textId="16FBF886" w:rsidR="000757FE" w:rsidRPr="00AD55A3" w:rsidRDefault="00F01B0B" w:rsidP="008D35DA">
      <w:pPr>
        <w:spacing w:line="480" w:lineRule="auto"/>
        <w:rPr>
          <w:rFonts w:ascii="Times New Roman" w:hAnsi="Times New Roman" w:cs="Times New Roman"/>
          <w:b/>
          <w:bCs/>
          <w:sz w:val="24"/>
          <w:szCs w:val="24"/>
        </w:rPr>
      </w:pPr>
      <w:bookmarkStart w:id="273" w:name="_Toc43819867"/>
      <w:bookmarkStart w:id="274" w:name="_Toc107323866"/>
      <w:r w:rsidRPr="00AD55A3">
        <w:rPr>
          <w:rFonts w:ascii="Times New Roman" w:hAnsi="Times New Roman" w:cs="Times New Roman"/>
          <w:b/>
          <w:bCs/>
          <w:sz w:val="24"/>
          <w:szCs w:val="24"/>
        </w:rPr>
        <w:t>Acknowledgements</w:t>
      </w:r>
    </w:p>
    <w:p w14:paraId="6F1A4513" w14:textId="178BE5A9" w:rsidR="004D222F" w:rsidRDefault="000757FE" w:rsidP="00983CF1">
      <w:pPr>
        <w:spacing w:line="480" w:lineRule="auto"/>
        <w:ind w:firstLine="360"/>
        <w:rPr>
          <w:rFonts w:ascii="Times New Roman" w:hAnsi="Times New Roman" w:cs="Times New Roman"/>
          <w:b/>
          <w:bCs/>
          <w:sz w:val="24"/>
          <w:szCs w:val="24"/>
        </w:rPr>
      </w:pPr>
      <w:r w:rsidRPr="008D35DA">
        <w:rPr>
          <w:rFonts w:ascii="Times New Roman" w:hAnsi="Times New Roman" w:cs="Times New Roman"/>
          <w:sz w:val="24"/>
          <w:szCs w:val="24"/>
        </w:rPr>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w:t>
      </w:r>
      <w:r w:rsidR="00C11212">
        <w:rPr>
          <w:rFonts w:ascii="Times New Roman" w:eastAsia="Times New Roman" w:hAnsi="Times New Roman" w:cs="Times New Roman"/>
          <w:sz w:val="24"/>
          <w:szCs w:val="24"/>
          <w:lang w:eastAsia="zh-CN"/>
        </w:rPr>
        <w:t xml:space="preserve">Bruce Baxter, </w:t>
      </w:r>
      <w:r w:rsidRPr="008D35DA">
        <w:rPr>
          <w:rFonts w:ascii="Times New Roman" w:eastAsia="Times New Roman" w:hAnsi="Times New Roman" w:cs="Times New Roman"/>
          <w:sz w:val="24"/>
          <w:szCs w:val="24"/>
          <w:lang w:eastAsia="zh-CN"/>
        </w:rPr>
        <w:t xml:space="preserve">Taren Bell, </w:t>
      </w:r>
      <w:r w:rsidR="00C11212">
        <w:rPr>
          <w:rFonts w:ascii="Times New Roman" w:eastAsia="Times New Roman" w:hAnsi="Times New Roman" w:cs="Times New Roman"/>
          <w:sz w:val="24"/>
          <w:szCs w:val="24"/>
          <w:lang w:eastAsia="zh-CN"/>
        </w:rPr>
        <w:t xml:space="preserve">Tom Bird,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Breiteneder, Kelsey Campbell, Peter Chandler, Tracy Cone, Catharina De Monye, Scott Decker, </w:t>
      </w:r>
      <w:r w:rsidR="003246AE" w:rsidRPr="008D35DA">
        <w:rPr>
          <w:rFonts w:ascii="Times New Roman" w:hAnsi="Times New Roman" w:cs="Times New Roman"/>
          <w:sz w:val="24"/>
          <w:szCs w:val="24"/>
        </w:rPr>
        <w:t xml:space="preserve">Travis Desy, </w:t>
      </w:r>
      <w:r w:rsidRPr="008D35DA">
        <w:rPr>
          <w:rFonts w:ascii="Times New Roman" w:eastAsia="Times New Roman" w:hAnsi="Times New Roman" w:cs="Times New Roman"/>
          <w:sz w:val="24"/>
          <w:szCs w:val="24"/>
          <w:lang w:eastAsia="zh-CN"/>
        </w:rPr>
        <w:t xml:space="preserve">Kaitlyn Dionne, Maxine Forest, Nicole Frederickson, Jin Gao, Sue Grant, Merran Hague, Mike Hawkshaw, Stacey Hobson, Roy </w:t>
      </w:r>
      <w:proofErr w:type="spellStart"/>
      <w:r w:rsidRPr="008D35DA">
        <w:rPr>
          <w:rFonts w:ascii="Times New Roman" w:eastAsia="Times New Roman" w:hAnsi="Times New Roman" w:cs="Times New Roman"/>
          <w:sz w:val="24"/>
          <w:szCs w:val="24"/>
          <w:lang w:eastAsia="zh-CN"/>
        </w:rPr>
        <w:t>Hourston</w:t>
      </w:r>
      <w:proofErr w:type="spellEnd"/>
      <w:r w:rsidRPr="008D35DA">
        <w:rPr>
          <w:rFonts w:ascii="Times New Roman" w:eastAsia="Times New Roman" w:hAnsi="Times New Roman" w:cs="Times New Roman"/>
          <w:sz w:val="24"/>
          <w:szCs w:val="24"/>
          <w:lang w:eastAsia="zh-CN"/>
        </w:rPr>
        <w:t xml:space="preserve">, Jim Irvine, Les Jantz, Dennis Klassen, Stu LaPage, Steve Latham, Brian Leaf, Doug Lofthouse, Nancy Louie, </w:t>
      </w:r>
      <w:r w:rsidRPr="008D35DA">
        <w:rPr>
          <w:rFonts w:ascii="Times New Roman" w:eastAsia="Times New Roman" w:hAnsi="Times New Roman" w:cs="Times New Roman"/>
          <w:sz w:val="24"/>
          <w:szCs w:val="24"/>
          <w:lang w:eastAsia="zh-CN"/>
        </w:rPr>
        <w:lastRenderedPageBreak/>
        <w:t xml:space="preserve">Jennifer Lynne, Bronwyn MacDonald, Michael Malick, Nate Mantua, Fiona Martens, Catherine McClean, Catherine Michielsens, Matt Mortimer, Judy Munsell, Chuck Parken, </w:t>
      </w:r>
      <w:r w:rsidR="00C11212">
        <w:rPr>
          <w:rFonts w:ascii="Times New Roman" w:eastAsia="Times New Roman" w:hAnsi="Times New Roman" w:cs="Times New Roman"/>
          <w:sz w:val="24"/>
          <w:szCs w:val="24"/>
          <w:lang w:eastAsia="zh-CN"/>
        </w:rPr>
        <w:t xml:space="preserve">Jason Parsley, </w:t>
      </w:r>
      <w:r w:rsidRPr="008D35DA">
        <w:rPr>
          <w:rFonts w:ascii="Times New Roman" w:eastAsia="Times New Roman" w:hAnsi="Times New Roman" w:cs="Times New Roman"/>
          <w:sz w:val="24"/>
          <w:szCs w:val="24"/>
          <w:lang w:eastAsia="zh-CN"/>
        </w:rPr>
        <w:t xml:space="preserve">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w:t>
      </w:r>
      <w:proofErr w:type="spellStart"/>
      <w:r w:rsidRPr="008D35DA">
        <w:rPr>
          <w:rFonts w:ascii="Times New Roman" w:eastAsia="Times New Roman" w:hAnsi="Times New Roman" w:cs="Times New Roman"/>
          <w:sz w:val="24"/>
          <w:szCs w:val="24"/>
          <w:lang w:eastAsia="zh-CN"/>
        </w:rPr>
        <w:t>Ruggerone</w:t>
      </w:r>
      <w:proofErr w:type="spellEnd"/>
      <w:r w:rsidRPr="008D35DA">
        <w:rPr>
          <w:rFonts w:ascii="Times New Roman" w:eastAsia="Times New Roman" w:hAnsi="Times New Roman" w:cs="Times New Roman"/>
          <w:sz w:val="24"/>
          <w:szCs w:val="24"/>
          <w:lang w:eastAsia="zh-CN"/>
        </w:rPr>
        <w:t xml:space="preserve">, Jamie Scroggie, Amy Seiders, Michael Staley, Angus Straight, </w:t>
      </w:r>
      <w:r w:rsidR="00C11212">
        <w:rPr>
          <w:rFonts w:ascii="Times New Roman" w:eastAsia="Times New Roman" w:hAnsi="Times New Roman" w:cs="Times New Roman"/>
          <w:sz w:val="24"/>
          <w:szCs w:val="24"/>
          <w:lang w:eastAsia="zh-CN"/>
        </w:rPr>
        <w:t xml:space="preserve">Kayla Suhan, </w:t>
      </w:r>
      <w:r w:rsidRPr="008D35DA">
        <w:rPr>
          <w:rFonts w:ascii="Times New Roman" w:eastAsia="Times New Roman" w:hAnsi="Times New Roman" w:cs="Times New Roman"/>
          <w:sz w:val="24"/>
          <w:szCs w:val="24"/>
          <w:lang w:eastAsia="zh-CN"/>
        </w:rPr>
        <w:t>Madeline Thomson, Matthew Townsend, Strahan Tucker, Maxime Veilleux, Tanya Vivian, Paul Welch, Timber Whitehouse,</w:t>
      </w:r>
      <w:r w:rsidR="00AE4169"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Serena Wong</w:t>
      </w:r>
      <w:r w:rsidR="00C11212">
        <w:rPr>
          <w:rFonts w:ascii="Times New Roman" w:eastAsia="Times New Roman" w:hAnsi="Times New Roman" w:cs="Times New Roman"/>
          <w:sz w:val="24"/>
          <w:szCs w:val="24"/>
          <w:lang w:eastAsia="zh-CN"/>
        </w:rPr>
        <w:t>, and Zhipeng Wu</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xml:space="preserve">. </w:t>
      </w:r>
      <w:r w:rsidR="00462EEA">
        <w:rPr>
          <w:rFonts w:ascii="Times New Roman" w:eastAsia="Times New Roman" w:hAnsi="Times New Roman" w:cs="Times New Roman"/>
          <w:sz w:val="24"/>
          <w:szCs w:val="24"/>
          <w:lang w:eastAsia="zh-CN"/>
        </w:rPr>
        <w:t xml:space="preserve">We gratefully acknowledge invaluable contributions of two anonymous reviewers and CJFAS associate editor, who provided constructive feedback on our initial manuscript. Your insights greatly enhanced the quality of our work. </w:t>
      </w:r>
      <w:r w:rsidR="00691698" w:rsidRPr="008D35DA">
        <w:rPr>
          <w:rFonts w:ascii="Times New Roman" w:eastAsia="Times New Roman" w:hAnsi="Times New Roman" w:cs="Times New Roman"/>
          <w:sz w:val="24"/>
          <w:szCs w:val="24"/>
          <w:lang w:eastAsia="zh-CN"/>
        </w:rPr>
        <w:t>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E40E94">
        <w:rPr>
          <w:rFonts w:ascii="Times New Roman" w:eastAsia="Times New Roman" w:hAnsi="Times New Roman" w:cs="Times New Roman"/>
          <w:sz w:val="24"/>
          <w:szCs w:val="24"/>
          <w:lang w:eastAsia="zh-CN"/>
        </w:rPr>
        <w:t>s</w:t>
      </w:r>
      <w:r w:rsidR="004263EC">
        <w:rPr>
          <w:rFonts w:ascii="Times New Roman" w:eastAsia="Times New Roman" w:hAnsi="Times New Roman" w:cs="Times New Roman"/>
          <w:sz w:val="24"/>
          <w:szCs w:val="24"/>
          <w:lang w:eastAsia="zh-CN"/>
        </w:rPr>
        <w:t>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w:t>
      </w:r>
      <w:r w:rsidR="00D2635C">
        <w:rPr>
          <w:rFonts w:ascii="Times New Roman" w:eastAsia="Times New Roman" w:hAnsi="Times New Roman" w:cs="Times New Roman"/>
          <w:sz w:val="24"/>
          <w:szCs w:val="24"/>
          <w:lang w:eastAsia="zh-CN"/>
        </w:rPr>
        <w:t>and</w:t>
      </w:r>
      <w:r w:rsidR="00D2635C"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xml:space="preserve">, </w:t>
      </w:r>
      <w:r w:rsidR="003A54FE">
        <w:rPr>
          <w:rFonts w:ascii="Times New Roman" w:eastAsia="Times New Roman" w:hAnsi="Times New Roman" w:cs="Times New Roman"/>
          <w:sz w:val="24"/>
          <w:szCs w:val="24"/>
          <w:lang w:eastAsia="zh-CN"/>
        </w:rPr>
        <w:t xml:space="preserve">and Biological Resource Management Section, Fraser and Interior Area, </w:t>
      </w:r>
      <w:r w:rsidR="006105E0" w:rsidRPr="008D35DA">
        <w:rPr>
          <w:rFonts w:ascii="Times New Roman" w:eastAsia="Times New Roman" w:hAnsi="Times New Roman" w:cs="Times New Roman"/>
          <w:sz w:val="24"/>
          <w:szCs w:val="24"/>
          <w:lang w:eastAsia="zh-CN"/>
        </w:rPr>
        <w:t xml:space="preserve">DFO. The lead author would like to thank Shelee Hamilton </w:t>
      </w:r>
      <w:r w:rsidR="003A54FE">
        <w:rPr>
          <w:rFonts w:ascii="Times New Roman" w:eastAsia="Times New Roman" w:hAnsi="Times New Roman" w:cs="Times New Roman"/>
          <w:sz w:val="24"/>
          <w:szCs w:val="24"/>
          <w:lang w:eastAsia="zh-CN"/>
        </w:rPr>
        <w:t xml:space="preserve">and Brittany Jenewein </w:t>
      </w:r>
      <w:r w:rsidR="006105E0" w:rsidRPr="008D35DA">
        <w:rPr>
          <w:rFonts w:ascii="Times New Roman" w:eastAsia="Times New Roman" w:hAnsi="Times New Roman" w:cs="Times New Roman"/>
          <w:sz w:val="24"/>
          <w:szCs w:val="24"/>
          <w:lang w:eastAsia="zh-CN"/>
        </w:rPr>
        <w:t xml:space="preserve">for </w:t>
      </w:r>
      <w:r w:rsidR="003A54FE">
        <w:rPr>
          <w:rFonts w:ascii="Times New Roman" w:eastAsia="Times New Roman" w:hAnsi="Times New Roman" w:cs="Times New Roman"/>
          <w:sz w:val="24"/>
          <w:szCs w:val="24"/>
          <w:lang w:eastAsia="zh-CN"/>
        </w:rPr>
        <w:t>their</w:t>
      </w:r>
      <w:r w:rsidR="006105E0" w:rsidRPr="008D35DA">
        <w:rPr>
          <w:rFonts w:ascii="Times New Roman" w:eastAsia="Times New Roman" w:hAnsi="Times New Roman" w:cs="Times New Roman"/>
          <w:sz w:val="24"/>
          <w:szCs w:val="24"/>
          <w:lang w:eastAsia="zh-CN"/>
        </w:rPr>
        <w:t xml:space="preserve"> support.</w:t>
      </w:r>
      <w:r w:rsidR="004D222F">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1494F1F7"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4D222F">
        <w:rPr>
          <w:rFonts w:ascii="Times New Roman" w:hAnsi="Times New Roman" w:cs="Times New Roman"/>
          <w:sz w:val="24"/>
          <w:szCs w:val="24"/>
        </w:rPr>
        <w:t>3</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75D8C0F8"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w:t>
      </w:r>
      <w:r w:rsidR="00D2635C">
        <w:rPr>
          <w:rFonts w:ascii="Times New Roman" w:hAnsi="Times New Roman" w:cs="Times New Roman"/>
          <w:sz w:val="24"/>
          <w:szCs w:val="24"/>
        </w:rPr>
        <w:t>in a</w:t>
      </w:r>
      <w:r w:rsidR="00D2635C"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w:t>
      </w:r>
      <w:hyperlink r:id="rId12" w:history="1">
        <w:r w:rsidR="0038702F" w:rsidRPr="006C6594">
          <w:rPr>
            <w:rStyle w:val="Hyperlink"/>
            <w:rFonts w:ascii="Times New Roman" w:hAnsi="Times New Roman" w:cs="Times New Roman"/>
            <w:sz w:val="24"/>
            <w:szCs w:val="24"/>
          </w:rPr>
          <w:t>https://github.com/yi-xu/Sockeye_paper</w:t>
        </w:r>
      </w:hyperlink>
      <w:r w:rsidR="0038702F">
        <w:rPr>
          <w:rFonts w:ascii="Times New Roman" w:hAnsi="Times New Roman" w:cs="Times New Roman"/>
          <w:sz w:val="24"/>
          <w:szCs w:val="24"/>
        </w:rPr>
        <w:t xml:space="preserve"> </w:t>
      </w:r>
      <w:r w:rsidRPr="008D35DA">
        <w:rPr>
          <w:rFonts w:ascii="Times New Roman" w:hAnsi="Times New Roman" w:cs="Times New Roman"/>
          <w:sz w:val="24"/>
          <w:szCs w:val="24"/>
        </w:rPr>
        <w:t xml:space="preserve">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bookmarkEnd w:id="273"/>
    <w:bookmarkEnd w:id="274"/>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Stobbart,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Michielsens, C.G.J. and Grant, S.C.H. 2016b. Habitat manipulations confound the interpretation of sockeye salmon recruitment patterns at Chilko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Thalmann,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t>
      </w:r>
      <w:proofErr w:type="gramStart"/>
      <w:r w:rsidRPr="008D35DA">
        <w:rPr>
          <w:rFonts w:ascii="Times New Roman" w:hAnsi="Times New Roman" w:cs="Times New Roman"/>
          <w:sz w:val="24"/>
          <w:szCs w:val="24"/>
        </w:rPr>
        <w:t>W,,</w:t>
      </w:r>
      <w:proofErr w:type="gramEnd"/>
      <w:r w:rsidRPr="008D35DA">
        <w:rPr>
          <w:rFonts w:ascii="Times New Roman" w:hAnsi="Times New Roman" w:cs="Times New Roman"/>
          <w:sz w:val="24"/>
          <w:szCs w:val="24"/>
        </w:rPr>
        <w:t xml:space="preserve">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Burgner,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Advis.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Malick, M.J.,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w:t>
      </w:r>
      <w:proofErr w:type="spellStart"/>
      <w:proofErr w:type="gram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w:t>
      </w:r>
      <w:proofErr w:type="gramEnd"/>
      <w:r w:rsidRPr="008D35DA">
        <w:rPr>
          <w:rFonts w:ascii="Times New Roman" w:hAnsi="Times New Roman" w:cs="Times New Roman"/>
          <w:sz w:val="24"/>
          <w:szCs w:val="24"/>
        </w:rPr>
        <w:t xml:space="preserve">, Adkison,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57A8441B"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6D499E97" w14:textId="2DAFE4B2" w:rsidR="00CC1525" w:rsidRPr="008D35DA" w:rsidRDefault="00CC1525"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CC1525">
        <w:rPr>
          <w:rFonts w:ascii="Times New Roman" w:hAnsi="Times New Roman" w:cs="Times New Roman"/>
          <w:sz w:val="24"/>
          <w:szCs w:val="24"/>
        </w:rPr>
        <w:t xml:space="preserve">DeFilippo, L. B., </w:t>
      </w:r>
      <w:proofErr w:type="spellStart"/>
      <w:r w:rsidRPr="00CC1525">
        <w:rPr>
          <w:rFonts w:ascii="Times New Roman" w:hAnsi="Times New Roman" w:cs="Times New Roman"/>
          <w:sz w:val="24"/>
          <w:szCs w:val="24"/>
        </w:rPr>
        <w:t>Buehrens</w:t>
      </w:r>
      <w:proofErr w:type="spellEnd"/>
      <w:r w:rsidRPr="00CC1525">
        <w:rPr>
          <w:rFonts w:ascii="Times New Roman" w:hAnsi="Times New Roman" w:cs="Times New Roman"/>
          <w:sz w:val="24"/>
          <w:szCs w:val="24"/>
        </w:rPr>
        <w:t>, T. W., Scheuerell, M., Kendall, N. W., &amp; Schindler, D. E.</w:t>
      </w:r>
      <w:r>
        <w:rPr>
          <w:rFonts w:ascii="Times New Roman" w:hAnsi="Times New Roman" w:cs="Times New Roman"/>
          <w:sz w:val="24"/>
          <w:szCs w:val="24"/>
        </w:rPr>
        <w:t>,</w:t>
      </w:r>
      <w:r w:rsidRPr="00CC1525">
        <w:rPr>
          <w:rFonts w:ascii="Times New Roman" w:hAnsi="Times New Roman" w:cs="Times New Roman"/>
          <w:sz w:val="24"/>
          <w:szCs w:val="24"/>
        </w:rPr>
        <w:t xml:space="preserve"> 2021. Improving short-term recruitment forecasts for coho salmon using a spatiotemporal integrated population model. Fisheries Research, 242, 106014.</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salmon in 2018.  Can. Sci. Advis.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2021. Can. Sci. Advis. Sec. Sci. Resp. 2021/038: pp. 105.</w:t>
      </w:r>
    </w:p>
    <w:p w14:paraId="7B985FE0" w14:textId="247A56C2"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 xml:space="preserve">n </w:t>
      </w:r>
      <w:r w:rsidRPr="00AA6137">
        <w:rPr>
          <w:rFonts w:ascii="Times New Roman" w:hAnsi="Times New Roman" w:cs="Times New Roman"/>
          <w:sz w:val="24"/>
          <w:szCs w:val="24"/>
        </w:rPr>
        <w:t>press. Pre-season run size forecasts for Fraser River Sockeye (</w:t>
      </w:r>
      <w:r w:rsidRPr="00AA6137">
        <w:rPr>
          <w:rFonts w:ascii="Times New Roman" w:hAnsi="Times New Roman" w:cs="Times New Roman"/>
          <w:i/>
          <w:iCs/>
          <w:sz w:val="24"/>
          <w:szCs w:val="24"/>
        </w:rPr>
        <w:t>Oncorhynchus nerka</w:t>
      </w:r>
      <w:r w:rsidRPr="00AA6137">
        <w:rPr>
          <w:rFonts w:ascii="Times New Roman" w:hAnsi="Times New Roman" w:cs="Times New Roman"/>
          <w:sz w:val="24"/>
          <w:szCs w:val="24"/>
        </w:rPr>
        <w:t xml:space="preserve">) in 2022. Can. </w:t>
      </w:r>
      <w:ins w:id="275" w:author="Yi Xu" w:date="2023-12-18T20:28:00Z">
        <w:r w:rsidR="00FC0424" w:rsidRPr="009B0759">
          <w:rPr>
            <w:rFonts w:ascii="Times New Roman" w:hAnsi="Times New Roman" w:cs="Times New Roman"/>
            <w:sz w:val="24"/>
            <w:szCs w:val="24"/>
          </w:rPr>
          <w:t>Tech</w:t>
        </w:r>
        <w:r w:rsidRPr="00AA6137">
          <w:rPr>
            <w:rFonts w:ascii="Times New Roman" w:hAnsi="Times New Roman" w:cs="Times New Roman"/>
            <w:sz w:val="24"/>
            <w:szCs w:val="24"/>
          </w:rPr>
          <w:t>.</w:t>
        </w:r>
      </w:ins>
      <w:moveFromRangeStart w:id="276" w:author="Yi Xu" w:date="2023-12-18T20:28:00Z" w:name="move153823719"/>
      <w:moveFrom w:id="277" w:author="Yi Xu" w:date="2023-12-18T20:28:00Z">
        <w:r w:rsidR="00FC0424" w:rsidRPr="00AA6137">
          <w:rPr>
            <w:rFonts w:ascii="Times New Roman" w:hAnsi="Times New Roman" w:cs="Times New Roman"/>
            <w:sz w:val="24"/>
            <w:szCs w:val="24"/>
          </w:rPr>
          <w:t>Sci</w:t>
        </w:r>
        <w:r w:rsidRPr="00AA6137">
          <w:rPr>
            <w:rFonts w:ascii="Times New Roman" w:hAnsi="Times New Roman" w:cs="Times New Roman"/>
            <w:sz w:val="24"/>
            <w:szCs w:val="24"/>
          </w:rPr>
          <w:t>.</w:t>
        </w:r>
        <w:r w:rsidRPr="00647E7E">
          <w:rPr>
            <w:rFonts w:ascii="Times New Roman" w:hAnsi="Times New Roman" w:cs="Times New Roman"/>
            <w:sz w:val="24"/>
            <w:szCs w:val="24"/>
          </w:rPr>
          <w:t xml:space="preserve"> </w:t>
        </w:r>
      </w:moveFrom>
      <w:moveFromRangeEnd w:id="276"/>
      <w:del w:id="278" w:author="Yi Xu" w:date="2023-12-18T20:28:00Z">
        <w:r w:rsidRPr="008D35DA">
          <w:rPr>
            <w:rFonts w:ascii="Times New Roman" w:hAnsi="Times New Roman" w:cs="Times New Roman"/>
            <w:sz w:val="24"/>
            <w:szCs w:val="24"/>
          </w:rPr>
          <w:delText>Advis. Sec. Sci. Advis.</w:delText>
        </w:r>
      </w:del>
      <w:r w:rsidRPr="00AA6137">
        <w:rPr>
          <w:rFonts w:ascii="Times New Roman" w:hAnsi="Times New Roman" w:cs="Times New Roman"/>
          <w:sz w:val="24"/>
          <w:szCs w:val="24"/>
        </w:rPr>
        <w:t xml:space="preserve"> </w:t>
      </w:r>
      <w:r w:rsidR="00FC0424" w:rsidRPr="009B0759">
        <w:rPr>
          <w:rFonts w:ascii="Times New Roman" w:hAnsi="Times New Roman" w:cs="Times New Roman"/>
          <w:sz w:val="24"/>
          <w:szCs w:val="24"/>
        </w:rPr>
        <w:t>Rep</w:t>
      </w:r>
      <w:r w:rsidRPr="00AA6137">
        <w:rPr>
          <w:rFonts w:ascii="Times New Roman" w:hAnsi="Times New Roman" w:cs="Times New Roman"/>
          <w:sz w:val="24"/>
          <w:szCs w:val="24"/>
        </w:rPr>
        <w:t xml:space="preserve">. </w:t>
      </w:r>
      <w:ins w:id="279" w:author="Yi Xu" w:date="2023-12-18T20:28:00Z">
        <w:r w:rsidR="00FC0424" w:rsidRPr="009B0759">
          <w:rPr>
            <w:rFonts w:ascii="Times New Roman" w:hAnsi="Times New Roman" w:cs="Times New Roman"/>
            <w:sz w:val="24"/>
            <w:szCs w:val="24"/>
          </w:rPr>
          <w:t>Fish</w:t>
        </w:r>
        <w:r w:rsidRPr="00AA6137">
          <w:rPr>
            <w:rFonts w:ascii="Times New Roman" w:hAnsi="Times New Roman" w:cs="Times New Roman"/>
            <w:sz w:val="24"/>
            <w:szCs w:val="24"/>
          </w:rPr>
          <w:t xml:space="preserve">. </w:t>
        </w:r>
        <w:proofErr w:type="spellStart"/>
        <w:r w:rsidR="00FC0424" w:rsidRPr="009B0759">
          <w:rPr>
            <w:rFonts w:ascii="Times New Roman" w:hAnsi="Times New Roman" w:cs="Times New Roman"/>
            <w:sz w:val="24"/>
            <w:szCs w:val="24"/>
          </w:rPr>
          <w:t>Aquat</w:t>
        </w:r>
        <w:proofErr w:type="spellEnd"/>
        <w:r w:rsidRPr="00AA6137">
          <w:rPr>
            <w:rFonts w:ascii="Times New Roman" w:hAnsi="Times New Roman" w:cs="Times New Roman"/>
            <w:sz w:val="24"/>
            <w:szCs w:val="24"/>
          </w:rPr>
          <w:t xml:space="preserve">. </w:t>
        </w:r>
      </w:ins>
      <w:moveToRangeStart w:id="280" w:author="Yi Xu" w:date="2023-12-18T20:28:00Z" w:name="move153823719"/>
      <w:moveTo w:id="281" w:author="Yi Xu" w:date="2023-12-18T20:28:00Z">
        <w:r w:rsidR="00FC0424" w:rsidRPr="00AA6137">
          <w:rPr>
            <w:rFonts w:ascii="Times New Roman" w:hAnsi="Times New Roman" w:cs="Times New Roman"/>
            <w:sz w:val="24"/>
            <w:szCs w:val="24"/>
          </w:rPr>
          <w:t>Sci</w:t>
        </w:r>
        <w:r w:rsidRPr="00AA6137">
          <w:rPr>
            <w:rFonts w:ascii="Times New Roman" w:hAnsi="Times New Roman" w:cs="Times New Roman"/>
            <w:sz w:val="24"/>
            <w:szCs w:val="24"/>
          </w:rPr>
          <w:t>.</w:t>
        </w:r>
        <w:r w:rsidRPr="00647E7E">
          <w:rPr>
            <w:rFonts w:ascii="Times New Roman" w:hAnsi="Times New Roman" w:cs="Times New Roman"/>
            <w:sz w:val="24"/>
            <w:szCs w:val="24"/>
          </w:rPr>
          <w:t xml:space="preserve"> </w:t>
        </w:r>
      </w:moveTo>
      <w:moveToRangeEnd w:id="280"/>
      <w:r w:rsidR="00A71BC5" w:rsidRPr="00647E7E">
        <w:rPr>
          <w:rFonts w:ascii="Times New Roman" w:hAnsi="Times New Roman" w:cs="Times New Roman"/>
          <w:sz w:val="24"/>
          <w:szCs w:val="24"/>
        </w:rPr>
        <w:t>2023/</w:t>
      </w:r>
      <w:del w:id="282" w:author="Yi Xu" w:date="2023-12-18T20:28:00Z">
        <w:r w:rsidR="00A71BC5">
          <w:rPr>
            <w:rFonts w:ascii="Times New Roman" w:hAnsi="Times New Roman" w:cs="Times New Roman"/>
            <w:color w:val="FF0000"/>
            <w:sz w:val="24"/>
            <w:szCs w:val="24"/>
          </w:rPr>
          <w:delText>xxx</w:delText>
        </w:r>
      </w:del>
      <w:ins w:id="283" w:author="Yi Xu" w:date="2023-12-18T20:28:00Z">
        <w:r w:rsidR="00FC0424" w:rsidRPr="0008333A">
          <w:rPr>
            <w:rFonts w:ascii="Times New Roman" w:hAnsi="Times New Roman" w:cs="Times New Roman"/>
            <w:sz w:val="24"/>
            <w:szCs w:val="24"/>
          </w:rPr>
          <w:t>3496</w:t>
        </w:r>
      </w:ins>
      <w:r w:rsidR="00A71BC5">
        <w:rPr>
          <w:rFonts w:ascii="Times New Roman" w:hAnsi="Times New Roman" w:cs="Times New Roman"/>
          <w:color w:val="FF0000"/>
          <w:sz w:val="24"/>
          <w:szCs w:val="24"/>
        </w:rPr>
        <w:t xml:space="preserve">: </w:t>
      </w:r>
      <w:r w:rsidR="00A71BC5" w:rsidRPr="00647E7E">
        <w:rPr>
          <w:rFonts w:ascii="Times New Roman" w:hAnsi="Times New Roman" w:cs="Times New Roman"/>
          <w:sz w:val="24"/>
          <w:szCs w:val="24"/>
        </w:rPr>
        <w:t xml:space="preserve">pp. </w:t>
      </w:r>
      <w:del w:id="284" w:author="Yi Xu" w:date="2023-12-18T20:28:00Z">
        <w:r w:rsidR="00A71BC5" w:rsidRPr="00647E7E">
          <w:rPr>
            <w:rFonts w:ascii="Times New Roman" w:hAnsi="Times New Roman" w:cs="Times New Roman"/>
            <w:sz w:val="24"/>
            <w:szCs w:val="24"/>
          </w:rPr>
          <w:delText>342</w:delText>
        </w:r>
      </w:del>
      <w:ins w:id="285" w:author="Yi Xu" w:date="2023-12-18T20:28:00Z">
        <w:r w:rsidR="00FC0424" w:rsidRPr="00647E7E">
          <w:rPr>
            <w:rFonts w:ascii="Times New Roman" w:hAnsi="Times New Roman" w:cs="Times New Roman"/>
            <w:sz w:val="24"/>
            <w:szCs w:val="24"/>
          </w:rPr>
          <w:t>34</w:t>
        </w:r>
        <w:r w:rsidR="00FC0424">
          <w:rPr>
            <w:rFonts w:ascii="Times New Roman" w:hAnsi="Times New Roman" w:cs="Times New Roman"/>
            <w:sz w:val="24"/>
            <w:szCs w:val="24"/>
          </w:rPr>
          <w:t>9</w:t>
        </w:r>
      </w:ins>
      <w:r w:rsidR="00A71BC5" w:rsidRPr="00647E7E">
        <w:rPr>
          <w:rFonts w:ascii="Times New Roman" w:hAnsi="Times New Roman" w:cs="Times New Roman"/>
          <w:sz w:val="24"/>
          <w:szCs w:val="24"/>
        </w:rPr>
        <w:t>.</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Elith,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3"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wild salmon policy status using abundance and trends in abundance metrics. DFO. Can. Sci. Advis.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w:t>
      </w: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xml:space="preserve">, E.J., and Cass, A.J. 2010. Pre-season run size </w:t>
      </w:r>
      <w:r w:rsidRPr="008D35DA">
        <w:rPr>
          <w:rFonts w:ascii="Times New Roman" w:hAnsi="Times New Roman" w:cs="Times New Roman"/>
          <w:sz w:val="24"/>
          <w:szCs w:val="24"/>
        </w:rPr>
        <w:lastRenderedPageBreak/>
        <w:t>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in 2010. Can. Sci. Advis. 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Haeseker, S.L., Peterman, R.M., Su, Z., and Wood, C.C., 2008. Retrospective evaluation of preseason forecasting models for sockeye and chum salmon. N. Am. J. Fish. Manag. 28(1): 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Advis. Sec. Res. Doc. 2021/043. x + 96.</w:t>
      </w:r>
    </w:p>
    <w:p w14:paraId="6741EAB6" w14:textId="50158C0C"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w:t>
      </w:r>
      <w:del w:id="286" w:author="Yi Xu" w:date="2023-12-18T20:28:00Z">
        <w:r w:rsidRPr="008D35DA">
          <w:rPr>
            <w:rFonts w:ascii="Times New Roman" w:hAnsi="Times New Roman" w:cs="Times New Roman"/>
            <w:sz w:val="24"/>
            <w:szCs w:val="24"/>
          </w:rPr>
          <w:delText>.;</w:delText>
        </w:r>
      </w:del>
      <w:ins w:id="287" w:author="Yi Xu" w:date="2023-12-18T20:28:00Z">
        <w:r w:rsidRPr="008D35DA">
          <w:rPr>
            <w:rFonts w:ascii="Times New Roman" w:hAnsi="Times New Roman" w:cs="Times New Roman"/>
            <w:sz w:val="24"/>
            <w:szCs w:val="24"/>
          </w:rPr>
          <w:t>.</w:t>
        </w:r>
        <w:r w:rsidR="00CE7BAB">
          <w:rPr>
            <w:rFonts w:ascii="Times New Roman" w:hAnsi="Times New Roman" w:cs="Times New Roman"/>
            <w:sz w:val="24"/>
            <w:szCs w:val="24"/>
          </w:rPr>
          <w:t xml:space="preserve"> and</w:t>
        </w:r>
      </w:ins>
      <w:r w:rsidRPr="008D35DA">
        <w:rPr>
          <w:rFonts w:ascii="Times New Roman" w:hAnsi="Times New Roman" w:cs="Times New Roman"/>
          <w:sz w:val="24"/>
          <w:szCs w:val="24"/>
        </w:rPr>
        <w:t xml:space="preserve"> Koehler</w:t>
      </w:r>
      <w:del w:id="288" w:author="Yi Xu" w:date="2023-12-18T20:28:00Z">
        <w:r w:rsidRPr="008D35DA">
          <w:rPr>
            <w:rFonts w:ascii="Times New Roman" w:hAnsi="Times New Roman" w:cs="Times New Roman"/>
            <w:sz w:val="24"/>
            <w:szCs w:val="24"/>
          </w:rPr>
          <w:delText>, and Anne B</w:delText>
        </w:r>
      </w:del>
      <w:r w:rsidRPr="008D35DA">
        <w:rPr>
          <w:rFonts w:ascii="Times New Roman" w:hAnsi="Times New Roman" w:cs="Times New Roman"/>
          <w:sz w:val="24"/>
          <w:szCs w:val="24"/>
        </w:rPr>
        <w:t xml:space="preserve">., 2006. Another look at measures of forecast accuracy. Int. J. </w:t>
      </w:r>
      <w:proofErr w:type="gramStart"/>
      <w:r w:rsidRPr="008D35DA">
        <w:rPr>
          <w:rFonts w:ascii="Times New Roman" w:hAnsi="Times New Roman" w:cs="Times New Roman"/>
          <w:sz w:val="24"/>
          <w:szCs w:val="24"/>
        </w:rPr>
        <w:t>Forecast..</w:t>
      </w:r>
      <w:proofErr w:type="gramEnd"/>
      <w:r w:rsidRPr="008D35DA">
        <w:rPr>
          <w:rFonts w:ascii="Times New Roman" w:hAnsi="Times New Roman" w:cs="Times New Roman"/>
          <w:sz w:val="24"/>
          <w:szCs w:val="24"/>
        </w:rPr>
        <w:t xml:space="preserve"> 22 (4): 679–688. </w:t>
      </w:r>
      <w:proofErr w:type="gramStart"/>
      <w:r w:rsidRPr="008D35DA">
        <w:rPr>
          <w:rFonts w:ascii="Times New Roman" w:hAnsi="Times New Roman" w:cs="Times New Roman"/>
          <w:sz w:val="24"/>
          <w:szCs w:val="24"/>
        </w:rPr>
        <w:t>doi:10.1016/j.ijforecast</w:t>
      </w:r>
      <w:proofErr w:type="gramEnd"/>
      <w:r w:rsidRPr="008D35DA">
        <w:rPr>
          <w:rFonts w:ascii="Times New Roman" w:hAnsi="Times New Roman" w:cs="Times New Roman"/>
          <w:sz w:val="24"/>
          <w:szCs w:val="24"/>
        </w:rPr>
        <w: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lastRenderedPageBreak/>
        <w:t>Aquat</w:t>
      </w:r>
      <w:proofErr w:type="spellEnd"/>
      <w:r w:rsidRPr="008D35DA">
        <w:rPr>
          <w:rFonts w:ascii="Times New Roman" w:hAnsi="Times New Roman" w:cs="Times New Roman"/>
          <w:sz w:val="24"/>
          <w:szCs w:val="24"/>
        </w:rPr>
        <w:t>. Sci. 77(3): 576-593. </w:t>
      </w:r>
      <w:hyperlink r:id="rId14" w:history="1">
        <w:r w:rsidRPr="008D35DA">
          <w:rPr>
            <w:rFonts w:ascii="Times New Roman" w:hAnsi="Times New Roman" w:cs="Times New Roman"/>
            <w:sz w:val="24"/>
            <w:szCs w:val="24"/>
          </w:rPr>
          <w:t>https://doi.org/10.1139/cjfas-2018-0470</w:t>
        </w:r>
      </w:hyperlink>
    </w:p>
    <w:p w14:paraId="445C7213" w14:textId="65AA912F" w:rsidR="003C498F"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w:t>
      </w:r>
      <w:del w:id="289" w:author="Yi Xu" w:date="2023-12-18T20:28:00Z">
        <w:r w:rsidRPr="008D35DA">
          <w:rPr>
            <w:rFonts w:ascii="Times New Roman" w:hAnsi="Times New Roman" w:cs="Times New Roman"/>
            <w:sz w:val="24"/>
            <w:szCs w:val="24"/>
          </w:rPr>
          <w:delText>,</w:delText>
        </w:r>
      </w:del>
      <w:ins w:id="290" w:author="Yi Xu" w:date="2023-12-18T20:28:00Z">
        <w:r w:rsidR="003E7C10">
          <w:rPr>
            <w:rFonts w:ascii="Times New Roman" w:hAnsi="Times New Roman" w:cs="Times New Roman"/>
            <w:sz w:val="24"/>
            <w:szCs w:val="24"/>
          </w:rPr>
          <w:t>:</w:t>
        </w:r>
      </w:ins>
      <w:r w:rsidR="003E7C10" w:rsidRPr="008D35DA">
        <w:rPr>
          <w:rFonts w:ascii="Times New Roman" w:hAnsi="Times New Roman" w:cs="Times New Roman"/>
          <w:sz w:val="24"/>
          <w:szCs w:val="24"/>
        </w:rPr>
        <w:t xml:space="preserve"> </w:t>
      </w:r>
      <w:r w:rsidRPr="008D35DA">
        <w:rPr>
          <w:rFonts w:ascii="Times New Roman" w:hAnsi="Times New Roman" w:cs="Times New Roman"/>
          <w:sz w:val="24"/>
          <w:szCs w:val="24"/>
        </w:rPr>
        <w:t>865-879.</w:t>
      </w:r>
    </w:p>
    <w:p w14:paraId="24C2ACFB" w14:textId="5B909655" w:rsidR="00CC1525" w:rsidRPr="008D35DA" w:rsidRDefault="00CC1525" w:rsidP="008D35DA">
      <w:pPr>
        <w:shd w:val="clear" w:color="auto" w:fill="FFFFFF"/>
        <w:spacing w:after="120" w:line="480" w:lineRule="auto"/>
        <w:ind w:left="475" w:hanging="432"/>
        <w:rPr>
          <w:rFonts w:ascii="Times New Roman" w:hAnsi="Times New Roman" w:cs="Times New Roman"/>
          <w:sz w:val="24"/>
          <w:szCs w:val="24"/>
        </w:rPr>
      </w:pPr>
      <w:r w:rsidRPr="00CC1525">
        <w:rPr>
          <w:rFonts w:ascii="Times New Roman" w:hAnsi="Times New Roman" w:cs="Times New Roman"/>
          <w:sz w:val="24"/>
          <w:szCs w:val="24"/>
        </w:rPr>
        <w:t>Johnson, K. F., Councill, E., Thorson, J. T., Brooks, E., Methot, R. D., &amp; Punt, A. E.</w:t>
      </w:r>
      <w:r>
        <w:rPr>
          <w:rFonts w:ascii="Times New Roman" w:hAnsi="Times New Roman" w:cs="Times New Roman"/>
          <w:sz w:val="24"/>
          <w:szCs w:val="24"/>
        </w:rPr>
        <w:t>,</w:t>
      </w:r>
      <w:r w:rsidRPr="00CC1525">
        <w:rPr>
          <w:rFonts w:ascii="Times New Roman" w:hAnsi="Times New Roman" w:cs="Times New Roman"/>
          <w:sz w:val="24"/>
          <w:szCs w:val="24"/>
        </w:rPr>
        <w:t xml:space="preserve"> 2016. Can autocorrelated recruitment be estimated using integrated assessment models and how does it affect population forecasts? Fisheries Research, 183</w:t>
      </w:r>
      <w:del w:id="291" w:author="Yi Xu" w:date="2023-12-18T20:28:00Z">
        <w:r w:rsidRPr="00CC1525">
          <w:rPr>
            <w:rFonts w:ascii="Times New Roman" w:hAnsi="Times New Roman" w:cs="Times New Roman"/>
            <w:sz w:val="24"/>
            <w:szCs w:val="24"/>
          </w:rPr>
          <w:delText>,</w:delText>
        </w:r>
      </w:del>
      <w:ins w:id="292" w:author="Yi Xu" w:date="2023-12-18T20:28:00Z">
        <w:r w:rsidR="003E7C10">
          <w:rPr>
            <w:rFonts w:ascii="Times New Roman" w:hAnsi="Times New Roman" w:cs="Times New Roman"/>
            <w:sz w:val="24"/>
            <w:szCs w:val="24"/>
          </w:rPr>
          <w:t>:</w:t>
        </w:r>
      </w:ins>
      <w:r w:rsidR="003E7C10" w:rsidRPr="00CC1525">
        <w:rPr>
          <w:rFonts w:ascii="Times New Roman" w:hAnsi="Times New Roman" w:cs="Times New Roman"/>
          <w:sz w:val="24"/>
          <w:szCs w:val="24"/>
        </w:rPr>
        <w:t xml:space="preserve"> </w:t>
      </w:r>
      <w:r w:rsidRPr="00CC1525">
        <w:rPr>
          <w:rFonts w:ascii="Times New Roman" w:hAnsi="Times New Roman" w:cs="Times New Roman"/>
          <w:sz w:val="24"/>
          <w:szCs w:val="24"/>
        </w:rPr>
        <w:t>222-232.</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A03757E" w14:textId="43B59911" w:rsidR="003E7C10"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Lamine,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xml:space="preserve">, E. Beaugrand, G., Allemand,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7371987D" w14:textId="54E4280C"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Babin,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Gentill,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Melin,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Westberry,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w:t>
      </w:r>
      <w:del w:id="293" w:author="Yi Xu" w:date="2023-12-18T20:28:00Z">
        <w:r w:rsidRPr="008D35DA">
          <w:rPr>
            <w:rFonts w:ascii="Times New Roman" w:hAnsi="Times New Roman" w:cs="Times New Roman"/>
            <w:sz w:val="24"/>
            <w:szCs w:val="24"/>
          </w:rPr>
          <w:delText>,</w:delText>
        </w:r>
      </w:del>
      <w:ins w:id="294" w:author="Yi Xu" w:date="2023-12-18T20:28:00Z">
        <w:r w:rsidR="003E7C10">
          <w:rPr>
            <w:rFonts w:ascii="Times New Roman" w:hAnsi="Times New Roman" w:cs="Times New Roman"/>
            <w:sz w:val="24"/>
            <w:szCs w:val="24"/>
          </w:rPr>
          <w:t>:</w:t>
        </w:r>
      </w:ins>
      <w:r w:rsidR="003E7C10" w:rsidRPr="008D35DA">
        <w:rPr>
          <w:rFonts w:ascii="Times New Roman" w:hAnsi="Times New Roman" w:cs="Times New Roman"/>
          <w:sz w:val="24"/>
          <w:szCs w:val="24"/>
        </w:rPr>
        <w:t> </w:t>
      </w:r>
      <w:r w:rsidRPr="008D35DA">
        <w:rPr>
          <w:rFonts w:ascii="Times New Roman" w:hAnsi="Times New Roman" w:cs="Times New Roman"/>
          <w:sz w:val="24"/>
          <w:szCs w:val="24"/>
        </w:rPr>
        <w:t xml:space="preserve">6508– 6541, </w:t>
      </w:r>
      <w:r w:rsidRPr="008D35DA">
        <w:rPr>
          <w:rFonts w:ascii="Times New Roman" w:hAnsi="Times New Roman" w:cs="Times New Roman"/>
          <w:sz w:val="24"/>
          <w:szCs w:val="24"/>
        </w:rPr>
        <w:lastRenderedPageBreak/>
        <w:t>doi:</w:t>
      </w:r>
      <w:hyperlink r:id="rId15"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5AC41991" w14:textId="29E3DCC6" w:rsidR="00686CC2" w:rsidRPr="008D35DA" w:rsidRDefault="00686CC2" w:rsidP="008D35DA">
      <w:pPr>
        <w:widowControl w:val="0"/>
        <w:autoSpaceDE w:val="0"/>
        <w:autoSpaceDN w:val="0"/>
        <w:adjustRightInd w:val="0"/>
        <w:spacing w:after="120" w:line="480" w:lineRule="auto"/>
        <w:ind w:left="480" w:hanging="432"/>
        <w:rPr>
          <w:ins w:id="295" w:author="Yi Xu" w:date="2023-12-18T20:28:00Z"/>
          <w:rFonts w:ascii="Times New Roman" w:hAnsi="Times New Roman" w:cs="Times New Roman"/>
          <w:sz w:val="24"/>
          <w:szCs w:val="24"/>
        </w:rPr>
      </w:pPr>
      <w:ins w:id="296" w:author="Yi Xu" w:date="2023-12-18T20:28:00Z">
        <w:r>
          <w:rPr>
            <w:rFonts w:ascii="Times New Roman" w:hAnsi="Times New Roman" w:cs="Times New Roman"/>
            <w:sz w:val="24"/>
            <w:szCs w:val="24"/>
          </w:rPr>
          <w:t xml:space="preserve">Lingard, S., Melville, C., and </w:t>
        </w:r>
        <w:proofErr w:type="spellStart"/>
        <w:r>
          <w:rPr>
            <w:rFonts w:ascii="Times New Roman" w:hAnsi="Times New Roman" w:cs="Times New Roman"/>
            <w:sz w:val="24"/>
            <w:szCs w:val="24"/>
          </w:rPr>
          <w:t>McCubbing</w:t>
        </w:r>
        <w:proofErr w:type="spellEnd"/>
        <w:r>
          <w:rPr>
            <w:rFonts w:ascii="Times New Roman" w:hAnsi="Times New Roman" w:cs="Times New Roman"/>
            <w:sz w:val="24"/>
            <w:szCs w:val="24"/>
          </w:rPr>
          <w:t xml:space="preserve">, D. 2013. Gates Creek Salmon Project Adult Escapement Assessment Project #12.SON.01 (Part2).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Fisheries Research Inc.</w:t>
        </w:r>
        <w:r w:rsidRPr="00686CC2">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HYPERLINK "</w:instrText>
        </w:r>
        <w:r w:rsidRPr="00686CC2">
          <w:rPr>
            <w:rFonts w:ascii="Times New Roman" w:hAnsi="Times New Roman" w:cs="Times New Roman"/>
            <w:sz w:val="24"/>
            <w:szCs w:val="24"/>
          </w:rPr>
          <w:instrText>https://a100.gov.bc.ca/pub/acat/documents/r40299/12.SON.01Gates_final_1386167072858_6166228483.pdf</w:instrText>
        </w:r>
        <w:r>
          <w:rPr>
            <w:rFonts w:ascii="Times New Roman" w:hAnsi="Times New Roman" w:cs="Times New Roman"/>
            <w:sz w:val="24"/>
            <w:szCs w:val="24"/>
          </w:rPr>
          <w:instrText>"</w:instrText>
        </w:r>
        <w:r>
          <w:rPr>
            <w:rFonts w:ascii="Times New Roman" w:hAnsi="Times New Roman" w:cs="Times New Roman"/>
            <w:sz w:val="24"/>
            <w:szCs w:val="24"/>
          </w:rPr>
        </w:r>
        <w:r>
          <w:rPr>
            <w:rFonts w:ascii="Times New Roman" w:hAnsi="Times New Roman" w:cs="Times New Roman"/>
            <w:sz w:val="24"/>
            <w:szCs w:val="24"/>
          </w:rPr>
          <w:fldChar w:fldCharType="separate"/>
        </w:r>
        <w:r w:rsidRPr="00257E1D">
          <w:rPr>
            <w:rStyle w:val="Hyperlink"/>
            <w:rFonts w:ascii="Times New Roman" w:hAnsi="Times New Roman" w:cs="Times New Roman"/>
            <w:sz w:val="24"/>
            <w:szCs w:val="24"/>
          </w:rPr>
          <w:t>https://a100.gov.bc.ca/pub/acat/documents/r40299/12.SON.01Gates_final_1386167072858_6166228483.pdf</w:t>
        </w:r>
        <w:r>
          <w:rPr>
            <w:rFonts w:ascii="Times New Roman" w:hAnsi="Times New Roman" w:cs="Times New Roman"/>
            <w:sz w:val="24"/>
            <w:szCs w:val="24"/>
          </w:rPr>
          <w:fldChar w:fldCharType="end"/>
        </w:r>
        <w:r>
          <w:rPr>
            <w:rFonts w:ascii="Times New Roman" w:hAnsi="Times New Roman" w:cs="Times New Roman"/>
            <w:sz w:val="24"/>
            <w:szCs w:val="24"/>
          </w:rPr>
          <w:t xml:space="preserve"> (last assessed Dec 7, 2023)</w:t>
        </w:r>
      </w:ins>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 M.N.C., Agha, M., Dufault, A.M., Claiborne, A.M., Losee,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Wettstein, J. J., Rykaczewski,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M., 2018. Non-stationary climate–salmon relationships in the Gulf of Alaska. Proc. Royal Soc. B., 285 (1890), 20181855. https://doi.org/10.1098/rspb.2018.1855</w:t>
      </w:r>
    </w:p>
    <w:p w14:paraId="323280C7" w14:textId="4FE14726"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Litzow, M. A., Hunsicker, M. E., Bond, N. A., Burke, B. J., Cunningham, C. J., Gosselin, J. L., Norton, E. L., Ward, E. J., &amp; Zador, S. G.,2020. The changing physical and ecological meanings of North Pacific Ocean climate indices. PNAS, 117(14</w:t>
      </w:r>
      <w:del w:id="297" w:author="Yi Xu" w:date="2023-12-18T20:28:00Z">
        <w:r w:rsidRPr="008D35DA">
          <w:rPr>
            <w:rFonts w:ascii="Times New Roman" w:hAnsi="Times New Roman" w:cs="Times New Roman"/>
            <w:sz w:val="24"/>
            <w:szCs w:val="24"/>
          </w:rPr>
          <w:delText>),</w:delText>
        </w:r>
      </w:del>
      <w:ins w:id="298" w:author="Yi Xu" w:date="2023-12-18T20:28:00Z">
        <w:r w:rsidR="003E7C10" w:rsidRPr="008D35DA">
          <w:rPr>
            <w:rFonts w:ascii="Times New Roman" w:hAnsi="Times New Roman" w:cs="Times New Roman"/>
            <w:sz w:val="24"/>
            <w:szCs w:val="24"/>
          </w:rPr>
          <w:t>)</w:t>
        </w:r>
        <w:r w:rsidR="003E7C10">
          <w:rPr>
            <w:rFonts w:ascii="Times New Roman" w:hAnsi="Times New Roman" w:cs="Times New Roman"/>
            <w:sz w:val="24"/>
            <w:szCs w:val="24"/>
          </w:rPr>
          <w:t>:</w:t>
        </w:r>
      </w:ins>
      <w:r w:rsidR="003E7C10" w:rsidRPr="008D35DA">
        <w:rPr>
          <w:rFonts w:ascii="Times New Roman" w:hAnsi="Times New Roman" w:cs="Times New Roman"/>
          <w:sz w:val="24"/>
          <w:szCs w:val="24"/>
        </w:rPr>
        <w:t xml:space="preserve"> </w:t>
      </w:r>
      <w:r w:rsidRPr="008D35DA">
        <w:rPr>
          <w:rFonts w:ascii="Times New Roman" w:hAnsi="Times New Roman" w:cs="Times New Roman"/>
          <w:sz w:val="24"/>
          <w:szCs w:val="24"/>
        </w:rPr>
        <w:t>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2012. Can. Sci. Advis.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Malick,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Mantua, N.J., Hare, S.R., Zhang, Y., Wallace, J.M., and Francis, R.C. 1997. A Pacific 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Martins, E.G., Hinch,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10736123"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w:t>
      </w:r>
      <w:del w:id="299" w:author="Yi Xu" w:date="2023-12-18T20:28:00Z">
        <w:r w:rsidRPr="008D35DA">
          <w:rPr>
            <w:rFonts w:ascii="Times New Roman" w:hAnsi="Times New Roman" w:cs="Times New Roman"/>
            <w:sz w:val="24"/>
            <w:szCs w:val="24"/>
          </w:rPr>
          <w:delText>,</w:delText>
        </w:r>
      </w:del>
      <w:ins w:id="300" w:author="Yi Xu" w:date="2023-12-18T20:28:00Z">
        <w:r w:rsidR="00FC0424">
          <w:rPr>
            <w:rFonts w:ascii="Times New Roman" w:hAnsi="Times New Roman" w:cs="Times New Roman"/>
            <w:sz w:val="24"/>
            <w:szCs w:val="24"/>
          </w:rPr>
          <w:t>:</w:t>
        </w:r>
      </w:ins>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Michielsens,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35623782" w:rsidR="003C498F" w:rsidRPr="008D35DA" w:rsidRDefault="003C498F" w:rsidP="008D35DA">
      <w:pPr>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Mohn, 1999. The retrospective problem in sequential population analysis: an investigation using cod fishery and simulated data. ICES J. Mar. Sci., 56</w:t>
      </w:r>
      <w:del w:id="301" w:author="Yi Xu" w:date="2023-12-18T20:28:00Z">
        <w:r w:rsidRPr="008D35DA">
          <w:rPr>
            <w:rFonts w:ascii="Times New Roman" w:hAnsi="Times New Roman" w:cs="Times New Roman"/>
            <w:sz w:val="24"/>
            <w:szCs w:val="24"/>
          </w:rPr>
          <w:delText>,</w:delText>
        </w:r>
      </w:del>
      <w:ins w:id="302" w:author="Yi Xu" w:date="2023-12-18T20:28:00Z">
        <w:r w:rsidR="00FC0424">
          <w:rPr>
            <w:rFonts w:ascii="Times New Roman" w:hAnsi="Times New Roman" w:cs="Times New Roman"/>
            <w:sz w:val="24"/>
            <w:szCs w:val="24"/>
          </w:rPr>
          <w:t>:</w:t>
        </w:r>
      </w:ins>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13F84E1F"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xml:space="preserve">, J., Ward, E. J., Brenner, R. E., Hunsicker, M. E., Haught, S. </w:t>
      </w:r>
      <w:proofErr w:type="gramStart"/>
      <w:r w:rsidRPr="008D35DA">
        <w:rPr>
          <w:rFonts w:ascii="Times New Roman" w:hAnsi="Times New Roman" w:cs="Times New Roman"/>
          <w:sz w:val="24"/>
          <w:szCs w:val="24"/>
        </w:rPr>
        <w:t>B.,</w:t>
      </w:r>
      <w:proofErr w:type="spellStart"/>
      <w:r w:rsidRPr="008D35DA">
        <w:rPr>
          <w:rFonts w:ascii="Times New Roman" w:hAnsi="Times New Roman" w:cs="Times New Roman"/>
          <w:sz w:val="24"/>
          <w:szCs w:val="24"/>
        </w:rPr>
        <w:t>Finnoff</w:t>
      </w:r>
      <w:proofErr w:type="spellEnd"/>
      <w:proofErr w:type="gram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G. T., and Hauri, C., 2022. Non-stationary and interactive effects of climate and competition on pink salmon productivity. Glob. Chang. Biol., 28(6</w:t>
      </w:r>
      <w:del w:id="303" w:author="Yi Xu" w:date="2023-12-18T20:28:00Z">
        <w:r w:rsidRPr="008D35DA">
          <w:rPr>
            <w:rFonts w:ascii="Times New Roman" w:hAnsi="Times New Roman" w:cs="Times New Roman"/>
            <w:sz w:val="24"/>
            <w:szCs w:val="24"/>
          </w:rPr>
          <w:delText>),</w:delText>
        </w:r>
      </w:del>
      <w:ins w:id="304" w:author="Yi Xu" w:date="2023-12-18T20:28:00Z">
        <w:r w:rsidR="00FC0424" w:rsidRPr="008D35DA">
          <w:rPr>
            <w:rFonts w:ascii="Times New Roman" w:hAnsi="Times New Roman" w:cs="Times New Roman"/>
            <w:sz w:val="24"/>
            <w:szCs w:val="24"/>
          </w:rPr>
          <w:t>)</w:t>
        </w:r>
        <w:r w:rsidR="00FC0424">
          <w:rPr>
            <w:rFonts w:ascii="Times New Roman" w:hAnsi="Times New Roman" w:cs="Times New Roman"/>
            <w:sz w:val="24"/>
            <w:szCs w:val="24"/>
          </w:rPr>
          <w:t>:</w:t>
        </w:r>
      </w:ins>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lastRenderedPageBreak/>
        <w:t>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Ovando D.</w:t>
      </w:r>
      <w:proofErr w:type="gramStart"/>
      <w:r w:rsidRPr="008D35DA">
        <w:rPr>
          <w:rFonts w:ascii="Times New Roman" w:hAnsi="Times New Roman" w:cs="Times New Roman"/>
          <w:sz w:val="24"/>
          <w:szCs w:val="24"/>
        </w:rPr>
        <w:t>,  Cunningham</w:t>
      </w:r>
      <w:proofErr w:type="gramEnd"/>
      <w:r w:rsidRPr="008D35DA">
        <w:rPr>
          <w:rFonts w:ascii="Times New Roman" w:hAnsi="Times New Roman" w:cs="Times New Roman"/>
          <w:sz w:val="24"/>
          <w:szCs w:val="24"/>
        </w:rPr>
        <w:t>, C., Kuriyama, P., Boatright, C., and Hilborn,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16"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Rasouli, K., and Déry, S.J., 2015. Impacts of variability and trends in runoff and 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Patterson DA, Cooke SJ, Hinch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7"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8"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Rosengard, S.Z., Freshwater, C., McKinnell, S., Xu, Y., and </w:t>
      </w:r>
      <w:proofErr w:type="spellStart"/>
      <w:r w:rsidRPr="008D35DA">
        <w:rPr>
          <w:rFonts w:ascii="Times New Roman" w:hAnsi="Times New Roman" w:cs="Times New Roman"/>
          <w:sz w:val="24"/>
          <w:szCs w:val="24"/>
        </w:rPr>
        <w:t>Tortell</w:t>
      </w:r>
      <w:proofErr w:type="spellEnd"/>
      <w:r w:rsidRPr="008D35DA">
        <w:rPr>
          <w:rFonts w:ascii="Times New Roman" w:hAnsi="Times New Roman" w:cs="Times New Roman"/>
          <w:sz w:val="24"/>
          <w:szCs w:val="24"/>
        </w:rPr>
        <w:t xml:space="preserve">,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Connors, B.M., 2015. Productivity and life history of sockeye salmon in relation to competition with pink and sockeye salmon in the North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Irvine, J.R., 2018. Numbers and biomass of natural- and hatchery-origin pink, chum, and sockeye salmon in the North Pacific Ocean, 1925-2015. Mar. Coast. Fish. Dyn.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564B827E"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Irvine, J.R., and Connors, B., 2021. Did recent marine heatwaves and record high </w:t>
      </w:r>
      <w:proofErr w:type="gramStart"/>
      <w:r w:rsidRPr="008D35DA">
        <w:rPr>
          <w:rFonts w:ascii="Times New Roman" w:hAnsi="Times New Roman" w:cs="Times New Roman"/>
          <w:sz w:val="24"/>
          <w:szCs w:val="24"/>
        </w:rPr>
        <w:t>Pink</w:t>
      </w:r>
      <w:proofErr w:type="gramEnd"/>
      <w:r w:rsidRPr="008D35DA">
        <w:rPr>
          <w:rFonts w:ascii="Times New Roman" w:hAnsi="Times New Roman" w:cs="Times New Roman"/>
          <w:sz w:val="24"/>
          <w:szCs w:val="24"/>
        </w:rPr>
        <w:t xml:space="preserve"> salmon abundance lead to a tipping point that caused record declines in North Pacific salmon abundance and harvest in 2020? NPAFC Tech. Rep. 17: 78-82.</w:t>
      </w:r>
    </w:p>
    <w:p w14:paraId="29DA07D2" w14:textId="7748BE27" w:rsidR="009F7518" w:rsidRPr="008D35DA" w:rsidRDefault="009F7518"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Pr>
          <w:rFonts w:ascii="Times New Roman" w:hAnsi="Times New Roman" w:cs="Times New Roman"/>
          <w:sz w:val="24"/>
          <w:szCs w:val="24"/>
        </w:rPr>
        <w:t>Rupp, D.E., Wainwright, T.C., and Lawson, P.W., 2012.</w:t>
      </w:r>
      <w:r w:rsidRPr="009F7518">
        <w:t xml:space="preserve"> </w:t>
      </w:r>
      <w:r w:rsidRPr="009F7518">
        <w:rPr>
          <w:rFonts w:ascii="Times New Roman" w:hAnsi="Times New Roman" w:cs="Times New Roman"/>
          <w:sz w:val="24"/>
          <w:szCs w:val="24"/>
        </w:rPr>
        <w:t>Effect of forecast skill on management of the Oregon coast coho salmon (</w:t>
      </w:r>
      <w:r w:rsidRPr="009F7518">
        <w:rPr>
          <w:rFonts w:ascii="Times New Roman" w:hAnsi="Times New Roman" w:cs="Times New Roman"/>
          <w:i/>
          <w:iCs/>
          <w:sz w:val="24"/>
          <w:szCs w:val="24"/>
        </w:rPr>
        <w:t>Oncorhynchus kisutch</w:t>
      </w:r>
      <w:r w:rsidRPr="009F7518">
        <w:rPr>
          <w:rFonts w:ascii="Times New Roman" w:hAnsi="Times New Roman" w:cs="Times New Roman"/>
          <w:sz w:val="24"/>
          <w:szCs w:val="24"/>
        </w:rPr>
        <w:t>) fishery. Canadian Journal of Fisheries and Aquatic Sciences. 69(6): 1016-1032.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E., and Fach, B.A., 2017. Evolution of Future Black Sea Fish Stocks under Changing Environmental and Climatic Conditions. Front. Mar. Sci. 4:339. doi:10.3389/fmars.2017.00339</w:t>
      </w:r>
    </w:p>
    <w:p w14:paraId="69C79F52" w14:textId="6774BCC2"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Munsch,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J.F., and Sobocinski,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047A3A6B" w14:textId="37D9B136" w:rsidR="00712254" w:rsidRPr="008D35DA" w:rsidRDefault="00712254"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712254">
        <w:rPr>
          <w:rFonts w:ascii="Times New Roman" w:hAnsi="Times New Roman" w:cs="Times New Roman" w:hint="eastAsia"/>
          <w:sz w:val="24"/>
          <w:szCs w:val="24"/>
        </w:rPr>
        <w:lastRenderedPageBreak/>
        <w:t xml:space="preserve">Scheuerell, M. D., </w:t>
      </w:r>
      <w:r>
        <w:rPr>
          <w:rFonts w:ascii="Times New Roman" w:hAnsi="Times New Roman" w:cs="Times New Roman"/>
          <w:sz w:val="24"/>
          <w:szCs w:val="24"/>
        </w:rPr>
        <w:t>and</w:t>
      </w:r>
      <w:r w:rsidRPr="00712254">
        <w:rPr>
          <w:rFonts w:ascii="Times New Roman" w:hAnsi="Times New Roman" w:cs="Times New Roman" w:hint="eastAsia"/>
          <w:sz w:val="24"/>
          <w:szCs w:val="24"/>
        </w:rPr>
        <w:t xml:space="preserve"> Williams, J. G.</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 2005. Forecasting climate</w:t>
      </w:r>
      <w:r>
        <w:rPr>
          <w:rFonts w:ascii="Times New Roman" w:hAnsi="Times New Roman" w:cs="Times New Roman"/>
          <w:sz w:val="24"/>
          <w:szCs w:val="24"/>
        </w:rPr>
        <w:t>-</w:t>
      </w:r>
      <w:r w:rsidRPr="00712254">
        <w:rPr>
          <w:rFonts w:ascii="Times New Roman" w:hAnsi="Times New Roman" w:cs="Times New Roman" w:hint="eastAsia"/>
          <w:sz w:val="24"/>
          <w:szCs w:val="24"/>
        </w:rPr>
        <w:t>induced changes in the survival of Snake River spring/summer Chinook salmon (</w:t>
      </w:r>
      <w:r w:rsidRPr="00712254">
        <w:rPr>
          <w:rFonts w:ascii="Times New Roman" w:hAnsi="Times New Roman" w:cs="Times New Roman" w:hint="eastAsia"/>
          <w:i/>
          <w:iCs/>
          <w:sz w:val="24"/>
          <w:szCs w:val="24"/>
        </w:rPr>
        <w:t>Oncorhynchus tshawytscha</w:t>
      </w:r>
      <w:r w:rsidRPr="00712254">
        <w:rPr>
          <w:rFonts w:ascii="Times New Roman" w:hAnsi="Times New Roman" w:cs="Times New Roman" w:hint="eastAsia"/>
          <w:sz w:val="24"/>
          <w:szCs w:val="24"/>
        </w:rPr>
        <w:t>). Fisheries Oceanography, 14(6</w:t>
      </w:r>
      <w:del w:id="305" w:author="Yi Xu" w:date="2023-12-18T20:28:00Z">
        <w:r w:rsidRPr="00712254">
          <w:rPr>
            <w:rFonts w:ascii="Times New Roman" w:hAnsi="Times New Roman" w:cs="Times New Roman" w:hint="eastAsia"/>
            <w:sz w:val="24"/>
            <w:szCs w:val="24"/>
          </w:rPr>
          <w:delText>),</w:delText>
        </w:r>
      </w:del>
      <w:ins w:id="306" w:author="Yi Xu" w:date="2023-12-18T20:28:00Z">
        <w:r w:rsidR="00FC0424" w:rsidRPr="00712254">
          <w:rPr>
            <w:rFonts w:ascii="Times New Roman" w:hAnsi="Times New Roman" w:cs="Times New Roman" w:hint="eastAsia"/>
            <w:sz w:val="24"/>
            <w:szCs w:val="24"/>
          </w:rPr>
          <w:t>)</w:t>
        </w:r>
        <w:r w:rsidR="00FC0424">
          <w:rPr>
            <w:rFonts w:ascii="Times New Roman" w:hAnsi="Times New Roman" w:cs="Times New Roman"/>
            <w:sz w:val="24"/>
            <w:szCs w:val="24"/>
          </w:rPr>
          <w:t>:</w:t>
        </w:r>
      </w:ins>
      <w:r w:rsidR="00FC0424" w:rsidRPr="00712254">
        <w:rPr>
          <w:rFonts w:ascii="Times New Roman" w:hAnsi="Times New Roman" w:cs="Times New Roman" w:hint="eastAsia"/>
          <w:sz w:val="24"/>
          <w:szCs w:val="24"/>
        </w:rPr>
        <w:t xml:space="preserve"> </w:t>
      </w:r>
      <w:r w:rsidRPr="00712254">
        <w:rPr>
          <w:rFonts w:ascii="Times New Roman" w:hAnsi="Times New Roman" w:cs="Times New Roman" w:hint="eastAsia"/>
          <w:sz w:val="24"/>
          <w:szCs w:val="24"/>
        </w:rPr>
        <w:t>448-457</w:t>
      </w:r>
      <w:r>
        <w:rPr>
          <w:rFonts w:ascii="Times New Roman" w:hAnsi="Times New Roman" w:cs="Times New Roman"/>
          <w:sz w:val="24"/>
          <w:szCs w:val="24"/>
        </w:rPr>
        <w:t>.</w:t>
      </w:r>
    </w:p>
    <w:p w14:paraId="2A37FB29" w14:textId="35703611"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M., and Murawski, S., 2004. Moving beyond ‘intelligent thinking’: advancing an ecosystem approach to fisheries. In: Perspectives on Ecosystem-based Approaches to the Management of Marine Resources. Mar. Ecol. Prog. Ser., vol. 274</w:t>
      </w:r>
      <w:del w:id="307" w:author="Yi Xu" w:date="2023-12-18T20:28:00Z">
        <w:r w:rsidRPr="008D35DA">
          <w:rPr>
            <w:rFonts w:ascii="Times New Roman" w:hAnsi="Times New Roman" w:cs="Times New Roman"/>
            <w:sz w:val="24"/>
            <w:szCs w:val="24"/>
          </w:rPr>
          <w:delText>,</w:delText>
        </w:r>
      </w:del>
      <w:ins w:id="308" w:author="Yi Xu" w:date="2023-12-18T20:28:00Z">
        <w:r w:rsidR="00FC0424">
          <w:rPr>
            <w:rFonts w:ascii="Times New Roman" w:hAnsi="Times New Roman" w:cs="Times New Roman"/>
            <w:sz w:val="24"/>
            <w:szCs w:val="24"/>
          </w:rPr>
          <w:t>:</w:t>
        </w:r>
      </w:ins>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5D871F4C"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23C883BF" w14:textId="1503D24D" w:rsidR="003E2F04" w:rsidRPr="008D35DA" w:rsidRDefault="003E2F04" w:rsidP="003E2F04">
      <w:pPr>
        <w:widowControl w:val="0"/>
        <w:autoSpaceDE w:val="0"/>
        <w:autoSpaceDN w:val="0"/>
        <w:adjustRightInd w:val="0"/>
        <w:spacing w:after="120" w:line="480" w:lineRule="auto"/>
        <w:ind w:left="480" w:hanging="432"/>
        <w:rPr>
          <w:rFonts w:ascii="Times New Roman" w:hAnsi="Times New Roman" w:cs="Times New Roman"/>
          <w:sz w:val="24"/>
          <w:szCs w:val="24"/>
        </w:rPr>
      </w:pPr>
      <w:r w:rsidRPr="003E2F04">
        <w:rPr>
          <w:rFonts w:ascii="Times New Roman" w:hAnsi="Times New Roman" w:cs="Times New Roman"/>
          <w:sz w:val="24"/>
          <w:szCs w:val="24"/>
        </w:rPr>
        <w:t>Ward, E.J., Holmes, E.E., Thorson, J.T., and Collen, B. 2014. Complexity is costly:</w:t>
      </w:r>
      <w:r>
        <w:rPr>
          <w:rFonts w:ascii="Times New Roman" w:hAnsi="Times New Roman" w:cs="Times New Roman"/>
          <w:sz w:val="24"/>
          <w:szCs w:val="24"/>
        </w:rPr>
        <w:t xml:space="preserve"> </w:t>
      </w:r>
      <w:r w:rsidRPr="003E2F04">
        <w:rPr>
          <w:rFonts w:ascii="Times New Roman" w:hAnsi="Times New Roman" w:cs="Times New Roman"/>
          <w:sz w:val="24"/>
          <w:szCs w:val="24"/>
        </w:rPr>
        <w:t>a meta-analysis of parametric and non-parametric methods for short-term</w:t>
      </w:r>
      <w:r>
        <w:rPr>
          <w:rFonts w:ascii="Times New Roman" w:hAnsi="Times New Roman" w:cs="Times New Roman"/>
          <w:sz w:val="24"/>
          <w:szCs w:val="24"/>
        </w:rPr>
        <w:t xml:space="preserve"> </w:t>
      </w:r>
      <w:r w:rsidRPr="003E2F04">
        <w:rPr>
          <w:rFonts w:ascii="Times New Roman" w:hAnsi="Times New Roman" w:cs="Times New Roman"/>
          <w:sz w:val="24"/>
          <w:szCs w:val="24"/>
        </w:rPr>
        <w:t>population forecasting. Oikos, 123: 652–661. doi:10.1111/j.1600-0706.2014.</w:t>
      </w:r>
      <w:r>
        <w:rPr>
          <w:rFonts w:ascii="Times New Roman" w:hAnsi="Times New Roman" w:cs="Times New Roman"/>
          <w:sz w:val="24"/>
          <w:szCs w:val="24"/>
        </w:rPr>
        <w:t xml:space="preserve"> </w:t>
      </w:r>
      <w:r w:rsidRPr="003E2F04">
        <w:rPr>
          <w:rFonts w:ascii="Times New Roman" w:hAnsi="Times New Roman" w:cs="Times New Roman"/>
          <w:sz w:val="24"/>
          <w:szCs w:val="24"/>
        </w:rPr>
        <w:t>00916.x.</w:t>
      </w:r>
    </w:p>
    <w:p w14:paraId="6A88E264" w14:textId="7116FC1A"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Willmott, C. J. and Matsuura, K., 2005. Advantages of the mean absolute error (MAE) over the root mean square error (RMSE) in assessing average model performance. Clim. Res. 30: 79–82. doi:10.3354/cr030079.</w:t>
      </w:r>
    </w:p>
    <w:p w14:paraId="19D253E7" w14:textId="2CD6EEA9" w:rsidR="00A45F9C" w:rsidRPr="008D35DA" w:rsidRDefault="00A45F9C" w:rsidP="00A45F9C">
      <w:pPr>
        <w:widowControl w:val="0"/>
        <w:autoSpaceDE w:val="0"/>
        <w:autoSpaceDN w:val="0"/>
        <w:adjustRightInd w:val="0"/>
        <w:spacing w:after="120" w:line="480" w:lineRule="auto"/>
        <w:ind w:left="480" w:hanging="432"/>
        <w:rPr>
          <w:rFonts w:ascii="Times New Roman" w:hAnsi="Times New Roman" w:cs="Times New Roman"/>
          <w:sz w:val="24"/>
          <w:szCs w:val="24"/>
        </w:rPr>
      </w:pPr>
      <w:r w:rsidRPr="00A45F9C">
        <w:rPr>
          <w:rFonts w:ascii="Times New Roman" w:hAnsi="Times New Roman" w:cs="Times New Roman"/>
          <w:sz w:val="24"/>
          <w:szCs w:val="24"/>
        </w:rPr>
        <w:t>Winship, A.J., O’Farrell, M.R., Satterthwaite, W.H., Wells, B.K., Mohr, M.S., 2015. Expected future performance of salmon abundance forecast models with varying</w:t>
      </w:r>
      <w:r>
        <w:rPr>
          <w:rFonts w:ascii="Times New Roman" w:hAnsi="Times New Roman" w:cs="Times New Roman"/>
          <w:sz w:val="24"/>
          <w:szCs w:val="24"/>
        </w:rPr>
        <w:t xml:space="preserve"> </w:t>
      </w:r>
      <w:r w:rsidRPr="00A45F9C">
        <w:rPr>
          <w:rFonts w:ascii="Times New Roman" w:hAnsi="Times New Roman" w:cs="Times New Roman"/>
          <w:sz w:val="24"/>
          <w:szCs w:val="24"/>
        </w:rPr>
        <w:t xml:space="preserve">complexity. Can. J. Fish. </w:t>
      </w:r>
      <w:proofErr w:type="spellStart"/>
      <w:r w:rsidRPr="00A45F9C">
        <w:rPr>
          <w:rFonts w:ascii="Times New Roman" w:hAnsi="Times New Roman" w:cs="Times New Roman"/>
          <w:sz w:val="24"/>
          <w:szCs w:val="24"/>
        </w:rPr>
        <w:t>Aquat</w:t>
      </w:r>
      <w:proofErr w:type="spellEnd"/>
      <w:r w:rsidRPr="00A45F9C">
        <w:rPr>
          <w:rFonts w:ascii="Times New Roman" w:hAnsi="Times New Roman" w:cs="Times New Roman"/>
          <w:sz w:val="24"/>
          <w:szCs w:val="24"/>
        </w:rPr>
        <w:t>. Sci. 72</w:t>
      </w:r>
      <w:del w:id="309" w:author="Yi Xu" w:date="2023-12-18T20:28:00Z">
        <w:r w:rsidRPr="00A45F9C">
          <w:rPr>
            <w:rFonts w:ascii="Times New Roman" w:hAnsi="Times New Roman" w:cs="Times New Roman"/>
            <w:sz w:val="24"/>
            <w:szCs w:val="24"/>
          </w:rPr>
          <w:delText>,</w:delText>
        </w:r>
      </w:del>
      <w:ins w:id="310" w:author="Yi Xu" w:date="2023-12-18T20:28:00Z">
        <w:r w:rsidR="00FC0424">
          <w:rPr>
            <w:rFonts w:ascii="Times New Roman" w:hAnsi="Times New Roman" w:cs="Times New Roman"/>
            <w:sz w:val="24"/>
            <w:szCs w:val="24"/>
          </w:rPr>
          <w:t>:</w:t>
        </w:r>
      </w:ins>
      <w:r w:rsidR="00FC0424" w:rsidRPr="00A45F9C">
        <w:rPr>
          <w:rFonts w:ascii="Times New Roman" w:hAnsi="Times New Roman" w:cs="Times New Roman"/>
          <w:sz w:val="24"/>
          <w:szCs w:val="24"/>
        </w:rPr>
        <w:t xml:space="preserve"> </w:t>
      </w:r>
      <w:r w:rsidRPr="00A45F9C">
        <w:rPr>
          <w:rFonts w:ascii="Times New Roman" w:hAnsi="Times New Roman" w:cs="Times New Roman"/>
          <w:sz w:val="24"/>
          <w:szCs w:val="24"/>
        </w:rPr>
        <w:t>557–569. dx.doi.org/10.1139/cjfas-2014-0247</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Wood S., 2017. Generalized Additive Models: An Introduction with R, 2 </w:t>
      </w:r>
      <w:proofErr w:type="gramStart"/>
      <w:r w:rsidRPr="008D35DA">
        <w:rPr>
          <w:rFonts w:ascii="Times New Roman" w:hAnsi="Times New Roman" w:cs="Times New Roman"/>
          <w:sz w:val="24"/>
          <w:szCs w:val="24"/>
        </w:rPr>
        <w:t>edition</w:t>
      </w:r>
      <w:proofErr w:type="gramEnd"/>
      <w:r w:rsidRPr="008D35DA">
        <w:rPr>
          <w:rFonts w:ascii="Times New Roman" w:hAnsi="Times New Roman" w:cs="Times New Roman"/>
          <w:sz w:val="24"/>
          <w:szCs w:val="24"/>
        </w:rPr>
        <w:t>.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xml:space="preserve">, J.T., and </w:t>
      </w:r>
      <w:r w:rsidRPr="008D35DA">
        <w:rPr>
          <w:rFonts w:ascii="Times New Roman" w:hAnsi="Times New Roman" w:cs="Times New Roman"/>
          <w:sz w:val="24"/>
          <w:szCs w:val="24"/>
        </w:rPr>
        <w:lastRenderedPageBreak/>
        <w:t>Sugihara, G., 2015. Equation-free mechanistic ecosystem forecasting using empirical 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Bowron, Fennel (Upper Barriere), Scotch, Nadina,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proofErr w:type="gramStart"/>
      <w:r w:rsidRPr="00AC017A">
        <w:rPr>
          <w:rFonts w:ascii="Times New Roman" w:hAnsi="Times New Roman" w:cs="Times New Roman"/>
          <w:sz w:val="24"/>
          <w:szCs w:val="24"/>
        </w:rPr>
        <w:t>Summer</w:t>
      </w:r>
      <w:proofErr w:type="gramEnd"/>
      <w:r w:rsidRPr="00AC017A">
        <w:rPr>
          <w:rFonts w:ascii="Times New Roman" w:hAnsi="Times New Roman" w:cs="Times New Roman"/>
          <w:sz w:val="24"/>
          <w:szCs w:val="24"/>
        </w:rPr>
        <w:t xml:space="preserve"> run (</w:t>
      </w:r>
      <w:r>
        <w:rPr>
          <w:rFonts w:ascii="Times New Roman" w:hAnsi="Times New Roman" w:cs="Times New Roman"/>
          <w:sz w:val="24"/>
          <w:szCs w:val="24"/>
        </w:rPr>
        <w:t xml:space="preserve">including </w:t>
      </w:r>
      <w:r w:rsidRPr="00AC017A">
        <w:rPr>
          <w:rFonts w:ascii="Times New Roman" w:hAnsi="Times New Roman" w:cs="Times New Roman"/>
          <w:sz w:val="24"/>
          <w:szCs w:val="24"/>
        </w:rPr>
        <w:t xml:space="preserve">Chilko,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/s</w:t>
      </w:r>
      <w:proofErr w:type="gramStart"/>
      <w:r w:rsidRPr="00FD0D90">
        <w:rPr>
          <w:rFonts w:ascii="Times New Roman" w:hAnsi="Times New Roman" w:cs="Times New Roman"/>
          <w:sz w:val="24"/>
          <w:szCs w:val="24"/>
        </w:rPr>
        <w:t>),  Pacific</w:t>
      </w:r>
      <w:proofErr w:type="gramEnd"/>
      <w:r w:rsidRPr="00FD0D90">
        <w:rPr>
          <w:rFonts w:ascii="Times New Roman" w:hAnsi="Times New Roman" w:cs="Times New Roman"/>
          <w:sz w:val="24"/>
          <w:szCs w:val="24"/>
        </w:rPr>
        <w:t xml:space="preserve">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311" w:name="_3znysh7" w:colFirst="0" w:colLast="0"/>
      <w:bookmarkStart w:id="312" w:name="_3dy6vkm" w:colFirst="0" w:colLast="0"/>
      <w:bookmarkStart w:id="313" w:name="1t3h5sf" w:colFirst="0" w:colLast="0"/>
      <w:bookmarkStart w:id="314" w:name="_4d34og8" w:colFirst="0" w:colLast="0"/>
      <w:bookmarkEnd w:id="1"/>
      <w:bookmarkEnd w:id="311"/>
      <w:bookmarkEnd w:id="312"/>
      <w:bookmarkEnd w:id="313"/>
      <w:bookmarkEnd w:id="314"/>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xml:space="preserve">, seven Early Summer run (Bowron, Fennel (Upper Barriere), Scotch, Nadina, Pitt, Seymour, Gates), and one </w:t>
      </w:r>
      <w:proofErr w:type="gramStart"/>
      <w:r w:rsidRPr="00122AD2">
        <w:rPr>
          <w:rFonts w:ascii="Times New Roman" w:hAnsi="Times New Roman" w:cs="Times New Roman"/>
          <w:sz w:val="24"/>
          <w:szCs w:val="24"/>
        </w:rPr>
        <w:t>Summer</w:t>
      </w:r>
      <w:proofErr w:type="gramEnd"/>
      <w:r w:rsidRPr="00122AD2">
        <w:rPr>
          <w:rFonts w:ascii="Times New Roman" w:hAnsi="Times New Roman" w:cs="Times New Roman"/>
          <w:sz w:val="24"/>
          <w:szCs w:val="24"/>
        </w:rPr>
        <w:t xml:space="preserve"> run (Chilko).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w:t>
      </w:r>
      <w:proofErr w:type="gramStart"/>
      <w:r w:rsidR="0009482C" w:rsidRPr="0009482C">
        <w:rPr>
          <w:rFonts w:ascii="Times New Roman" w:hAnsi="Times New Roman" w:cs="Times New Roman"/>
          <w:sz w:val="24"/>
          <w:szCs w:val="24"/>
        </w:rPr>
        <w:t>Summer</w:t>
      </w:r>
      <w:proofErr w:type="gramEnd"/>
      <w:r w:rsidR="0009482C" w:rsidRPr="0009482C">
        <w:rPr>
          <w:rFonts w:ascii="Times New Roman" w:hAnsi="Times New Roman" w:cs="Times New Roman"/>
          <w:sz w:val="24"/>
          <w:szCs w:val="24"/>
        </w:rPr>
        <w:t xml:space="preserve">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Chilko,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Chilko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CA77DA"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1A484C39"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r w:rsidR="00D07499">
              <w:rPr>
                <w:rFonts w:ascii="Times New Roman" w:hAnsi="Times New Roman" w:cs="Times New Roman"/>
                <w:b/>
                <w:sz w:val="20"/>
                <w:szCs w:val="20"/>
              </w:rPr>
              <w:t xml:space="preserve"> (Stock-recruit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Ricker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power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Larkin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 xml:space="preserve">Bayesian sibling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3BB2CB65">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5684B223">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34487E">
      <w:headerReference w:type="even" r:id="rId26"/>
      <w:headerReference w:type="default" r:id="rId27"/>
      <w:footerReference w:type="even" r:id="rId28"/>
      <w:footerReference w:type="default" r:id="rId29"/>
      <w:headerReference w:type="first" r:id="rId30"/>
      <w:footerReference w:type="first" r:id="rId31"/>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55C49" w14:textId="77777777" w:rsidR="0034487E" w:rsidRDefault="0034487E" w:rsidP="00D35F6B">
      <w:pPr>
        <w:spacing w:after="0" w:line="240" w:lineRule="auto"/>
      </w:pPr>
      <w:r>
        <w:separator/>
      </w:r>
    </w:p>
  </w:endnote>
  <w:endnote w:type="continuationSeparator" w:id="0">
    <w:p w14:paraId="6D160DD3" w14:textId="77777777" w:rsidR="0034487E" w:rsidRDefault="0034487E" w:rsidP="00D35F6B">
      <w:pPr>
        <w:spacing w:after="0" w:line="240" w:lineRule="auto"/>
      </w:pPr>
      <w:r>
        <w:continuationSeparator/>
      </w:r>
    </w:p>
  </w:endnote>
  <w:endnote w:type="continuationNotice" w:id="1">
    <w:p w14:paraId="36A42DA4" w14:textId="77777777" w:rsidR="0034487E" w:rsidRDefault="003448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5F651" w14:textId="77777777" w:rsidR="0034487E" w:rsidRDefault="0034487E" w:rsidP="00D35F6B">
      <w:pPr>
        <w:spacing w:after="0" w:line="240" w:lineRule="auto"/>
      </w:pPr>
      <w:r>
        <w:separator/>
      </w:r>
    </w:p>
  </w:footnote>
  <w:footnote w:type="continuationSeparator" w:id="0">
    <w:p w14:paraId="1AA4F66C" w14:textId="77777777" w:rsidR="0034487E" w:rsidRDefault="0034487E" w:rsidP="00D35F6B">
      <w:pPr>
        <w:spacing w:after="0" w:line="240" w:lineRule="auto"/>
      </w:pPr>
      <w:r>
        <w:continuationSeparator/>
      </w:r>
    </w:p>
  </w:footnote>
  <w:footnote w:type="continuationNotice" w:id="1">
    <w:p w14:paraId="7E5AF9AC" w14:textId="77777777" w:rsidR="0034487E" w:rsidRDefault="003448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16cid:durableId="2043631932">
    <w:abstractNumId w:val="9"/>
  </w:num>
  <w:num w:numId="2" w16cid:durableId="1927688838">
    <w:abstractNumId w:val="2"/>
  </w:num>
  <w:num w:numId="3" w16cid:durableId="310064172">
    <w:abstractNumId w:val="8"/>
  </w:num>
  <w:num w:numId="4" w16cid:durableId="1984649965">
    <w:abstractNumId w:val="1"/>
  </w:num>
  <w:num w:numId="5" w16cid:durableId="1571422738">
    <w:abstractNumId w:val="1"/>
    <w:lvlOverride w:ilvl="0">
      <w:startOverride w:val="1"/>
    </w:lvlOverride>
  </w:num>
  <w:num w:numId="6" w16cid:durableId="698630996">
    <w:abstractNumId w:val="15"/>
  </w:num>
  <w:num w:numId="7" w16cid:durableId="7791777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3272642">
    <w:abstractNumId w:val="0"/>
  </w:num>
  <w:num w:numId="9" w16cid:durableId="1096706586">
    <w:abstractNumId w:val="17"/>
  </w:num>
  <w:num w:numId="10" w16cid:durableId="1848015644">
    <w:abstractNumId w:val="3"/>
  </w:num>
  <w:num w:numId="11" w16cid:durableId="997028867">
    <w:abstractNumId w:val="16"/>
  </w:num>
  <w:num w:numId="12" w16cid:durableId="685450773">
    <w:abstractNumId w:val="11"/>
  </w:num>
  <w:num w:numId="13" w16cid:durableId="449935519">
    <w:abstractNumId w:val="18"/>
  </w:num>
  <w:num w:numId="14" w16cid:durableId="183783672">
    <w:abstractNumId w:val="10"/>
  </w:num>
  <w:num w:numId="15" w16cid:durableId="1629162619">
    <w:abstractNumId w:val="4"/>
  </w:num>
  <w:num w:numId="16" w16cid:durableId="1990358216">
    <w:abstractNumId w:val="19"/>
  </w:num>
  <w:num w:numId="17" w16cid:durableId="391587027">
    <w:abstractNumId w:val="5"/>
  </w:num>
  <w:num w:numId="18" w16cid:durableId="1988782447">
    <w:abstractNumId w:val="6"/>
  </w:num>
  <w:num w:numId="19" w16cid:durableId="460461060">
    <w:abstractNumId w:val="13"/>
  </w:num>
  <w:num w:numId="20" w16cid:durableId="14231216">
    <w:abstractNumId w:val="7"/>
  </w:num>
  <w:num w:numId="21" w16cid:durableId="2032147518">
    <w:abstractNumId w:val="12"/>
  </w:num>
  <w:num w:numId="22" w16cid:durableId="5368171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48E"/>
    <w:rsid w:val="0000075D"/>
    <w:rsid w:val="000007BE"/>
    <w:rsid w:val="0000235C"/>
    <w:rsid w:val="00002382"/>
    <w:rsid w:val="00003170"/>
    <w:rsid w:val="00004821"/>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38CE"/>
    <w:rsid w:val="0002475E"/>
    <w:rsid w:val="000249DE"/>
    <w:rsid w:val="00025663"/>
    <w:rsid w:val="00025869"/>
    <w:rsid w:val="00030B66"/>
    <w:rsid w:val="00031115"/>
    <w:rsid w:val="000314E1"/>
    <w:rsid w:val="00031A55"/>
    <w:rsid w:val="00031EE3"/>
    <w:rsid w:val="0003275F"/>
    <w:rsid w:val="00033393"/>
    <w:rsid w:val="000346D4"/>
    <w:rsid w:val="0003512F"/>
    <w:rsid w:val="0003607B"/>
    <w:rsid w:val="00036333"/>
    <w:rsid w:val="0003675E"/>
    <w:rsid w:val="000375A2"/>
    <w:rsid w:val="00037E7F"/>
    <w:rsid w:val="000403DA"/>
    <w:rsid w:val="00040597"/>
    <w:rsid w:val="000406F4"/>
    <w:rsid w:val="00040A5B"/>
    <w:rsid w:val="00041AF0"/>
    <w:rsid w:val="00041C1E"/>
    <w:rsid w:val="00041C93"/>
    <w:rsid w:val="0004294D"/>
    <w:rsid w:val="00042BF1"/>
    <w:rsid w:val="00043050"/>
    <w:rsid w:val="000436F1"/>
    <w:rsid w:val="000439FB"/>
    <w:rsid w:val="000450FA"/>
    <w:rsid w:val="00045360"/>
    <w:rsid w:val="000453A3"/>
    <w:rsid w:val="00045E69"/>
    <w:rsid w:val="000464A2"/>
    <w:rsid w:val="000477BA"/>
    <w:rsid w:val="00047AD0"/>
    <w:rsid w:val="0005023D"/>
    <w:rsid w:val="00050656"/>
    <w:rsid w:val="00051A93"/>
    <w:rsid w:val="000521E1"/>
    <w:rsid w:val="000537DE"/>
    <w:rsid w:val="00054BF4"/>
    <w:rsid w:val="0005540C"/>
    <w:rsid w:val="000604B4"/>
    <w:rsid w:val="0006094C"/>
    <w:rsid w:val="000619F2"/>
    <w:rsid w:val="00062A54"/>
    <w:rsid w:val="00063D28"/>
    <w:rsid w:val="00063F53"/>
    <w:rsid w:val="00065344"/>
    <w:rsid w:val="00065535"/>
    <w:rsid w:val="0006599F"/>
    <w:rsid w:val="0006684F"/>
    <w:rsid w:val="00066EBE"/>
    <w:rsid w:val="00071563"/>
    <w:rsid w:val="00071B82"/>
    <w:rsid w:val="00071D42"/>
    <w:rsid w:val="000728E3"/>
    <w:rsid w:val="00073652"/>
    <w:rsid w:val="000757FE"/>
    <w:rsid w:val="00076D9F"/>
    <w:rsid w:val="000806FC"/>
    <w:rsid w:val="00080E11"/>
    <w:rsid w:val="0008101B"/>
    <w:rsid w:val="0008140A"/>
    <w:rsid w:val="00081EEC"/>
    <w:rsid w:val="00082E9D"/>
    <w:rsid w:val="0008333A"/>
    <w:rsid w:val="00083F7A"/>
    <w:rsid w:val="000840BF"/>
    <w:rsid w:val="000847BC"/>
    <w:rsid w:val="00084922"/>
    <w:rsid w:val="00084C18"/>
    <w:rsid w:val="000857F9"/>
    <w:rsid w:val="0008693F"/>
    <w:rsid w:val="00086D21"/>
    <w:rsid w:val="00087058"/>
    <w:rsid w:val="00087183"/>
    <w:rsid w:val="0008762A"/>
    <w:rsid w:val="00092431"/>
    <w:rsid w:val="000944CB"/>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361"/>
    <w:rsid w:val="000B2566"/>
    <w:rsid w:val="000B5194"/>
    <w:rsid w:val="000B5433"/>
    <w:rsid w:val="000B6113"/>
    <w:rsid w:val="000B6157"/>
    <w:rsid w:val="000B6EB1"/>
    <w:rsid w:val="000B7A15"/>
    <w:rsid w:val="000C09BE"/>
    <w:rsid w:val="000C0AE5"/>
    <w:rsid w:val="000C2A9F"/>
    <w:rsid w:val="000C3711"/>
    <w:rsid w:val="000C4DE4"/>
    <w:rsid w:val="000C5919"/>
    <w:rsid w:val="000C656A"/>
    <w:rsid w:val="000C6717"/>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1ED9"/>
    <w:rsid w:val="000F35FC"/>
    <w:rsid w:val="000F3B8C"/>
    <w:rsid w:val="000F6299"/>
    <w:rsid w:val="000F67A0"/>
    <w:rsid w:val="00100194"/>
    <w:rsid w:val="00100CCA"/>
    <w:rsid w:val="00100E00"/>
    <w:rsid w:val="00101DB4"/>
    <w:rsid w:val="00102005"/>
    <w:rsid w:val="001021F6"/>
    <w:rsid w:val="001032D0"/>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4BE"/>
    <w:rsid w:val="00137DF8"/>
    <w:rsid w:val="00137E81"/>
    <w:rsid w:val="00140A15"/>
    <w:rsid w:val="00142398"/>
    <w:rsid w:val="00142629"/>
    <w:rsid w:val="00142969"/>
    <w:rsid w:val="00144213"/>
    <w:rsid w:val="0014516C"/>
    <w:rsid w:val="00145F00"/>
    <w:rsid w:val="001466D5"/>
    <w:rsid w:val="00146894"/>
    <w:rsid w:val="00147009"/>
    <w:rsid w:val="0014788F"/>
    <w:rsid w:val="00147EE2"/>
    <w:rsid w:val="00150BD6"/>
    <w:rsid w:val="0015210E"/>
    <w:rsid w:val="00152F10"/>
    <w:rsid w:val="0015552F"/>
    <w:rsid w:val="00155DD2"/>
    <w:rsid w:val="00160163"/>
    <w:rsid w:val="00160529"/>
    <w:rsid w:val="001610D6"/>
    <w:rsid w:val="001613DB"/>
    <w:rsid w:val="00162EF5"/>
    <w:rsid w:val="00163C5B"/>
    <w:rsid w:val="00165128"/>
    <w:rsid w:val="00170517"/>
    <w:rsid w:val="001715D9"/>
    <w:rsid w:val="001726FC"/>
    <w:rsid w:val="001733D7"/>
    <w:rsid w:val="00175779"/>
    <w:rsid w:val="00175E17"/>
    <w:rsid w:val="00176091"/>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2232"/>
    <w:rsid w:val="001A46C4"/>
    <w:rsid w:val="001A5CE8"/>
    <w:rsid w:val="001A5E4B"/>
    <w:rsid w:val="001A6422"/>
    <w:rsid w:val="001A6D81"/>
    <w:rsid w:val="001B1BDB"/>
    <w:rsid w:val="001B36C9"/>
    <w:rsid w:val="001B4792"/>
    <w:rsid w:val="001B5843"/>
    <w:rsid w:val="001B5C79"/>
    <w:rsid w:val="001B7991"/>
    <w:rsid w:val="001C09F5"/>
    <w:rsid w:val="001C0F3C"/>
    <w:rsid w:val="001C1831"/>
    <w:rsid w:val="001C187D"/>
    <w:rsid w:val="001C2C48"/>
    <w:rsid w:val="001C2ED6"/>
    <w:rsid w:val="001C33A6"/>
    <w:rsid w:val="001C4A39"/>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1F7FD1"/>
    <w:rsid w:val="00200F51"/>
    <w:rsid w:val="002012F6"/>
    <w:rsid w:val="00201AC5"/>
    <w:rsid w:val="00202BE0"/>
    <w:rsid w:val="00203ACF"/>
    <w:rsid w:val="00204500"/>
    <w:rsid w:val="002052AE"/>
    <w:rsid w:val="00205DDC"/>
    <w:rsid w:val="00205E9B"/>
    <w:rsid w:val="00206853"/>
    <w:rsid w:val="00206B1E"/>
    <w:rsid w:val="00207452"/>
    <w:rsid w:val="00207D7F"/>
    <w:rsid w:val="0021092C"/>
    <w:rsid w:val="00211AFE"/>
    <w:rsid w:val="00213A1F"/>
    <w:rsid w:val="00214D62"/>
    <w:rsid w:val="002150C5"/>
    <w:rsid w:val="00215450"/>
    <w:rsid w:val="00215573"/>
    <w:rsid w:val="00216D28"/>
    <w:rsid w:val="00216F49"/>
    <w:rsid w:val="00217853"/>
    <w:rsid w:val="00217FEC"/>
    <w:rsid w:val="00220093"/>
    <w:rsid w:val="00220164"/>
    <w:rsid w:val="002214FB"/>
    <w:rsid w:val="00221DFA"/>
    <w:rsid w:val="00222172"/>
    <w:rsid w:val="00222199"/>
    <w:rsid w:val="00225C62"/>
    <w:rsid w:val="0023002F"/>
    <w:rsid w:val="002305F3"/>
    <w:rsid w:val="0023423A"/>
    <w:rsid w:val="0023502D"/>
    <w:rsid w:val="0023778D"/>
    <w:rsid w:val="002379D7"/>
    <w:rsid w:val="002401CC"/>
    <w:rsid w:val="002402D7"/>
    <w:rsid w:val="00240306"/>
    <w:rsid w:val="00240E8F"/>
    <w:rsid w:val="00241BCF"/>
    <w:rsid w:val="002424F4"/>
    <w:rsid w:val="00243367"/>
    <w:rsid w:val="00243D05"/>
    <w:rsid w:val="00244932"/>
    <w:rsid w:val="00244C4E"/>
    <w:rsid w:val="00245A3C"/>
    <w:rsid w:val="00245B20"/>
    <w:rsid w:val="00246853"/>
    <w:rsid w:val="00246DB8"/>
    <w:rsid w:val="00255C4A"/>
    <w:rsid w:val="00255E7E"/>
    <w:rsid w:val="002563F6"/>
    <w:rsid w:val="00256508"/>
    <w:rsid w:val="0025767C"/>
    <w:rsid w:val="00260129"/>
    <w:rsid w:val="00260B91"/>
    <w:rsid w:val="00260D15"/>
    <w:rsid w:val="00261632"/>
    <w:rsid w:val="002616CC"/>
    <w:rsid w:val="00263010"/>
    <w:rsid w:val="00263132"/>
    <w:rsid w:val="00264386"/>
    <w:rsid w:val="00264F47"/>
    <w:rsid w:val="0026559E"/>
    <w:rsid w:val="00265691"/>
    <w:rsid w:val="0026593C"/>
    <w:rsid w:val="00265AB2"/>
    <w:rsid w:val="00267272"/>
    <w:rsid w:val="00270512"/>
    <w:rsid w:val="00270A0E"/>
    <w:rsid w:val="00271392"/>
    <w:rsid w:val="0027171B"/>
    <w:rsid w:val="00272929"/>
    <w:rsid w:val="002746D9"/>
    <w:rsid w:val="0027498C"/>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052D"/>
    <w:rsid w:val="002A22AA"/>
    <w:rsid w:val="002A2AB1"/>
    <w:rsid w:val="002A45AC"/>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698"/>
    <w:rsid w:val="002C2C26"/>
    <w:rsid w:val="002C3F46"/>
    <w:rsid w:val="002C4189"/>
    <w:rsid w:val="002C4920"/>
    <w:rsid w:val="002C4C25"/>
    <w:rsid w:val="002C622C"/>
    <w:rsid w:val="002C79FE"/>
    <w:rsid w:val="002D035D"/>
    <w:rsid w:val="002D089C"/>
    <w:rsid w:val="002D08C7"/>
    <w:rsid w:val="002D1D3F"/>
    <w:rsid w:val="002D2D23"/>
    <w:rsid w:val="002D41A4"/>
    <w:rsid w:val="002D53C4"/>
    <w:rsid w:val="002D5BA4"/>
    <w:rsid w:val="002D60C1"/>
    <w:rsid w:val="002D67D7"/>
    <w:rsid w:val="002D6B68"/>
    <w:rsid w:val="002D6BBE"/>
    <w:rsid w:val="002D6ECF"/>
    <w:rsid w:val="002D72B3"/>
    <w:rsid w:val="002E2F64"/>
    <w:rsid w:val="002E315D"/>
    <w:rsid w:val="002E3488"/>
    <w:rsid w:val="002E44A7"/>
    <w:rsid w:val="002E4AF3"/>
    <w:rsid w:val="002E5E6E"/>
    <w:rsid w:val="002E5F1F"/>
    <w:rsid w:val="002E63BC"/>
    <w:rsid w:val="002E68FB"/>
    <w:rsid w:val="002E7201"/>
    <w:rsid w:val="002E776B"/>
    <w:rsid w:val="002F0D4B"/>
    <w:rsid w:val="002F1637"/>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0C1A"/>
    <w:rsid w:val="003110B1"/>
    <w:rsid w:val="00314782"/>
    <w:rsid w:val="00315DB1"/>
    <w:rsid w:val="00315F6B"/>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6A7"/>
    <w:rsid w:val="00341D36"/>
    <w:rsid w:val="003433BB"/>
    <w:rsid w:val="0034487E"/>
    <w:rsid w:val="00344917"/>
    <w:rsid w:val="003479CF"/>
    <w:rsid w:val="0035106F"/>
    <w:rsid w:val="00355591"/>
    <w:rsid w:val="00356A33"/>
    <w:rsid w:val="00356F29"/>
    <w:rsid w:val="003573A2"/>
    <w:rsid w:val="00357512"/>
    <w:rsid w:val="003611E6"/>
    <w:rsid w:val="003614BE"/>
    <w:rsid w:val="00361D16"/>
    <w:rsid w:val="00364260"/>
    <w:rsid w:val="003642C4"/>
    <w:rsid w:val="00365BED"/>
    <w:rsid w:val="00365F04"/>
    <w:rsid w:val="003660AE"/>
    <w:rsid w:val="0037243C"/>
    <w:rsid w:val="003730AF"/>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4D4"/>
    <w:rsid w:val="00385E0A"/>
    <w:rsid w:val="0038648D"/>
    <w:rsid w:val="00386BDD"/>
    <w:rsid w:val="0038702F"/>
    <w:rsid w:val="0038771F"/>
    <w:rsid w:val="00387E85"/>
    <w:rsid w:val="00390E2E"/>
    <w:rsid w:val="00391983"/>
    <w:rsid w:val="0039338F"/>
    <w:rsid w:val="00394FB9"/>
    <w:rsid w:val="00395D1E"/>
    <w:rsid w:val="0039667A"/>
    <w:rsid w:val="003974B6"/>
    <w:rsid w:val="003A19F1"/>
    <w:rsid w:val="003A1F50"/>
    <w:rsid w:val="003A205A"/>
    <w:rsid w:val="003A37EE"/>
    <w:rsid w:val="003A54FE"/>
    <w:rsid w:val="003A5C76"/>
    <w:rsid w:val="003A6B8A"/>
    <w:rsid w:val="003A7092"/>
    <w:rsid w:val="003A7B5F"/>
    <w:rsid w:val="003B10D9"/>
    <w:rsid w:val="003B1A5A"/>
    <w:rsid w:val="003B4978"/>
    <w:rsid w:val="003B4F29"/>
    <w:rsid w:val="003B512A"/>
    <w:rsid w:val="003B58B8"/>
    <w:rsid w:val="003B65FD"/>
    <w:rsid w:val="003B6F1C"/>
    <w:rsid w:val="003B6F49"/>
    <w:rsid w:val="003C04EA"/>
    <w:rsid w:val="003C0E77"/>
    <w:rsid w:val="003C185C"/>
    <w:rsid w:val="003C2725"/>
    <w:rsid w:val="003C375C"/>
    <w:rsid w:val="003C46B9"/>
    <w:rsid w:val="003C498F"/>
    <w:rsid w:val="003C4CF1"/>
    <w:rsid w:val="003C4D42"/>
    <w:rsid w:val="003C560C"/>
    <w:rsid w:val="003C6065"/>
    <w:rsid w:val="003C63B9"/>
    <w:rsid w:val="003C6748"/>
    <w:rsid w:val="003C6898"/>
    <w:rsid w:val="003D08FA"/>
    <w:rsid w:val="003D16BE"/>
    <w:rsid w:val="003D26B2"/>
    <w:rsid w:val="003D2858"/>
    <w:rsid w:val="003D2C01"/>
    <w:rsid w:val="003D4BE6"/>
    <w:rsid w:val="003D4F81"/>
    <w:rsid w:val="003D70AF"/>
    <w:rsid w:val="003D7771"/>
    <w:rsid w:val="003E0542"/>
    <w:rsid w:val="003E233D"/>
    <w:rsid w:val="003E2F04"/>
    <w:rsid w:val="003E33A5"/>
    <w:rsid w:val="003E37F1"/>
    <w:rsid w:val="003E4393"/>
    <w:rsid w:val="003E4C31"/>
    <w:rsid w:val="003E6910"/>
    <w:rsid w:val="003E6EF1"/>
    <w:rsid w:val="003E7479"/>
    <w:rsid w:val="003E76AB"/>
    <w:rsid w:val="003E7C10"/>
    <w:rsid w:val="003F3309"/>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5A67"/>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120"/>
    <w:rsid w:val="00434572"/>
    <w:rsid w:val="00436702"/>
    <w:rsid w:val="00436887"/>
    <w:rsid w:val="00436FF8"/>
    <w:rsid w:val="00442F7E"/>
    <w:rsid w:val="00443371"/>
    <w:rsid w:val="00443B36"/>
    <w:rsid w:val="0044427A"/>
    <w:rsid w:val="00444684"/>
    <w:rsid w:val="00444969"/>
    <w:rsid w:val="004457DA"/>
    <w:rsid w:val="00445928"/>
    <w:rsid w:val="00445A09"/>
    <w:rsid w:val="00446009"/>
    <w:rsid w:val="00447265"/>
    <w:rsid w:val="004514CE"/>
    <w:rsid w:val="0045201D"/>
    <w:rsid w:val="00453BA5"/>
    <w:rsid w:val="00453D62"/>
    <w:rsid w:val="00456F25"/>
    <w:rsid w:val="00457586"/>
    <w:rsid w:val="00460922"/>
    <w:rsid w:val="00461706"/>
    <w:rsid w:val="00461E49"/>
    <w:rsid w:val="0046282C"/>
    <w:rsid w:val="00462EEA"/>
    <w:rsid w:val="0046492E"/>
    <w:rsid w:val="00464E5B"/>
    <w:rsid w:val="004656AB"/>
    <w:rsid w:val="00465FC7"/>
    <w:rsid w:val="00466F87"/>
    <w:rsid w:val="0046773A"/>
    <w:rsid w:val="004677D7"/>
    <w:rsid w:val="00467A2B"/>
    <w:rsid w:val="004703D9"/>
    <w:rsid w:val="0047114D"/>
    <w:rsid w:val="004718F4"/>
    <w:rsid w:val="00472176"/>
    <w:rsid w:val="00472F78"/>
    <w:rsid w:val="004745F7"/>
    <w:rsid w:val="0047488B"/>
    <w:rsid w:val="004749AC"/>
    <w:rsid w:val="00474AD0"/>
    <w:rsid w:val="0047602F"/>
    <w:rsid w:val="00476156"/>
    <w:rsid w:val="00476581"/>
    <w:rsid w:val="00476E86"/>
    <w:rsid w:val="0047765D"/>
    <w:rsid w:val="004802C5"/>
    <w:rsid w:val="00481CF0"/>
    <w:rsid w:val="00482803"/>
    <w:rsid w:val="00483211"/>
    <w:rsid w:val="0048528E"/>
    <w:rsid w:val="0048529C"/>
    <w:rsid w:val="00485697"/>
    <w:rsid w:val="00485A13"/>
    <w:rsid w:val="00486608"/>
    <w:rsid w:val="00486E25"/>
    <w:rsid w:val="0049133A"/>
    <w:rsid w:val="0049157D"/>
    <w:rsid w:val="00492D5E"/>
    <w:rsid w:val="004947AA"/>
    <w:rsid w:val="00496579"/>
    <w:rsid w:val="004976C1"/>
    <w:rsid w:val="004A0229"/>
    <w:rsid w:val="004A1E85"/>
    <w:rsid w:val="004A237B"/>
    <w:rsid w:val="004A3E4E"/>
    <w:rsid w:val="004A6B24"/>
    <w:rsid w:val="004A74AA"/>
    <w:rsid w:val="004B045D"/>
    <w:rsid w:val="004B07B8"/>
    <w:rsid w:val="004B0CAD"/>
    <w:rsid w:val="004B1281"/>
    <w:rsid w:val="004B17BF"/>
    <w:rsid w:val="004B244E"/>
    <w:rsid w:val="004B2C79"/>
    <w:rsid w:val="004B3974"/>
    <w:rsid w:val="004B4347"/>
    <w:rsid w:val="004B6DAA"/>
    <w:rsid w:val="004B6DE1"/>
    <w:rsid w:val="004B70AE"/>
    <w:rsid w:val="004B7A86"/>
    <w:rsid w:val="004C2FBF"/>
    <w:rsid w:val="004C4681"/>
    <w:rsid w:val="004C4881"/>
    <w:rsid w:val="004C5941"/>
    <w:rsid w:val="004D222F"/>
    <w:rsid w:val="004D2790"/>
    <w:rsid w:val="004D28EB"/>
    <w:rsid w:val="004D2A81"/>
    <w:rsid w:val="004D3562"/>
    <w:rsid w:val="004D5F1D"/>
    <w:rsid w:val="004D6A12"/>
    <w:rsid w:val="004D78D8"/>
    <w:rsid w:val="004E0463"/>
    <w:rsid w:val="004E0C9A"/>
    <w:rsid w:val="004E0D5C"/>
    <w:rsid w:val="004E2600"/>
    <w:rsid w:val="004E4766"/>
    <w:rsid w:val="004E4DDA"/>
    <w:rsid w:val="004E5A7C"/>
    <w:rsid w:val="004E673B"/>
    <w:rsid w:val="004E6C74"/>
    <w:rsid w:val="004E73DD"/>
    <w:rsid w:val="004E7EA5"/>
    <w:rsid w:val="004F0577"/>
    <w:rsid w:val="004F26FE"/>
    <w:rsid w:val="004F2E4F"/>
    <w:rsid w:val="004F4D1F"/>
    <w:rsid w:val="004F549B"/>
    <w:rsid w:val="004F6E46"/>
    <w:rsid w:val="004F7D2A"/>
    <w:rsid w:val="00500681"/>
    <w:rsid w:val="00500BDF"/>
    <w:rsid w:val="00501B04"/>
    <w:rsid w:val="00502C2B"/>
    <w:rsid w:val="00502E29"/>
    <w:rsid w:val="005030E0"/>
    <w:rsid w:val="005036F1"/>
    <w:rsid w:val="005038FF"/>
    <w:rsid w:val="00504D52"/>
    <w:rsid w:val="00506389"/>
    <w:rsid w:val="00506453"/>
    <w:rsid w:val="00506F69"/>
    <w:rsid w:val="005074E9"/>
    <w:rsid w:val="00507DE0"/>
    <w:rsid w:val="00511D98"/>
    <w:rsid w:val="00512B7A"/>
    <w:rsid w:val="0051424C"/>
    <w:rsid w:val="00514343"/>
    <w:rsid w:val="00514549"/>
    <w:rsid w:val="00514AAB"/>
    <w:rsid w:val="00515177"/>
    <w:rsid w:val="0051539D"/>
    <w:rsid w:val="00516D58"/>
    <w:rsid w:val="005171A9"/>
    <w:rsid w:val="00517A49"/>
    <w:rsid w:val="00520B9F"/>
    <w:rsid w:val="0052179A"/>
    <w:rsid w:val="005224AF"/>
    <w:rsid w:val="00522608"/>
    <w:rsid w:val="005245B5"/>
    <w:rsid w:val="0052465E"/>
    <w:rsid w:val="005252B0"/>
    <w:rsid w:val="005252DB"/>
    <w:rsid w:val="005259B3"/>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3BA9"/>
    <w:rsid w:val="00544020"/>
    <w:rsid w:val="00544F8C"/>
    <w:rsid w:val="00545BF6"/>
    <w:rsid w:val="00546900"/>
    <w:rsid w:val="005503C1"/>
    <w:rsid w:val="005510AB"/>
    <w:rsid w:val="00552460"/>
    <w:rsid w:val="00552724"/>
    <w:rsid w:val="005527FF"/>
    <w:rsid w:val="00553444"/>
    <w:rsid w:val="00554CB4"/>
    <w:rsid w:val="00554D87"/>
    <w:rsid w:val="00555376"/>
    <w:rsid w:val="00555B4F"/>
    <w:rsid w:val="00556AC9"/>
    <w:rsid w:val="00560395"/>
    <w:rsid w:val="00560B39"/>
    <w:rsid w:val="005613C5"/>
    <w:rsid w:val="00561658"/>
    <w:rsid w:val="00562450"/>
    <w:rsid w:val="00563E63"/>
    <w:rsid w:val="00566673"/>
    <w:rsid w:val="00566E82"/>
    <w:rsid w:val="00567950"/>
    <w:rsid w:val="00570341"/>
    <w:rsid w:val="005714D3"/>
    <w:rsid w:val="0057294D"/>
    <w:rsid w:val="00572A47"/>
    <w:rsid w:val="00573554"/>
    <w:rsid w:val="0057424B"/>
    <w:rsid w:val="0057488B"/>
    <w:rsid w:val="00574B19"/>
    <w:rsid w:val="00576FD9"/>
    <w:rsid w:val="00577534"/>
    <w:rsid w:val="0058052D"/>
    <w:rsid w:val="0058095C"/>
    <w:rsid w:val="00580B9F"/>
    <w:rsid w:val="0058196A"/>
    <w:rsid w:val="00581A58"/>
    <w:rsid w:val="00581BAC"/>
    <w:rsid w:val="00581FDD"/>
    <w:rsid w:val="005831B7"/>
    <w:rsid w:val="00583283"/>
    <w:rsid w:val="005836B6"/>
    <w:rsid w:val="0058656C"/>
    <w:rsid w:val="00586A37"/>
    <w:rsid w:val="00586F56"/>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97302"/>
    <w:rsid w:val="0059766D"/>
    <w:rsid w:val="005A0446"/>
    <w:rsid w:val="005A19E7"/>
    <w:rsid w:val="005A3179"/>
    <w:rsid w:val="005A3228"/>
    <w:rsid w:val="005A3345"/>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38AC"/>
    <w:rsid w:val="005D4F96"/>
    <w:rsid w:val="005D5D5B"/>
    <w:rsid w:val="005D657A"/>
    <w:rsid w:val="005D6B0A"/>
    <w:rsid w:val="005D77C2"/>
    <w:rsid w:val="005D7A24"/>
    <w:rsid w:val="005E00DF"/>
    <w:rsid w:val="005E21C9"/>
    <w:rsid w:val="005E2A1C"/>
    <w:rsid w:val="005E3586"/>
    <w:rsid w:val="005E4039"/>
    <w:rsid w:val="005E4FFD"/>
    <w:rsid w:val="005E700C"/>
    <w:rsid w:val="005E724E"/>
    <w:rsid w:val="005E7ADD"/>
    <w:rsid w:val="005E7E6C"/>
    <w:rsid w:val="005F03E9"/>
    <w:rsid w:val="005F0453"/>
    <w:rsid w:val="005F1D9C"/>
    <w:rsid w:val="005F2F6F"/>
    <w:rsid w:val="005F45D0"/>
    <w:rsid w:val="005F4F5B"/>
    <w:rsid w:val="005F5275"/>
    <w:rsid w:val="005F5CCC"/>
    <w:rsid w:val="005F5F65"/>
    <w:rsid w:val="005F7013"/>
    <w:rsid w:val="005F7D3C"/>
    <w:rsid w:val="006001FF"/>
    <w:rsid w:val="00600515"/>
    <w:rsid w:val="0060216A"/>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36C8"/>
    <w:rsid w:val="0063455A"/>
    <w:rsid w:val="00634A57"/>
    <w:rsid w:val="00635768"/>
    <w:rsid w:val="00635F64"/>
    <w:rsid w:val="00636486"/>
    <w:rsid w:val="006406DD"/>
    <w:rsid w:val="0064164B"/>
    <w:rsid w:val="0064168B"/>
    <w:rsid w:val="00641E8E"/>
    <w:rsid w:val="00641FF1"/>
    <w:rsid w:val="006425B8"/>
    <w:rsid w:val="00642631"/>
    <w:rsid w:val="00643F40"/>
    <w:rsid w:val="00644AF8"/>
    <w:rsid w:val="0064617F"/>
    <w:rsid w:val="00646932"/>
    <w:rsid w:val="006476BE"/>
    <w:rsid w:val="00647E7E"/>
    <w:rsid w:val="00650B64"/>
    <w:rsid w:val="006515AA"/>
    <w:rsid w:val="00654A86"/>
    <w:rsid w:val="0065592F"/>
    <w:rsid w:val="00655AB5"/>
    <w:rsid w:val="006565FE"/>
    <w:rsid w:val="00662156"/>
    <w:rsid w:val="00663E2A"/>
    <w:rsid w:val="0066438B"/>
    <w:rsid w:val="0066493D"/>
    <w:rsid w:val="006652F0"/>
    <w:rsid w:val="00665A6A"/>
    <w:rsid w:val="006660E9"/>
    <w:rsid w:val="0066630D"/>
    <w:rsid w:val="00666629"/>
    <w:rsid w:val="00666716"/>
    <w:rsid w:val="006669FD"/>
    <w:rsid w:val="00666CA3"/>
    <w:rsid w:val="00667D7D"/>
    <w:rsid w:val="00670EB3"/>
    <w:rsid w:val="006720C2"/>
    <w:rsid w:val="006755AD"/>
    <w:rsid w:val="00677C04"/>
    <w:rsid w:val="006829A4"/>
    <w:rsid w:val="00683615"/>
    <w:rsid w:val="006841EF"/>
    <w:rsid w:val="00684FC1"/>
    <w:rsid w:val="00685174"/>
    <w:rsid w:val="006868AC"/>
    <w:rsid w:val="00686CC2"/>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8B7"/>
    <w:rsid w:val="006A5DE6"/>
    <w:rsid w:val="006A6D85"/>
    <w:rsid w:val="006A6E82"/>
    <w:rsid w:val="006A7142"/>
    <w:rsid w:val="006A7302"/>
    <w:rsid w:val="006A77C9"/>
    <w:rsid w:val="006B1455"/>
    <w:rsid w:val="006B241F"/>
    <w:rsid w:val="006B2866"/>
    <w:rsid w:val="006B2BA4"/>
    <w:rsid w:val="006B301F"/>
    <w:rsid w:val="006B67ED"/>
    <w:rsid w:val="006B7A60"/>
    <w:rsid w:val="006B7CDA"/>
    <w:rsid w:val="006C0326"/>
    <w:rsid w:val="006C066E"/>
    <w:rsid w:val="006C0D34"/>
    <w:rsid w:val="006C1480"/>
    <w:rsid w:val="006C1D31"/>
    <w:rsid w:val="006C217B"/>
    <w:rsid w:val="006C2D07"/>
    <w:rsid w:val="006C32F4"/>
    <w:rsid w:val="006C5D6A"/>
    <w:rsid w:val="006C5E34"/>
    <w:rsid w:val="006C5F07"/>
    <w:rsid w:val="006C7BF8"/>
    <w:rsid w:val="006D3134"/>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77A"/>
    <w:rsid w:val="006F2B19"/>
    <w:rsid w:val="006F2BBE"/>
    <w:rsid w:val="006F2E45"/>
    <w:rsid w:val="006F3C02"/>
    <w:rsid w:val="006F3E3E"/>
    <w:rsid w:val="006F488E"/>
    <w:rsid w:val="006F55D3"/>
    <w:rsid w:val="006F652E"/>
    <w:rsid w:val="006F72D0"/>
    <w:rsid w:val="006F7938"/>
    <w:rsid w:val="0070006A"/>
    <w:rsid w:val="00700D0E"/>
    <w:rsid w:val="00702B44"/>
    <w:rsid w:val="00703028"/>
    <w:rsid w:val="007040F0"/>
    <w:rsid w:val="0070482D"/>
    <w:rsid w:val="007068B7"/>
    <w:rsid w:val="00707E60"/>
    <w:rsid w:val="00710454"/>
    <w:rsid w:val="007108A3"/>
    <w:rsid w:val="007111DB"/>
    <w:rsid w:val="00711B3A"/>
    <w:rsid w:val="00712254"/>
    <w:rsid w:val="00712A76"/>
    <w:rsid w:val="007131D0"/>
    <w:rsid w:val="00713C78"/>
    <w:rsid w:val="00713DBF"/>
    <w:rsid w:val="0071448A"/>
    <w:rsid w:val="00715BD2"/>
    <w:rsid w:val="00720273"/>
    <w:rsid w:val="00721C10"/>
    <w:rsid w:val="00721D48"/>
    <w:rsid w:val="007223DF"/>
    <w:rsid w:val="00722499"/>
    <w:rsid w:val="00724203"/>
    <w:rsid w:val="00725064"/>
    <w:rsid w:val="00725086"/>
    <w:rsid w:val="00725638"/>
    <w:rsid w:val="00725D5A"/>
    <w:rsid w:val="00730111"/>
    <w:rsid w:val="00730E46"/>
    <w:rsid w:val="00731574"/>
    <w:rsid w:val="00732806"/>
    <w:rsid w:val="00733A7D"/>
    <w:rsid w:val="00734153"/>
    <w:rsid w:val="00736807"/>
    <w:rsid w:val="00736974"/>
    <w:rsid w:val="00736E17"/>
    <w:rsid w:val="0074041C"/>
    <w:rsid w:val="00741336"/>
    <w:rsid w:val="007427CB"/>
    <w:rsid w:val="00742E8A"/>
    <w:rsid w:val="00744FDC"/>
    <w:rsid w:val="00745183"/>
    <w:rsid w:val="00745E0E"/>
    <w:rsid w:val="00745E1B"/>
    <w:rsid w:val="007464A7"/>
    <w:rsid w:val="0075055B"/>
    <w:rsid w:val="00750DE6"/>
    <w:rsid w:val="00751965"/>
    <w:rsid w:val="00751983"/>
    <w:rsid w:val="00753193"/>
    <w:rsid w:val="00754CAD"/>
    <w:rsid w:val="00754FF6"/>
    <w:rsid w:val="00755F01"/>
    <w:rsid w:val="007566ED"/>
    <w:rsid w:val="00757C91"/>
    <w:rsid w:val="00761313"/>
    <w:rsid w:val="00762CC0"/>
    <w:rsid w:val="00763DA4"/>
    <w:rsid w:val="007641A9"/>
    <w:rsid w:val="00764A0E"/>
    <w:rsid w:val="00766668"/>
    <w:rsid w:val="0076726E"/>
    <w:rsid w:val="00767557"/>
    <w:rsid w:val="0077070F"/>
    <w:rsid w:val="00770769"/>
    <w:rsid w:val="00770D02"/>
    <w:rsid w:val="00772275"/>
    <w:rsid w:val="00773467"/>
    <w:rsid w:val="007759E3"/>
    <w:rsid w:val="00776E94"/>
    <w:rsid w:val="00777030"/>
    <w:rsid w:val="00777861"/>
    <w:rsid w:val="0078086B"/>
    <w:rsid w:val="00782E76"/>
    <w:rsid w:val="007833DA"/>
    <w:rsid w:val="00783BEE"/>
    <w:rsid w:val="0078418A"/>
    <w:rsid w:val="007847FA"/>
    <w:rsid w:val="00786527"/>
    <w:rsid w:val="00787DD5"/>
    <w:rsid w:val="00792397"/>
    <w:rsid w:val="00792C3A"/>
    <w:rsid w:val="007931FA"/>
    <w:rsid w:val="00793911"/>
    <w:rsid w:val="00793E5B"/>
    <w:rsid w:val="00794916"/>
    <w:rsid w:val="00794FE9"/>
    <w:rsid w:val="00796227"/>
    <w:rsid w:val="00797676"/>
    <w:rsid w:val="00797D6C"/>
    <w:rsid w:val="007A2B3B"/>
    <w:rsid w:val="007A69BE"/>
    <w:rsid w:val="007B1149"/>
    <w:rsid w:val="007B5B21"/>
    <w:rsid w:val="007B5DFB"/>
    <w:rsid w:val="007B7E3A"/>
    <w:rsid w:val="007C08E7"/>
    <w:rsid w:val="007C0F5D"/>
    <w:rsid w:val="007C1462"/>
    <w:rsid w:val="007C1A4E"/>
    <w:rsid w:val="007C26B8"/>
    <w:rsid w:val="007C324D"/>
    <w:rsid w:val="007C3843"/>
    <w:rsid w:val="007C3C76"/>
    <w:rsid w:val="007C4F3F"/>
    <w:rsid w:val="007C7031"/>
    <w:rsid w:val="007D1530"/>
    <w:rsid w:val="007D2D00"/>
    <w:rsid w:val="007D31DF"/>
    <w:rsid w:val="007D331A"/>
    <w:rsid w:val="007D4679"/>
    <w:rsid w:val="007D5B16"/>
    <w:rsid w:val="007D7C14"/>
    <w:rsid w:val="007E0310"/>
    <w:rsid w:val="007E0DAA"/>
    <w:rsid w:val="007E30AC"/>
    <w:rsid w:val="007E4657"/>
    <w:rsid w:val="007E4770"/>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71B"/>
    <w:rsid w:val="00800BE2"/>
    <w:rsid w:val="0080377A"/>
    <w:rsid w:val="0080466F"/>
    <w:rsid w:val="00804AB1"/>
    <w:rsid w:val="00804BDA"/>
    <w:rsid w:val="00804F75"/>
    <w:rsid w:val="00805A6D"/>
    <w:rsid w:val="00806553"/>
    <w:rsid w:val="008066DF"/>
    <w:rsid w:val="00807F69"/>
    <w:rsid w:val="00807FAB"/>
    <w:rsid w:val="008108F8"/>
    <w:rsid w:val="00810D8D"/>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3B4F"/>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5EA4"/>
    <w:rsid w:val="00847CFF"/>
    <w:rsid w:val="00850B33"/>
    <w:rsid w:val="00851287"/>
    <w:rsid w:val="008524E8"/>
    <w:rsid w:val="00852C60"/>
    <w:rsid w:val="008542A2"/>
    <w:rsid w:val="00856157"/>
    <w:rsid w:val="00856219"/>
    <w:rsid w:val="008576A2"/>
    <w:rsid w:val="00861D43"/>
    <w:rsid w:val="00864A33"/>
    <w:rsid w:val="00864AEB"/>
    <w:rsid w:val="00866836"/>
    <w:rsid w:val="008673EF"/>
    <w:rsid w:val="00867C6D"/>
    <w:rsid w:val="00871476"/>
    <w:rsid w:val="00871600"/>
    <w:rsid w:val="00872525"/>
    <w:rsid w:val="00872632"/>
    <w:rsid w:val="0087288A"/>
    <w:rsid w:val="00873105"/>
    <w:rsid w:val="008737A9"/>
    <w:rsid w:val="00874483"/>
    <w:rsid w:val="008749FE"/>
    <w:rsid w:val="008755D3"/>
    <w:rsid w:val="00875C82"/>
    <w:rsid w:val="008762F5"/>
    <w:rsid w:val="00876546"/>
    <w:rsid w:val="00876A3A"/>
    <w:rsid w:val="00884305"/>
    <w:rsid w:val="00884D4D"/>
    <w:rsid w:val="00884ECF"/>
    <w:rsid w:val="00885A48"/>
    <w:rsid w:val="0088680F"/>
    <w:rsid w:val="008912E9"/>
    <w:rsid w:val="00891991"/>
    <w:rsid w:val="00891A9C"/>
    <w:rsid w:val="00891C5A"/>
    <w:rsid w:val="00891D68"/>
    <w:rsid w:val="00892214"/>
    <w:rsid w:val="008938A1"/>
    <w:rsid w:val="00893FF1"/>
    <w:rsid w:val="008954B6"/>
    <w:rsid w:val="008957C7"/>
    <w:rsid w:val="00895932"/>
    <w:rsid w:val="0089614B"/>
    <w:rsid w:val="00896367"/>
    <w:rsid w:val="008973A8"/>
    <w:rsid w:val="00897F2D"/>
    <w:rsid w:val="008A2CDF"/>
    <w:rsid w:val="008A2E92"/>
    <w:rsid w:val="008A3DB7"/>
    <w:rsid w:val="008A4522"/>
    <w:rsid w:val="008A59B3"/>
    <w:rsid w:val="008A6C97"/>
    <w:rsid w:val="008A764A"/>
    <w:rsid w:val="008B09B3"/>
    <w:rsid w:val="008B1457"/>
    <w:rsid w:val="008B1629"/>
    <w:rsid w:val="008B1A8B"/>
    <w:rsid w:val="008B2938"/>
    <w:rsid w:val="008B39AA"/>
    <w:rsid w:val="008B5460"/>
    <w:rsid w:val="008B69F9"/>
    <w:rsid w:val="008C000F"/>
    <w:rsid w:val="008C0441"/>
    <w:rsid w:val="008C08B8"/>
    <w:rsid w:val="008C2BD9"/>
    <w:rsid w:val="008C383D"/>
    <w:rsid w:val="008C3B68"/>
    <w:rsid w:val="008C4662"/>
    <w:rsid w:val="008C4814"/>
    <w:rsid w:val="008C7CF7"/>
    <w:rsid w:val="008D054F"/>
    <w:rsid w:val="008D0A9A"/>
    <w:rsid w:val="008D2FF8"/>
    <w:rsid w:val="008D35DA"/>
    <w:rsid w:val="008D436C"/>
    <w:rsid w:val="008D4B2C"/>
    <w:rsid w:val="008D54AA"/>
    <w:rsid w:val="008D61A6"/>
    <w:rsid w:val="008D6310"/>
    <w:rsid w:val="008D6427"/>
    <w:rsid w:val="008D65FA"/>
    <w:rsid w:val="008D704F"/>
    <w:rsid w:val="008D74D9"/>
    <w:rsid w:val="008D7597"/>
    <w:rsid w:val="008D7C84"/>
    <w:rsid w:val="008E01A5"/>
    <w:rsid w:val="008E0761"/>
    <w:rsid w:val="008E0DB8"/>
    <w:rsid w:val="008E0F4D"/>
    <w:rsid w:val="008E11E9"/>
    <w:rsid w:val="008E170B"/>
    <w:rsid w:val="008E270E"/>
    <w:rsid w:val="008E2E0C"/>
    <w:rsid w:val="008E3B2E"/>
    <w:rsid w:val="008E3C3B"/>
    <w:rsid w:val="008E6604"/>
    <w:rsid w:val="008E66B7"/>
    <w:rsid w:val="008E766F"/>
    <w:rsid w:val="008E78B6"/>
    <w:rsid w:val="008E7BCE"/>
    <w:rsid w:val="008F037F"/>
    <w:rsid w:val="008F1DEB"/>
    <w:rsid w:val="008F2416"/>
    <w:rsid w:val="008F2EA9"/>
    <w:rsid w:val="008F3DCB"/>
    <w:rsid w:val="008F70F1"/>
    <w:rsid w:val="009008C9"/>
    <w:rsid w:val="009015EC"/>
    <w:rsid w:val="00901FD5"/>
    <w:rsid w:val="009042D8"/>
    <w:rsid w:val="00904437"/>
    <w:rsid w:val="00904D7A"/>
    <w:rsid w:val="00905218"/>
    <w:rsid w:val="00905573"/>
    <w:rsid w:val="00905F33"/>
    <w:rsid w:val="00906711"/>
    <w:rsid w:val="00906B18"/>
    <w:rsid w:val="00907008"/>
    <w:rsid w:val="009074A8"/>
    <w:rsid w:val="00910D8B"/>
    <w:rsid w:val="00911BA6"/>
    <w:rsid w:val="0091286C"/>
    <w:rsid w:val="00912F41"/>
    <w:rsid w:val="00913B54"/>
    <w:rsid w:val="00915A2A"/>
    <w:rsid w:val="00916443"/>
    <w:rsid w:val="00916837"/>
    <w:rsid w:val="00916922"/>
    <w:rsid w:val="009175C5"/>
    <w:rsid w:val="009213DE"/>
    <w:rsid w:val="00924388"/>
    <w:rsid w:val="009254B0"/>
    <w:rsid w:val="00927840"/>
    <w:rsid w:val="00927B17"/>
    <w:rsid w:val="00927E56"/>
    <w:rsid w:val="0093104F"/>
    <w:rsid w:val="00931BCA"/>
    <w:rsid w:val="009333BA"/>
    <w:rsid w:val="00935169"/>
    <w:rsid w:val="00935BC3"/>
    <w:rsid w:val="00935F29"/>
    <w:rsid w:val="0093669E"/>
    <w:rsid w:val="00937073"/>
    <w:rsid w:val="00937827"/>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2B4F"/>
    <w:rsid w:val="00953938"/>
    <w:rsid w:val="00953B28"/>
    <w:rsid w:val="0095540A"/>
    <w:rsid w:val="00955508"/>
    <w:rsid w:val="0096458F"/>
    <w:rsid w:val="00965042"/>
    <w:rsid w:val="00965B9E"/>
    <w:rsid w:val="00965BF6"/>
    <w:rsid w:val="00967A4B"/>
    <w:rsid w:val="00967BFA"/>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3CF1"/>
    <w:rsid w:val="0098490E"/>
    <w:rsid w:val="00984D40"/>
    <w:rsid w:val="0098651C"/>
    <w:rsid w:val="0098662B"/>
    <w:rsid w:val="00987C2F"/>
    <w:rsid w:val="00987E35"/>
    <w:rsid w:val="009900F4"/>
    <w:rsid w:val="0099026C"/>
    <w:rsid w:val="00990664"/>
    <w:rsid w:val="00991493"/>
    <w:rsid w:val="00992567"/>
    <w:rsid w:val="00993D44"/>
    <w:rsid w:val="00994479"/>
    <w:rsid w:val="00994F6C"/>
    <w:rsid w:val="00995EE1"/>
    <w:rsid w:val="00996943"/>
    <w:rsid w:val="00996A24"/>
    <w:rsid w:val="009977F1"/>
    <w:rsid w:val="00997F57"/>
    <w:rsid w:val="009A1276"/>
    <w:rsid w:val="009A4D1F"/>
    <w:rsid w:val="009A4DD2"/>
    <w:rsid w:val="009A5543"/>
    <w:rsid w:val="009B0759"/>
    <w:rsid w:val="009B08ED"/>
    <w:rsid w:val="009B25C3"/>
    <w:rsid w:val="009B2763"/>
    <w:rsid w:val="009B2B82"/>
    <w:rsid w:val="009B53F5"/>
    <w:rsid w:val="009B7C98"/>
    <w:rsid w:val="009C05D6"/>
    <w:rsid w:val="009C2469"/>
    <w:rsid w:val="009C4D15"/>
    <w:rsid w:val="009C5842"/>
    <w:rsid w:val="009D0504"/>
    <w:rsid w:val="009D2EDD"/>
    <w:rsid w:val="009D3002"/>
    <w:rsid w:val="009D314A"/>
    <w:rsid w:val="009D6271"/>
    <w:rsid w:val="009D641A"/>
    <w:rsid w:val="009D644D"/>
    <w:rsid w:val="009D64F2"/>
    <w:rsid w:val="009D674C"/>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518"/>
    <w:rsid w:val="009F77F5"/>
    <w:rsid w:val="009F7DE8"/>
    <w:rsid w:val="00A00B71"/>
    <w:rsid w:val="00A01792"/>
    <w:rsid w:val="00A024DC"/>
    <w:rsid w:val="00A02E8A"/>
    <w:rsid w:val="00A033B5"/>
    <w:rsid w:val="00A03FB3"/>
    <w:rsid w:val="00A04562"/>
    <w:rsid w:val="00A04BC4"/>
    <w:rsid w:val="00A101C7"/>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37854"/>
    <w:rsid w:val="00A40301"/>
    <w:rsid w:val="00A41085"/>
    <w:rsid w:val="00A410E1"/>
    <w:rsid w:val="00A41B0F"/>
    <w:rsid w:val="00A42730"/>
    <w:rsid w:val="00A43528"/>
    <w:rsid w:val="00A45C1D"/>
    <w:rsid w:val="00A45F9C"/>
    <w:rsid w:val="00A461F0"/>
    <w:rsid w:val="00A47B7A"/>
    <w:rsid w:val="00A47DC0"/>
    <w:rsid w:val="00A50243"/>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25F7"/>
    <w:rsid w:val="00A73FE4"/>
    <w:rsid w:val="00A75711"/>
    <w:rsid w:val="00A76018"/>
    <w:rsid w:val="00A7610E"/>
    <w:rsid w:val="00A8044C"/>
    <w:rsid w:val="00A81212"/>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95C9B"/>
    <w:rsid w:val="00AA0604"/>
    <w:rsid w:val="00AA083C"/>
    <w:rsid w:val="00AA193B"/>
    <w:rsid w:val="00AA1EA6"/>
    <w:rsid w:val="00AA25AC"/>
    <w:rsid w:val="00AA31E7"/>
    <w:rsid w:val="00AA4821"/>
    <w:rsid w:val="00AA4ED5"/>
    <w:rsid w:val="00AA6137"/>
    <w:rsid w:val="00AA67E0"/>
    <w:rsid w:val="00AA73A0"/>
    <w:rsid w:val="00AB0783"/>
    <w:rsid w:val="00AB0D20"/>
    <w:rsid w:val="00AB11B5"/>
    <w:rsid w:val="00AB1B12"/>
    <w:rsid w:val="00AB2DE0"/>
    <w:rsid w:val="00AB34F6"/>
    <w:rsid w:val="00AB39B6"/>
    <w:rsid w:val="00AB4CCD"/>
    <w:rsid w:val="00AB771C"/>
    <w:rsid w:val="00AB7847"/>
    <w:rsid w:val="00AB7B75"/>
    <w:rsid w:val="00AB7FDA"/>
    <w:rsid w:val="00AC017A"/>
    <w:rsid w:val="00AC03D5"/>
    <w:rsid w:val="00AC0B6C"/>
    <w:rsid w:val="00AC11D9"/>
    <w:rsid w:val="00AC136C"/>
    <w:rsid w:val="00AC1B12"/>
    <w:rsid w:val="00AC1DE4"/>
    <w:rsid w:val="00AC2ADD"/>
    <w:rsid w:val="00AC37EC"/>
    <w:rsid w:val="00AC3A27"/>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9FF"/>
    <w:rsid w:val="00AD5D7F"/>
    <w:rsid w:val="00AD6830"/>
    <w:rsid w:val="00AE1124"/>
    <w:rsid w:val="00AE149D"/>
    <w:rsid w:val="00AE19B7"/>
    <w:rsid w:val="00AE21A9"/>
    <w:rsid w:val="00AE22DD"/>
    <w:rsid w:val="00AE262D"/>
    <w:rsid w:val="00AE2DF7"/>
    <w:rsid w:val="00AE4169"/>
    <w:rsid w:val="00AE56A6"/>
    <w:rsid w:val="00AE58AE"/>
    <w:rsid w:val="00AE65D1"/>
    <w:rsid w:val="00AE6A80"/>
    <w:rsid w:val="00AF06D3"/>
    <w:rsid w:val="00AF23D6"/>
    <w:rsid w:val="00AF29E7"/>
    <w:rsid w:val="00AF389B"/>
    <w:rsid w:val="00AF4192"/>
    <w:rsid w:val="00AF4DCE"/>
    <w:rsid w:val="00AF4E56"/>
    <w:rsid w:val="00AF4E7D"/>
    <w:rsid w:val="00AF4F04"/>
    <w:rsid w:val="00AF66B1"/>
    <w:rsid w:val="00AF7933"/>
    <w:rsid w:val="00B00554"/>
    <w:rsid w:val="00B00628"/>
    <w:rsid w:val="00B0164F"/>
    <w:rsid w:val="00B028E1"/>
    <w:rsid w:val="00B029F2"/>
    <w:rsid w:val="00B02ABD"/>
    <w:rsid w:val="00B0339A"/>
    <w:rsid w:val="00B03B67"/>
    <w:rsid w:val="00B0403E"/>
    <w:rsid w:val="00B075CA"/>
    <w:rsid w:val="00B118A0"/>
    <w:rsid w:val="00B14967"/>
    <w:rsid w:val="00B15B1B"/>
    <w:rsid w:val="00B15DDE"/>
    <w:rsid w:val="00B15E41"/>
    <w:rsid w:val="00B15E6F"/>
    <w:rsid w:val="00B17F15"/>
    <w:rsid w:val="00B223F8"/>
    <w:rsid w:val="00B22F66"/>
    <w:rsid w:val="00B2321E"/>
    <w:rsid w:val="00B24B92"/>
    <w:rsid w:val="00B25834"/>
    <w:rsid w:val="00B2664C"/>
    <w:rsid w:val="00B277E7"/>
    <w:rsid w:val="00B2786B"/>
    <w:rsid w:val="00B30357"/>
    <w:rsid w:val="00B3042D"/>
    <w:rsid w:val="00B311EC"/>
    <w:rsid w:val="00B313DF"/>
    <w:rsid w:val="00B31D4C"/>
    <w:rsid w:val="00B3277E"/>
    <w:rsid w:val="00B32816"/>
    <w:rsid w:val="00B34652"/>
    <w:rsid w:val="00B348BC"/>
    <w:rsid w:val="00B34B75"/>
    <w:rsid w:val="00B41B34"/>
    <w:rsid w:val="00B42510"/>
    <w:rsid w:val="00B43CC6"/>
    <w:rsid w:val="00B440DC"/>
    <w:rsid w:val="00B442F4"/>
    <w:rsid w:val="00B454FA"/>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1683"/>
    <w:rsid w:val="00B72783"/>
    <w:rsid w:val="00B72C90"/>
    <w:rsid w:val="00B744C4"/>
    <w:rsid w:val="00B746BA"/>
    <w:rsid w:val="00B77B13"/>
    <w:rsid w:val="00B77D5E"/>
    <w:rsid w:val="00B80EDD"/>
    <w:rsid w:val="00B81E83"/>
    <w:rsid w:val="00B827E1"/>
    <w:rsid w:val="00B82808"/>
    <w:rsid w:val="00B82CCC"/>
    <w:rsid w:val="00B82DBC"/>
    <w:rsid w:val="00B82EF2"/>
    <w:rsid w:val="00B83FE8"/>
    <w:rsid w:val="00B863BE"/>
    <w:rsid w:val="00B86BDC"/>
    <w:rsid w:val="00B9098C"/>
    <w:rsid w:val="00B916F4"/>
    <w:rsid w:val="00B91B7A"/>
    <w:rsid w:val="00B92E6D"/>
    <w:rsid w:val="00B932BF"/>
    <w:rsid w:val="00B94055"/>
    <w:rsid w:val="00B9434D"/>
    <w:rsid w:val="00B94D54"/>
    <w:rsid w:val="00B94D72"/>
    <w:rsid w:val="00B96609"/>
    <w:rsid w:val="00B96641"/>
    <w:rsid w:val="00B96FD8"/>
    <w:rsid w:val="00BA06AC"/>
    <w:rsid w:val="00BA0950"/>
    <w:rsid w:val="00BA1DBD"/>
    <w:rsid w:val="00BA1EFC"/>
    <w:rsid w:val="00BA3CDE"/>
    <w:rsid w:val="00BA4383"/>
    <w:rsid w:val="00BA45D7"/>
    <w:rsid w:val="00BA4F47"/>
    <w:rsid w:val="00BA79A3"/>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21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422"/>
    <w:rsid w:val="00BF4821"/>
    <w:rsid w:val="00BF4D09"/>
    <w:rsid w:val="00BF4EB5"/>
    <w:rsid w:val="00BF5C85"/>
    <w:rsid w:val="00BF5D8A"/>
    <w:rsid w:val="00BF66DB"/>
    <w:rsid w:val="00BF73D5"/>
    <w:rsid w:val="00BF76CD"/>
    <w:rsid w:val="00BF798C"/>
    <w:rsid w:val="00BF7AAD"/>
    <w:rsid w:val="00C00136"/>
    <w:rsid w:val="00C00461"/>
    <w:rsid w:val="00C00834"/>
    <w:rsid w:val="00C010B4"/>
    <w:rsid w:val="00C03561"/>
    <w:rsid w:val="00C07584"/>
    <w:rsid w:val="00C07A7A"/>
    <w:rsid w:val="00C11212"/>
    <w:rsid w:val="00C13042"/>
    <w:rsid w:val="00C16EA2"/>
    <w:rsid w:val="00C17D60"/>
    <w:rsid w:val="00C211EA"/>
    <w:rsid w:val="00C24194"/>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0D1"/>
    <w:rsid w:val="00C41201"/>
    <w:rsid w:val="00C412C3"/>
    <w:rsid w:val="00C41743"/>
    <w:rsid w:val="00C41BA7"/>
    <w:rsid w:val="00C42FFF"/>
    <w:rsid w:val="00C4334E"/>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126"/>
    <w:rsid w:val="00C66D6A"/>
    <w:rsid w:val="00C734EF"/>
    <w:rsid w:val="00C7442B"/>
    <w:rsid w:val="00C75B5B"/>
    <w:rsid w:val="00C75D02"/>
    <w:rsid w:val="00C75D56"/>
    <w:rsid w:val="00C75E3D"/>
    <w:rsid w:val="00C75EC6"/>
    <w:rsid w:val="00C77B5A"/>
    <w:rsid w:val="00C82C2E"/>
    <w:rsid w:val="00C83F10"/>
    <w:rsid w:val="00C84BB6"/>
    <w:rsid w:val="00C85EF2"/>
    <w:rsid w:val="00C865F3"/>
    <w:rsid w:val="00C86CC8"/>
    <w:rsid w:val="00C873ED"/>
    <w:rsid w:val="00C87D1F"/>
    <w:rsid w:val="00C90BF9"/>
    <w:rsid w:val="00C90E81"/>
    <w:rsid w:val="00C91883"/>
    <w:rsid w:val="00C930D7"/>
    <w:rsid w:val="00C93134"/>
    <w:rsid w:val="00C95CCC"/>
    <w:rsid w:val="00C96161"/>
    <w:rsid w:val="00C9654E"/>
    <w:rsid w:val="00C96DCC"/>
    <w:rsid w:val="00C96F99"/>
    <w:rsid w:val="00C97442"/>
    <w:rsid w:val="00C97B02"/>
    <w:rsid w:val="00CA011B"/>
    <w:rsid w:val="00CA32E4"/>
    <w:rsid w:val="00CA47C4"/>
    <w:rsid w:val="00CA555C"/>
    <w:rsid w:val="00CA5920"/>
    <w:rsid w:val="00CA77DA"/>
    <w:rsid w:val="00CA7B47"/>
    <w:rsid w:val="00CB0CC4"/>
    <w:rsid w:val="00CB1AFE"/>
    <w:rsid w:val="00CB1EF0"/>
    <w:rsid w:val="00CB3EF6"/>
    <w:rsid w:val="00CB5154"/>
    <w:rsid w:val="00CB5ADA"/>
    <w:rsid w:val="00CB6B8D"/>
    <w:rsid w:val="00CB6EE1"/>
    <w:rsid w:val="00CC079E"/>
    <w:rsid w:val="00CC1525"/>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846"/>
    <w:rsid w:val="00CE4EE6"/>
    <w:rsid w:val="00CE597E"/>
    <w:rsid w:val="00CE7A1C"/>
    <w:rsid w:val="00CE7BAB"/>
    <w:rsid w:val="00CF18E1"/>
    <w:rsid w:val="00CF1968"/>
    <w:rsid w:val="00CF1F2A"/>
    <w:rsid w:val="00CF3363"/>
    <w:rsid w:val="00CF402C"/>
    <w:rsid w:val="00CF4212"/>
    <w:rsid w:val="00CF689B"/>
    <w:rsid w:val="00D00816"/>
    <w:rsid w:val="00D00CBC"/>
    <w:rsid w:val="00D0133B"/>
    <w:rsid w:val="00D01463"/>
    <w:rsid w:val="00D020F4"/>
    <w:rsid w:val="00D022CB"/>
    <w:rsid w:val="00D03FEF"/>
    <w:rsid w:val="00D04300"/>
    <w:rsid w:val="00D044F0"/>
    <w:rsid w:val="00D0491E"/>
    <w:rsid w:val="00D04C11"/>
    <w:rsid w:val="00D04FE6"/>
    <w:rsid w:val="00D06E25"/>
    <w:rsid w:val="00D07499"/>
    <w:rsid w:val="00D100DF"/>
    <w:rsid w:val="00D12CE5"/>
    <w:rsid w:val="00D14A4B"/>
    <w:rsid w:val="00D15954"/>
    <w:rsid w:val="00D1605D"/>
    <w:rsid w:val="00D16D8D"/>
    <w:rsid w:val="00D16E77"/>
    <w:rsid w:val="00D170F1"/>
    <w:rsid w:val="00D2026E"/>
    <w:rsid w:val="00D20462"/>
    <w:rsid w:val="00D211BA"/>
    <w:rsid w:val="00D222DA"/>
    <w:rsid w:val="00D22313"/>
    <w:rsid w:val="00D226FA"/>
    <w:rsid w:val="00D22950"/>
    <w:rsid w:val="00D23BD2"/>
    <w:rsid w:val="00D24020"/>
    <w:rsid w:val="00D24532"/>
    <w:rsid w:val="00D24D5C"/>
    <w:rsid w:val="00D25AF5"/>
    <w:rsid w:val="00D2611D"/>
    <w:rsid w:val="00D2635C"/>
    <w:rsid w:val="00D27E15"/>
    <w:rsid w:val="00D306D3"/>
    <w:rsid w:val="00D3154D"/>
    <w:rsid w:val="00D31B54"/>
    <w:rsid w:val="00D32730"/>
    <w:rsid w:val="00D340ED"/>
    <w:rsid w:val="00D35F6B"/>
    <w:rsid w:val="00D36D44"/>
    <w:rsid w:val="00D37648"/>
    <w:rsid w:val="00D37E3E"/>
    <w:rsid w:val="00D4020A"/>
    <w:rsid w:val="00D403F2"/>
    <w:rsid w:val="00D40BC9"/>
    <w:rsid w:val="00D41853"/>
    <w:rsid w:val="00D41DF1"/>
    <w:rsid w:val="00D44467"/>
    <w:rsid w:val="00D448FD"/>
    <w:rsid w:val="00D45405"/>
    <w:rsid w:val="00D476A6"/>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BC4"/>
    <w:rsid w:val="00D75D05"/>
    <w:rsid w:val="00D8081A"/>
    <w:rsid w:val="00D80F32"/>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513B"/>
    <w:rsid w:val="00D96172"/>
    <w:rsid w:val="00D9695D"/>
    <w:rsid w:val="00D97A8E"/>
    <w:rsid w:val="00D97E61"/>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6397"/>
    <w:rsid w:val="00DB7A6F"/>
    <w:rsid w:val="00DB7AA2"/>
    <w:rsid w:val="00DB7EF0"/>
    <w:rsid w:val="00DC01A8"/>
    <w:rsid w:val="00DC0518"/>
    <w:rsid w:val="00DC0F6F"/>
    <w:rsid w:val="00DC1656"/>
    <w:rsid w:val="00DC17B5"/>
    <w:rsid w:val="00DC1B0B"/>
    <w:rsid w:val="00DC1BD3"/>
    <w:rsid w:val="00DC1C83"/>
    <w:rsid w:val="00DC419D"/>
    <w:rsid w:val="00DC484B"/>
    <w:rsid w:val="00DC5335"/>
    <w:rsid w:val="00DC545D"/>
    <w:rsid w:val="00DC5E33"/>
    <w:rsid w:val="00DC6A1E"/>
    <w:rsid w:val="00DD0548"/>
    <w:rsid w:val="00DD0D7E"/>
    <w:rsid w:val="00DD17FD"/>
    <w:rsid w:val="00DD2607"/>
    <w:rsid w:val="00DD2DE5"/>
    <w:rsid w:val="00DD373D"/>
    <w:rsid w:val="00DD3797"/>
    <w:rsid w:val="00DD4E90"/>
    <w:rsid w:val="00DE111F"/>
    <w:rsid w:val="00DE13FB"/>
    <w:rsid w:val="00DE1735"/>
    <w:rsid w:val="00DE306F"/>
    <w:rsid w:val="00DE36C6"/>
    <w:rsid w:val="00DE405F"/>
    <w:rsid w:val="00DE4111"/>
    <w:rsid w:val="00DE53D9"/>
    <w:rsid w:val="00DE570D"/>
    <w:rsid w:val="00DE5943"/>
    <w:rsid w:val="00DE6835"/>
    <w:rsid w:val="00DE71E1"/>
    <w:rsid w:val="00DF083A"/>
    <w:rsid w:val="00DF14C1"/>
    <w:rsid w:val="00DF14CE"/>
    <w:rsid w:val="00DF237D"/>
    <w:rsid w:val="00DF2B5C"/>
    <w:rsid w:val="00DF33F7"/>
    <w:rsid w:val="00DF49B6"/>
    <w:rsid w:val="00DF55A9"/>
    <w:rsid w:val="00DF5AA9"/>
    <w:rsid w:val="00DF5DC9"/>
    <w:rsid w:val="00DF6A0A"/>
    <w:rsid w:val="00DF79CB"/>
    <w:rsid w:val="00DF7CCF"/>
    <w:rsid w:val="00E00966"/>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5DC5"/>
    <w:rsid w:val="00E16DF8"/>
    <w:rsid w:val="00E170BC"/>
    <w:rsid w:val="00E21963"/>
    <w:rsid w:val="00E21974"/>
    <w:rsid w:val="00E2210E"/>
    <w:rsid w:val="00E229C8"/>
    <w:rsid w:val="00E23505"/>
    <w:rsid w:val="00E26FC1"/>
    <w:rsid w:val="00E3094F"/>
    <w:rsid w:val="00E31A72"/>
    <w:rsid w:val="00E332CB"/>
    <w:rsid w:val="00E33FD0"/>
    <w:rsid w:val="00E347FE"/>
    <w:rsid w:val="00E35D25"/>
    <w:rsid w:val="00E35E75"/>
    <w:rsid w:val="00E37A7C"/>
    <w:rsid w:val="00E37ABD"/>
    <w:rsid w:val="00E402AA"/>
    <w:rsid w:val="00E404B8"/>
    <w:rsid w:val="00E40E49"/>
    <w:rsid w:val="00E40E94"/>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211C"/>
    <w:rsid w:val="00E52F7A"/>
    <w:rsid w:val="00E5378D"/>
    <w:rsid w:val="00E53CDB"/>
    <w:rsid w:val="00E53FDC"/>
    <w:rsid w:val="00E54D5A"/>
    <w:rsid w:val="00E57269"/>
    <w:rsid w:val="00E577CC"/>
    <w:rsid w:val="00E60355"/>
    <w:rsid w:val="00E61317"/>
    <w:rsid w:val="00E6148C"/>
    <w:rsid w:val="00E629BE"/>
    <w:rsid w:val="00E63112"/>
    <w:rsid w:val="00E66E0B"/>
    <w:rsid w:val="00E66EA6"/>
    <w:rsid w:val="00E67141"/>
    <w:rsid w:val="00E700CD"/>
    <w:rsid w:val="00E7223B"/>
    <w:rsid w:val="00E722C2"/>
    <w:rsid w:val="00E72761"/>
    <w:rsid w:val="00E72F7D"/>
    <w:rsid w:val="00E73358"/>
    <w:rsid w:val="00E7370E"/>
    <w:rsid w:val="00E739B8"/>
    <w:rsid w:val="00E74B2E"/>
    <w:rsid w:val="00E765CD"/>
    <w:rsid w:val="00E7671D"/>
    <w:rsid w:val="00E76D94"/>
    <w:rsid w:val="00E77D71"/>
    <w:rsid w:val="00E80A1E"/>
    <w:rsid w:val="00E80B7F"/>
    <w:rsid w:val="00E80E8E"/>
    <w:rsid w:val="00E80F98"/>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099F"/>
    <w:rsid w:val="00EA0BD3"/>
    <w:rsid w:val="00EA175D"/>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BF9"/>
    <w:rsid w:val="00EC5CAB"/>
    <w:rsid w:val="00EC5EA7"/>
    <w:rsid w:val="00EC63E1"/>
    <w:rsid w:val="00ED1569"/>
    <w:rsid w:val="00ED3664"/>
    <w:rsid w:val="00ED3B5F"/>
    <w:rsid w:val="00ED4433"/>
    <w:rsid w:val="00ED443B"/>
    <w:rsid w:val="00ED4E38"/>
    <w:rsid w:val="00ED5053"/>
    <w:rsid w:val="00ED6A3D"/>
    <w:rsid w:val="00ED74E8"/>
    <w:rsid w:val="00ED7874"/>
    <w:rsid w:val="00EE0623"/>
    <w:rsid w:val="00EE1791"/>
    <w:rsid w:val="00EE3669"/>
    <w:rsid w:val="00EE4F90"/>
    <w:rsid w:val="00EE5642"/>
    <w:rsid w:val="00EE7868"/>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7F2"/>
    <w:rsid w:val="00F10A49"/>
    <w:rsid w:val="00F11DF0"/>
    <w:rsid w:val="00F11F25"/>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6BD6"/>
    <w:rsid w:val="00F2712A"/>
    <w:rsid w:val="00F27A8E"/>
    <w:rsid w:val="00F306C8"/>
    <w:rsid w:val="00F3122D"/>
    <w:rsid w:val="00F3147B"/>
    <w:rsid w:val="00F318C2"/>
    <w:rsid w:val="00F33AA0"/>
    <w:rsid w:val="00F33E50"/>
    <w:rsid w:val="00F36229"/>
    <w:rsid w:val="00F3682E"/>
    <w:rsid w:val="00F40FBE"/>
    <w:rsid w:val="00F4102D"/>
    <w:rsid w:val="00F417F5"/>
    <w:rsid w:val="00F4387B"/>
    <w:rsid w:val="00F43F99"/>
    <w:rsid w:val="00F4455F"/>
    <w:rsid w:val="00F45557"/>
    <w:rsid w:val="00F5147F"/>
    <w:rsid w:val="00F51F13"/>
    <w:rsid w:val="00F53FB1"/>
    <w:rsid w:val="00F54965"/>
    <w:rsid w:val="00F54AAA"/>
    <w:rsid w:val="00F57062"/>
    <w:rsid w:val="00F614B0"/>
    <w:rsid w:val="00F61633"/>
    <w:rsid w:val="00F61BB9"/>
    <w:rsid w:val="00F62C23"/>
    <w:rsid w:val="00F64F7B"/>
    <w:rsid w:val="00F65487"/>
    <w:rsid w:val="00F657E4"/>
    <w:rsid w:val="00F65CC6"/>
    <w:rsid w:val="00F6616A"/>
    <w:rsid w:val="00F7051A"/>
    <w:rsid w:val="00F70E66"/>
    <w:rsid w:val="00F71525"/>
    <w:rsid w:val="00F72D5E"/>
    <w:rsid w:val="00F74AFE"/>
    <w:rsid w:val="00F775BE"/>
    <w:rsid w:val="00F77C9B"/>
    <w:rsid w:val="00F77E2A"/>
    <w:rsid w:val="00F80866"/>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4D9"/>
    <w:rsid w:val="00FA3DFF"/>
    <w:rsid w:val="00FA3E14"/>
    <w:rsid w:val="00FA4EAE"/>
    <w:rsid w:val="00FA56BA"/>
    <w:rsid w:val="00FA663B"/>
    <w:rsid w:val="00FA744B"/>
    <w:rsid w:val="00FA76B2"/>
    <w:rsid w:val="00FB1951"/>
    <w:rsid w:val="00FB2742"/>
    <w:rsid w:val="00FB2EA5"/>
    <w:rsid w:val="00FB3486"/>
    <w:rsid w:val="00FB4960"/>
    <w:rsid w:val="00FB785E"/>
    <w:rsid w:val="00FC0424"/>
    <w:rsid w:val="00FC0B7F"/>
    <w:rsid w:val="00FC12F8"/>
    <w:rsid w:val="00FC286A"/>
    <w:rsid w:val="00FC4852"/>
    <w:rsid w:val="00FC5607"/>
    <w:rsid w:val="00FC59B5"/>
    <w:rsid w:val="00FC6CEC"/>
    <w:rsid w:val="00FC749C"/>
    <w:rsid w:val="00FC760F"/>
    <w:rsid w:val="00FC7EDB"/>
    <w:rsid w:val="00FD0D90"/>
    <w:rsid w:val="00FD0E14"/>
    <w:rsid w:val="00FD1380"/>
    <w:rsid w:val="00FD1645"/>
    <w:rsid w:val="00FD16E1"/>
    <w:rsid w:val="00FD1ADB"/>
    <w:rsid w:val="00FD2951"/>
    <w:rsid w:val="00FD3FB8"/>
    <w:rsid w:val="00FD4920"/>
    <w:rsid w:val="00FD525D"/>
    <w:rsid w:val="00FD621C"/>
    <w:rsid w:val="00FE1E97"/>
    <w:rsid w:val="00FE249B"/>
    <w:rsid w:val="00FE2B17"/>
    <w:rsid w:val="00FE2B63"/>
    <w:rsid w:val="00FE351F"/>
    <w:rsid w:val="00FE431B"/>
    <w:rsid w:val="00FE49D9"/>
    <w:rsid w:val="00FE6239"/>
    <w:rsid w:val="00FE6C61"/>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 w:type="paragraph" w:styleId="Revision">
    <w:name w:val="Revision"/>
    <w:hidden/>
    <w:uiPriority w:val="99"/>
    <w:semiHidden/>
    <w:rsid w:val="00261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1365-2656.2008.01390.x" TargetMode="External"/><Relationship Id="rId18" Type="http://schemas.openxmlformats.org/officeDocument/2006/relationships/hyperlink" Target="https://www.R-project.or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github.com/yi-xu/Sockeye_paper" TargetMode="External"/><Relationship Id="rId17" Type="http://schemas.openxmlformats.org/officeDocument/2006/relationships/hyperlink" Target="http://www.psc.org/publications/pacific-salmon-treaty/"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39/cjfas-2021-0287"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l.noaa.gov/data/gridded/data.cobe.html"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2/2015JC011018"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wateroffice.ec.gc.ca/" TargetMode="External"/><Relationship Id="rId19" Type="http://schemas.openxmlformats.org/officeDocument/2006/relationships/image" Target="media/image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orcid.org/0000-0002-9902-9588" TargetMode="External"/><Relationship Id="rId14" Type="http://schemas.openxmlformats.org/officeDocument/2006/relationships/hyperlink" Target="https://doi.org/10.1139/cjfas-2018-0470" TargetMode="External"/><Relationship Id="rId22" Type="http://schemas.openxmlformats.org/officeDocument/2006/relationships/image" Target="media/image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xuyiouq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46</Pages>
  <Words>10370</Words>
  <Characters>59114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69346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Xu</dc:creator>
  <cp:keywords/>
  <dc:description/>
  <cp:lastModifiedBy>Zhaozhe Ruan</cp:lastModifiedBy>
  <cp:revision>3</cp:revision>
  <cp:lastPrinted>2023-08-30T20:28:00Z</cp:lastPrinted>
  <dcterms:created xsi:type="dcterms:W3CDTF">2023-12-19T04:23:00Z</dcterms:created>
  <dcterms:modified xsi:type="dcterms:W3CDTF">2024-01-09T05:27:00Z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