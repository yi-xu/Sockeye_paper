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9EA82" w14:textId="77777777" w:rsidR="002C093C" w:rsidRPr="008D35DA" w:rsidRDefault="002C093C" w:rsidP="002C093C">
      <w:pPr>
        <w:pStyle w:val="Abstract"/>
        <w:spacing w:line="480" w:lineRule="auto"/>
        <w:rPr>
          <w:rFonts w:ascii="Times New Roman" w:eastAsia="Times New Roman" w:hAnsi="Times New Roman" w:cs="Times New Roman"/>
          <w:sz w:val="24"/>
          <w:szCs w:val="24"/>
        </w:rPr>
      </w:pPr>
      <w:bookmarkStart w:id="0" w:name="_Hlk123113972"/>
      <w:r w:rsidRPr="008D35DA">
        <w:rPr>
          <w:rFonts w:ascii="Times New Roman" w:eastAsia="Times New Roman" w:hAnsi="Times New Roman" w:cs="Times New Roman"/>
          <w:sz w:val="24"/>
          <w:szCs w:val="24"/>
        </w:rPr>
        <w:t xml:space="preserve">Assessing the Impacts of Environmental and Ecological </w:t>
      </w:r>
      <w:r>
        <w:rPr>
          <w:rFonts w:ascii="Times New Roman" w:eastAsia="Times New Roman" w:hAnsi="Times New Roman" w:cs="Times New Roman"/>
          <w:sz w:val="24"/>
          <w:szCs w:val="24"/>
        </w:rPr>
        <w:t>variables</w:t>
      </w:r>
      <w:r w:rsidRPr="008D35DA">
        <w:rPr>
          <w:rFonts w:ascii="Times New Roman" w:eastAsia="Times New Roman" w:hAnsi="Times New Roman" w:cs="Times New Roman"/>
          <w:sz w:val="24"/>
          <w:szCs w:val="24"/>
        </w:rPr>
        <w:t xml:space="preserve"> on the Performance of Fraser Sockeye Salmon Forecast</w:t>
      </w:r>
    </w:p>
    <w:p w14:paraId="2DF638A5" w14:textId="77777777" w:rsidR="002C093C" w:rsidRPr="008D35DA" w:rsidRDefault="002C093C" w:rsidP="002C093C">
      <w:pPr>
        <w:pStyle w:val="BodyText"/>
        <w:spacing w:line="480" w:lineRule="auto"/>
        <w:rPr>
          <w:rFonts w:ascii="Times New Roman" w:hAnsi="Times New Roman"/>
          <w:sz w:val="24"/>
          <w:szCs w:val="24"/>
        </w:rPr>
      </w:pPr>
    </w:p>
    <w:p w14:paraId="59E7ED5A" w14:textId="10447BCD" w:rsidR="002C093C" w:rsidRPr="00624508" w:rsidRDefault="002C093C" w:rsidP="002C093C">
      <w:pPr>
        <w:pStyle w:val="BodyText"/>
        <w:spacing w:line="480" w:lineRule="auto"/>
        <w:rPr>
          <w:rFonts w:ascii="Times New Roman" w:hAnsi="Times New Roman"/>
          <w:sz w:val="24"/>
          <w:szCs w:val="24"/>
          <w:vertAlign w:val="superscript"/>
        </w:rPr>
      </w:pPr>
      <w:r w:rsidRPr="00624508">
        <w:rPr>
          <w:rFonts w:ascii="Times New Roman" w:hAnsi="Times New Roman"/>
          <w:sz w:val="24"/>
          <w:szCs w:val="24"/>
        </w:rPr>
        <w:t>Yi Xu</w:t>
      </w:r>
      <w:r w:rsidRPr="00624508">
        <w:rPr>
          <w:rFonts w:ascii="Times New Roman" w:hAnsi="Times New Roman"/>
          <w:sz w:val="24"/>
          <w:szCs w:val="24"/>
          <w:vertAlign w:val="superscript"/>
        </w:rPr>
        <w:t>1</w:t>
      </w:r>
      <w:r w:rsidRPr="00624508">
        <w:rPr>
          <w:rFonts w:ascii="Times New Roman" w:hAnsi="Times New Roman"/>
          <w:sz w:val="24"/>
          <w:szCs w:val="24"/>
        </w:rPr>
        <w:t>, Qi Liu</w:t>
      </w:r>
      <w:r w:rsidRPr="00624508">
        <w:rPr>
          <w:rFonts w:ascii="Times New Roman" w:hAnsi="Times New Roman"/>
          <w:sz w:val="24"/>
          <w:szCs w:val="24"/>
          <w:vertAlign w:val="superscript"/>
        </w:rPr>
        <w:t>2</w:t>
      </w:r>
      <w:r w:rsidRPr="00624508">
        <w:rPr>
          <w:rFonts w:ascii="Times New Roman" w:hAnsi="Times New Roman"/>
          <w:sz w:val="24"/>
          <w:szCs w:val="24"/>
        </w:rPr>
        <w:t>, Caihong Fu</w:t>
      </w:r>
      <w:r w:rsidRPr="00624508">
        <w:rPr>
          <w:rFonts w:ascii="Times New Roman" w:hAnsi="Times New Roman"/>
          <w:sz w:val="24"/>
          <w:szCs w:val="24"/>
          <w:vertAlign w:val="superscript"/>
        </w:rPr>
        <w:t>1</w:t>
      </w:r>
      <w:r w:rsidR="00E46F41" w:rsidRPr="00624508">
        <w:rPr>
          <w:rFonts w:ascii="Times New Roman" w:hAnsi="Times New Roman"/>
          <w:sz w:val="24"/>
          <w:szCs w:val="24"/>
        </w:rPr>
        <w:t>, John Holmes</w:t>
      </w:r>
      <w:r w:rsidR="00E46F41" w:rsidRPr="00624508">
        <w:rPr>
          <w:rFonts w:ascii="Times New Roman" w:hAnsi="Times New Roman"/>
          <w:sz w:val="24"/>
          <w:szCs w:val="24"/>
          <w:vertAlign w:val="superscript"/>
        </w:rPr>
        <w:t>1</w:t>
      </w:r>
    </w:p>
    <w:p w14:paraId="3189869D" w14:textId="77777777" w:rsidR="002C093C" w:rsidRPr="00624508" w:rsidRDefault="002C093C" w:rsidP="002C093C">
      <w:pPr>
        <w:pStyle w:val="BodyText"/>
        <w:spacing w:line="480" w:lineRule="auto"/>
        <w:rPr>
          <w:rFonts w:ascii="Times New Roman" w:hAnsi="Times New Roman"/>
          <w:sz w:val="24"/>
          <w:szCs w:val="24"/>
        </w:rPr>
      </w:pPr>
    </w:p>
    <w:p w14:paraId="03FE049D"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Fisheries and Oceans Canada, Pacific Biological Station, 3190 Hammond Bay Road, Nanaimo, BC, Canada</w:t>
      </w:r>
    </w:p>
    <w:p w14:paraId="4303AAC4"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Fisheries and Oceans Canada, Pacific Region Head Office, 401 Burrard Street, Vancouver, BC, Canada</w:t>
      </w:r>
    </w:p>
    <w:p w14:paraId="7EBAEFB9" w14:textId="77777777" w:rsidR="002C093C" w:rsidRPr="008D35DA" w:rsidRDefault="002C093C" w:rsidP="002C093C">
      <w:pPr>
        <w:pStyle w:val="BodyText"/>
        <w:spacing w:line="480" w:lineRule="auto"/>
        <w:rPr>
          <w:rFonts w:ascii="Times New Roman" w:hAnsi="Times New Roman"/>
          <w:sz w:val="24"/>
          <w:szCs w:val="24"/>
        </w:rPr>
      </w:pPr>
    </w:p>
    <w:p w14:paraId="648B9A32" w14:textId="77777777" w:rsidR="002C093C" w:rsidRPr="008D35DA" w:rsidRDefault="002C093C" w:rsidP="002C093C">
      <w:pPr>
        <w:pStyle w:val="BodyText"/>
        <w:spacing w:line="480" w:lineRule="auto"/>
        <w:rPr>
          <w:rFonts w:ascii="Times New Roman" w:hAnsi="Times New Roman"/>
          <w:sz w:val="24"/>
          <w:szCs w:val="24"/>
        </w:rPr>
      </w:pPr>
    </w:p>
    <w:p w14:paraId="5AA75218" w14:textId="77777777" w:rsidR="002C093C" w:rsidRPr="008D35DA" w:rsidRDefault="002C093C" w:rsidP="002C093C">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60054C11" w14:textId="77777777" w:rsidR="002C093C" w:rsidRDefault="002C093C" w:rsidP="002C093C">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64410DA" w14:textId="77777777" w:rsidR="002C093C" w:rsidRPr="008D35DA" w:rsidRDefault="002C093C" w:rsidP="002C093C">
      <w:pPr>
        <w:spacing w:line="480" w:lineRule="auto"/>
        <w:rPr>
          <w:rFonts w:ascii="Times New Roman" w:hAnsi="Times New Roman" w:cs="Times New Roman"/>
          <w:sz w:val="24"/>
          <w:szCs w:val="24"/>
        </w:rPr>
      </w:pPr>
      <w:proofErr w:type="gramStart"/>
      <w:r w:rsidRPr="00AD55A3">
        <w:rPr>
          <w:rFonts w:ascii="Times New Roman" w:hAnsi="Times New Roman" w:cs="Times New Roman"/>
          <w:sz w:val="24"/>
          <w:szCs w:val="24"/>
        </w:rPr>
        <w:t>Email :</w:t>
      </w:r>
      <w:proofErr w:type="gramEnd"/>
      <w:r w:rsidRPr="00AD55A3">
        <w:rPr>
          <w:rFonts w:ascii="Times New Roman" w:hAnsi="Times New Roman" w:cs="Times New Roman"/>
          <w:sz w:val="24"/>
          <w:szCs w:val="24"/>
        </w:rPr>
        <w:t xml:space="preserve"> </w:t>
      </w:r>
      <w:hyperlink r:id="rId8"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ORCIDs</w:t>
      </w:r>
      <w:r>
        <w:rPr>
          <w:rFonts w:ascii="Times New Roman" w:hAnsi="Times New Roman" w:cs="Times New Roman"/>
          <w:sz w:val="24"/>
          <w:szCs w:val="24"/>
        </w:rPr>
        <w:t xml:space="preserve">: </w:t>
      </w:r>
    </w:p>
    <w:p w14:paraId="3C474B85" w14:textId="77777777" w:rsidR="002C093C" w:rsidRPr="008D35DA" w:rsidRDefault="00000000" w:rsidP="002C093C">
      <w:pPr>
        <w:spacing w:line="480" w:lineRule="auto"/>
        <w:rPr>
          <w:rFonts w:ascii="Times New Roman" w:hAnsi="Times New Roman" w:cs="Times New Roman"/>
          <w:sz w:val="24"/>
          <w:szCs w:val="24"/>
        </w:rPr>
      </w:pPr>
      <w:hyperlink r:id="rId10" w:history="1">
        <w:r w:rsidR="002C093C" w:rsidRPr="008D35DA">
          <w:rPr>
            <w:rStyle w:val="Hyperlink"/>
            <w:rFonts w:ascii="Times New Roman" w:hAnsi="Times New Roman" w:cs="Times New Roman"/>
            <w:sz w:val="24"/>
            <w:szCs w:val="24"/>
          </w:rPr>
          <w:t>https://orcid.org/0000-0002-9902-9588</w:t>
        </w:r>
      </w:hyperlink>
    </w:p>
    <w:p w14:paraId="1628FC5E" w14:textId="77777777" w:rsidR="002C093C" w:rsidRPr="008D35DA" w:rsidRDefault="002C093C" w:rsidP="002C093C">
      <w:pPr>
        <w:pStyle w:val="BodyText"/>
        <w:spacing w:line="480" w:lineRule="auto"/>
        <w:rPr>
          <w:rFonts w:ascii="Times New Roman" w:hAnsi="Times New Roman"/>
          <w:sz w:val="24"/>
          <w:szCs w:val="24"/>
        </w:rPr>
      </w:pPr>
    </w:p>
    <w:bookmarkEnd w:id="0"/>
    <w:p w14:paraId="6E3D1CF1" w14:textId="77777777" w:rsidR="0024188E" w:rsidRDefault="0024188E" w:rsidP="005F58D2">
      <w:pPr>
        <w:pStyle w:val="BodyText"/>
        <w:rPr>
          <w:rFonts w:ascii="Times New Roman" w:hAnsi="Times New Roman"/>
          <w:sz w:val="24"/>
          <w:szCs w:val="24"/>
        </w:rPr>
      </w:pPr>
    </w:p>
    <w:p w14:paraId="554F8A5C" w14:textId="77777777" w:rsidR="0024188E" w:rsidRDefault="0024188E" w:rsidP="005F58D2">
      <w:pPr>
        <w:pStyle w:val="BodyText"/>
        <w:rPr>
          <w:rFonts w:ascii="Times New Roman" w:hAnsi="Times New Roman"/>
          <w:sz w:val="24"/>
          <w:szCs w:val="24"/>
        </w:rPr>
      </w:pPr>
    </w:p>
    <w:p w14:paraId="1498B281" w14:textId="77777777" w:rsidR="0024188E" w:rsidRDefault="0024188E" w:rsidP="005F58D2">
      <w:pPr>
        <w:pStyle w:val="BodyText"/>
        <w:rPr>
          <w:rFonts w:ascii="Times New Roman" w:hAnsi="Times New Roman"/>
          <w:sz w:val="24"/>
          <w:szCs w:val="24"/>
        </w:rPr>
      </w:pPr>
    </w:p>
    <w:p w14:paraId="6C09A779" w14:textId="77777777" w:rsidR="0024188E" w:rsidRDefault="0024188E" w:rsidP="005F58D2">
      <w:pPr>
        <w:pStyle w:val="BodyText"/>
        <w:rPr>
          <w:rFonts w:ascii="Times New Roman" w:hAnsi="Times New Roman"/>
          <w:sz w:val="24"/>
          <w:szCs w:val="24"/>
        </w:rPr>
      </w:pPr>
    </w:p>
    <w:p w14:paraId="203C5BDB" w14:textId="77777777" w:rsidR="0024188E" w:rsidRDefault="0024188E" w:rsidP="005F58D2">
      <w:pPr>
        <w:pStyle w:val="BodyText"/>
        <w:rPr>
          <w:rFonts w:ascii="Times New Roman" w:hAnsi="Times New Roman"/>
          <w:sz w:val="24"/>
          <w:szCs w:val="24"/>
        </w:rPr>
      </w:pPr>
    </w:p>
    <w:p w14:paraId="7CA8D5D1" w14:textId="77777777" w:rsidR="0024188E" w:rsidRPr="00D31697" w:rsidRDefault="0024188E" w:rsidP="0024188E">
      <w:pPr>
        <w:rPr>
          <w:rFonts w:ascii="Times New Roman" w:hAnsi="Times New Roman" w:cs="Times New Roman"/>
          <w:sz w:val="24"/>
          <w:szCs w:val="24"/>
        </w:rPr>
      </w:pPr>
      <w:r w:rsidRPr="00D31697">
        <w:rPr>
          <w:rFonts w:ascii="Times New Roman" w:hAnsi="Times New Roman" w:cs="Times New Roman"/>
          <w:sz w:val="24"/>
          <w:szCs w:val="24"/>
        </w:rPr>
        <w:lastRenderedPageBreak/>
        <w:t>Supplementary materials</w:t>
      </w:r>
    </w:p>
    <w:p w14:paraId="469C9B74" w14:textId="0F702B4A" w:rsidR="0024188E" w:rsidRDefault="0024188E" w:rsidP="0024188E">
      <w:pPr>
        <w:rPr>
          <w:rFonts w:ascii="Times New Roman" w:hAnsi="Times New Roman" w:cs="Times New Roman"/>
          <w:sz w:val="24"/>
          <w:szCs w:val="24"/>
        </w:rPr>
      </w:pPr>
      <w:r>
        <w:rPr>
          <w:rFonts w:ascii="Times New Roman" w:hAnsi="Times New Roman" w:cs="Times New Roman"/>
          <w:sz w:val="24"/>
          <w:szCs w:val="24"/>
        </w:rPr>
        <w:t xml:space="preserve">Table S1. Naïve models and their model descriptions.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8046"/>
      </w:tblGrid>
      <w:tr w:rsidR="0024188E" w:rsidRPr="008755D3" w14:paraId="40D12BDA" w14:textId="77777777" w:rsidTr="005F5AF3">
        <w:trPr>
          <w:trHeight w:hRule="exact" w:val="550"/>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0104822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LLY</w:t>
            </w:r>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2501601E"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Return from the previous year;</w:t>
            </w:r>
            <w:r w:rsidRPr="008755D3">
              <w:rPr>
                <w:rFonts w:ascii="Times New Roman" w:hAnsi="Times New Roman" w:cs="Times New Roman"/>
                <w:i/>
                <w:sz w:val="20"/>
                <w:szCs w:val="20"/>
              </w:rPr>
              <w:t xml:space="preserve">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1</m:t>
              </m:r>
              <m:r>
                <w:rPr>
                  <w:rFonts w:ascii="Cambria Math" w:hAnsi="Cambria Math" w:cs="Times New Roman"/>
                  <w:sz w:val="20"/>
                  <w:szCs w:val="20"/>
                </w:rPr>
                <m:t>+ ε</m:t>
              </m:r>
              <m:r>
                <w:rPr>
                  <w:rFonts w:ascii="Cambria Math" w:hAnsi="Cambria Math" w:cs="Times New Roman"/>
                  <w:position w:val="-6"/>
                  <w:sz w:val="20"/>
                  <w:szCs w:val="20"/>
                </w:rPr>
                <m:t xml:space="preserve">t </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t-1</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is the observed return during the previous year (t-1) </w:t>
            </w:r>
          </w:p>
        </w:tc>
      </w:tr>
      <w:tr w:rsidR="0024188E" w:rsidRPr="008755D3" w14:paraId="164F2AB3" w14:textId="77777777" w:rsidTr="005F5AF3">
        <w:trPr>
          <w:trHeight w:hRule="exact" w:val="523"/>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38C1E1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R1C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16AB930" w14:textId="77777777" w:rsidR="0024188E" w:rsidRPr="008755D3" w:rsidRDefault="0024188E" w:rsidP="005F5AF3">
            <w:pPr>
              <w:rPr>
                <w:rFonts w:ascii="Times New Roman" w:hAnsi="Times New Roman" w:cs="Times New Roman"/>
                <w:b/>
                <w:caps/>
                <w:sz w:val="20"/>
                <w:szCs w:val="20"/>
              </w:rPr>
            </w:pPr>
            <w:r w:rsidRPr="008755D3">
              <w:rPr>
                <w:rFonts w:ascii="Times New Roman" w:hAnsi="Times New Roman" w:cs="Times New Roman"/>
                <w:sz w:val="20"/>
                <w:szCs w:val="20"/>
              </w:rPr>
              <w:t xml:space="preserve">Return from 4 years before the forecast year;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4</m:t>
              </m:r>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 xml:space="preserve">t-4 </w:t>
            </w:r>
            <w:r w:rsidRPr="008755D3">
              <w:rPr>
                <w:rFonts w:ascii="Times New Roman" w:hAnsi="Times New Roman" w:cs="Times New Roman"/>
                <w:sz w:val="20"/>
                <w:szCs w:val="20"/>
              </w:rPr>
              <w:t xml:space="preserve">is the observed return four years prior to the forecasted return </w:t>
            </w:r>
          </w:p>
        </w:tc>
      </w:tr>
      <w:tr w:rsidR="0024188E" w:rsidRPr="008755D3" w14:paraId="489BBAAA" w14:textId="77777777" w:rsidTr="005F5AF3">
        <w:trPr>
          <w:trHeight w:hRule="exact" w:val="910"/>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625DAB5"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R2C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5444F1C"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from 4 and 8 years before the forecast </w:t>
            </w:r>
            <w:proofErr w:type="gramStart"/>
            <w:r w:rsidRPr="008755D3">
              <w:rPr>
                <w:rFonts w:ascii="Times New Roman" w:hAnsi="Times New Roman" w:cs="Times New Roman"/>
                <w:sz w:val="20"/>
                <w:szCs w:val="20"/>
              </w:rPr>
              <w:t xml:space="preserve">year;   </w:t>
            </w:r>
            <w:proofErr w:type="gramEnd"/>
            <w:r w:rsidRPr="008755D3">
              <w:rPr>
                <w:rFonts w:ascii="Times New Roman" w:hAnsi="Times New Roman" w:cs="Times New Roman"/>
                <w:sz w:val="20"/>
                <w:szCs w:val="20"/>
              </w:rPr>
              <w:t xml:space="preserve">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num>
                        <m:den>
                          <m:r>
                            <w:rPr>
                              <w:rFonts w:ascii="Cambria Math" w:eastAsiaTheme="minorEastAsia" w:hAnsi="Cambria Math" w:cs="Times New Roman"/>
                              <w:sz w:val="20"/>
                              <w:szCs w:val="20"/>
                            </w:rPr>
                            <m:t>2</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rPr>
              <w:t xml:space="preserve"> and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t-8</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are the observed returns four and eight years prior to the forecasted return</w:t>
            </w:r>
          </w:p>
        </w:tc>
      </w:tr>
      <w:tr w:rsidR="0024188E" w:rsidRPr="008755D3" w14:paraId="3AC4A9BF"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954EF44"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RAC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6A6BBF92"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on the forecast cycle line for all years;  </w:t>
            </w:r>
            <w:r w:rsidRPr="008755D3">
              <w:rPr>
                <w:rFonts w:ascii="Times New Roman" w:hAnsi="Times New Roman" w:cs="Times New Roman"/>
                <w:i/>
                <w:sz w:val="20"/>
                <w:szCs w:val="20"/>
              </w:rPr>
              <w:br/>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e>
                          </m:d>
                        </m:num>
                        <m:den>
                          <m:r>
                            <w:rPr>
                              <w:rFonts w:ascii="Cambria Math" w:eastAsiaTheme="minorEastAsia" w:hAnsi="Cambria Math" w:cs="Times New Roman"/>
                              <w:sz w:val="20"/>
                              <w:szCs w:val="20"/>
                            </w:rPr>
                            <m:t>n</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t-x</w:t>
            </w:r>
            <w:r w:rsidRPr="008755D3">
              <w:rPr>
                <w:rFonts w:ascii="Times New Roman" w:hAnsi="Times New Roman" w:cs="Times New Roman"/>
                <w:sz w:val="20"/>
                <w:szCs w:val="20"/>
              </w:rPr>
              <w:t xml:space="preserve"> is the first cycle-line year with return data, and n is the number of cycle-line years with return data  </w:t>
            </w:r>
          </w:p>
          <w:p w14:paraId="42A122E6" w14:textId="77777777" w:rsidR="0024188E" w:rsidRPr="008755D3" w:rsidRDefault="0024188E" w:rsidP="005F5AF3">
            <w:pPr>
              <w:rPr>
                <w:rFonts w:ascii="Times New Roman" w:hAnsi="Times New Roman" w:cs="Times New Roman"/>
                <w:sz w:val="20"/>
                <w:szCs w:val="20"/>
              </w:rPr>
            </w:pPr>
          </w:p>
        </w:tc>
      </w:tr>
      <w:tr w:rsidR="0024188E" w:rsidRPr="008755D3" w14:paraId="41275D0A" w14:textId="77777777" w:rsidTr="005F5AF3">
        <w:trPr>
          <w:trHeight w:hRule="exact" w:val="63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25B0D63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TSA</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C169695" w14:textId="77777777" w:rsidR="0024188E" w:rsidRPr="008755D3" w:rsidRDefault="0024188E" w:rsidP="005F5AF3">
            <w:pPr>
              <w:rPr>
                <w:rFonts w:ascii="Times New Roman" w:eastAsiaTheme="minorEastAsia" w:hAnsi="Times New Roman" w:cs="Times New Roman"/>
                <w:sz w:val="20"/>
                <w:szCs w:val="20"/>
              </w:rPr>
            </w:pPr>
            <w:r w:rsidRPr="008755D3">
              <w:rPr>
                <w:rFonts w:ascii="Times New Roman" w:hAnsi="Times New Roman" w:cs="Times New Roman"/>
                <w:sz w:val="20"/>
                <w:szCs w:val="20"/>
              </w:rPr>
              <w:t>Geometric mean return across all years;</w:t>
            </w:r>
            <m:oMath>
              <m:r>
                <w:rPr>
                  <w:rFonts w:ascii="Cambria Math" w:hAnsi="Cambria Math" w:cs="Times New Roman"/>
                  <w:sz w:val="20"/>
                  <w:szCs w:val="20"/>
                </w:rPr>
                <m:t xml:space="preserve"> Ret</m:t>
              </m:r>
              <m:r>
                <w:rPr>
                  <w:rFonts w:ascii="Cambria Math" w:hAnsi="Cambria Math" w:cs="Times New Roman"/>
                  <w:position w:val="-6"/>
                  <w:sz w:val="20"/>
                  <w:szCs w:val="20"/>
                </w:rPr>
                <m:t>t</m:t>
              </m:r>
              <m:r>
                <w:rPr>
                  <w:rFonts w:ascii="Cambria Math" w:hAnsi="Cambria Math" w:cs="Times New Roman"/>
                  <w:sz w:val="20"/>
                  <w:szCs w:val="20"/>
                </w:rPr>
                <m:t>=</m:t>
              </m:r>
              <m:r>
                <m:rPr>
                  <m:sty m:val="p"/>
                </m:rPr>
                <w:rPr>
                  <w:rFonts w:ascii="Cambria Math" w:hAnsi="Cambria Math" w:cs="Times New Roman"/>
                  <w:sz w:val="20"/>
                  <w:szCs w:val="20"/>
                </w:rPr>
                <m:t>exp</m:t>
              </m:r>
              <m:r>
                <w:rPr>
                  <w:rFonts w:ascii="Cambria Math"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e>
                  </m:d>
                </m:num>
                <m:den>
                  <m:r>
                    <w:rPr>
                      <w:rFonts w:ascii="Cambria Math" w:eastAsiaTheme="minorEastAsia" w:hAnsi="Cambria Math" w:cs="Times New Roman"/>
                      <w:sz w:val="20"/>
                      <w:szCs w:val="20"/>
                    </w:rPr>
                    <m:t>N</m:t>
                  </m:r>
                </m:den>
              </m:f>
              <m:r>
                <w:rPr>
                  <w:rFonts w:ascii="Cambria Math" w:hAnsi="Cambria Math" w:cs="Times New Roman"/>
                  <w:sz w:val="20"/>
                  <w:szCs w:val="20"/>
                </w:rPr>
                <m:t>+ε</m:t>
              </m:r>
              <m:r>
                <w:rPr>
                  <w:rFonts w:ascii="Cambria Math" w:hAnsi="Cambria Math" w:cs="Times New Roman"/>
                  <w:position w:val="-6"/>
                  <w:sz w:val="20"/>
                  <w:szCs w:val="20"/>
                </w:rPr>
                <m:t>t</m:t>
              </m:r>
              <m:r>
                <w:rPr>
                  <w:rFonts w:ascii="Cambria Math" w:hAnsi="Cambria Math" w:cs="Times New Roman"/>
                  <w:sz w:val="20"/>
                  <w:szCs w:val="20"/>
                </w:rPr>
                <m:t>]</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return data </w:t>
            </w:r>
          </w:p>
          <w:p w14:paraId="599B981C" w14:textId="77777777" w:rsidR="0024188E" w:rsidRPr="008755D3" w:rsidRDefault="0024188E" w:rsidP="005F5AF3">
            <w:pPr>
              <w:rPr>
                <w:rFonts w:ascii="Times New Roman" w:hAnsi="Times New Roman" w:cs="Times New Roman"/>
                <w:b/>
                <w:caps/>
                <w:sz w:val="20"/>
                <w:szCs w:val="20"/>
              </w:rPr>
            </w:pPr>
          </w:p>
        </w:tc>
      </w:tr>
      <w:tr w:rsidR="0024188E" w:rsidRPr="008755D3" w14:paraId="491D8B62"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E290D92"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 xml:space="preserve">RS1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7FA51B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eff</m:t>
                  </m:r>
                  <m:r>
                    <w:rPr>
                      <w:rFonts w:ascii="Cambria Math"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eastAsiaTheme="minorEastAsia" w:hAnsi="Times New Roman" w:cs="Times New Roman"/>
                <w:sz w:val="20"/>
                <w:szCs w:val="20"/>
              </w:rPr>
              <w:t xml:space="preserve">, where </w:t>
            </w:r>
            <w:r w:rsidRPr="008755D3">
              <w:rPr>
                <w:rFonts w:ascii="Times New Roman" w:eastAsiaTheme="minorEastAsia" w:hAnsi="Times New Roman" w:cs="Times New Roman"/>
                <w:i/>
                <w:iCs/>
                <w:sz w:val="20"/>
                <w:szCs w:val="20"/>
              </w:rPr>
              <w:t>R</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vertAlign w:val="subscript"/>
              </w:rPr>
              <w:t xml:space="preserve"> </w:t>
            </w:r>
            <w:r w:rsidRPr="008755D3">
              <w:rPr>
                <w:rFonts w:ascii="Times New Roman" w:eastAsiaTheme="minorEastAsia" w:hAnsi="Times New Roman" w:cs="Times New Roman"/>
                <w:sz w:val="20"/>
                <w:szCs w:val="20"/>
              </w:rPr>
              <w:t xml:space="preserve">is the recruits resulting from the </w:t>
            </w:r>
            <w:proofErr w:type="gramStart"/>
            <w:r w:rsidRPr="008755D3">
              <w:rPr>
                <w:rFonts w:ascii="Times New Roman" w:eastAsiaTheme="minorEastAsia" w:hAnsi="Times New Roman" w:cs="Times New Roman"/>
                <w:sz w:val="20"/>
                <w:szCs w:val="20"/>
              </w:rPr>
              <w:t>EFS(</w:t>
            </w:r>
            <w:proofErr w:type="gramEnd"/>
            <w:r w:rsidRPr="008755D3">
              <w:rPr>
                <w:rFonts w:ascii="Times New Roman" w:eastAsiaTheme="minorEastAsia" w:hAnsi="Times New Roman" w:cs="Times New Roman"/>
                <w:i/>
                <w:iCs/>
                <w:sz w:val="20"/>
                <w:szCs w:val="20"/>
              </w:rPr>
              <w:t>eff</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rPr>
              <w:t>) in the brood year four years prior to most recent brood year</w:t>
            </w:r>
          </w:p>
        </w:tc>
      </w:tr>
      <w:tr w:rsidR="0024188E" w:rsidRPr="008755D3" w14:paraId="3E8CD021"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D790765"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RS2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71D6A8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and 8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2</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and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 xml:space="preserve">t-8 </w:t>
            </w:r>
            <w:r w:rsidRPr="008755D3">
              <w:rPr>
                <w:rFonts w:ascii="Times New Roman" w:hAnsi="Times New Roman" w:cs="Times New Roman"/>
                <w:sz w:val="20"/>
                <w:szCs w:val="20"/>
              </w:rPr>
              <w:t>are the recruits resulting from the previous two cycle-line brood years (4 &amp; 8 years prior to most recent brood year), and eff</w:t>
            </w:r>
            <w:r w:rsidRPr="008755D3">
              <w:rPr>
                <w:rFonts w:ascii="Times New Roman" w:hAnsi="Times New Roman" w:cs="Times New Roman"/>
                <w:sz w:val="20"/>
                <w:szCs w:val="20"/>
                <w:vertAlign w:val="subscript"/>
              </w:rPr>
              <w:t xml:space="preserve">t-4 </w:t>
            </w:r>
            <w:r w:rsidRPr="008755D3">
              <w:rPr>
                <w:rFonts w:ascii="Times New Roman" w:hAnsi="Times New Roman" w:cs="Times New Roman"/>
                <w:sz w:val="20"/>
                <w:szCs w:val="20"/>
              </w:rPr>
              <w:t>and eff</w:t>
            </w:r>
            <w:r w:rsidRPr="008755D3">
              <w:rPr>
                <w:rFonts w:ascii="Times New Roman" w:hAnsi="Times New Roman" w:cs="Times New Roman"/>
                <w:sz w:val="20"/>
                <w:szCs w:val="20"/>
                <w:vertAlign w:val="subscript"/>
              </w:rPr>
              <w:t xml:space="preserve">t-8 </w:t>
            </w:r>
            <w:r w:rsidRPr="008755D3">
              <w:rPr>
                <w:rFonts w:ascii="Times New Roman" w:hAnsi="Times New Roman" w:cs="Times New Roman"/>
                <w:sz w:val="20"/>
                <w:szCs w:val="20"/>
              </w:rPr>
              <w:t xml:space="preserve">are the number of EFS in the previous two cycle-line brood years </w:t>
            </w:r>
          </w:p>
        </w:tc>
      </w:tr>
      <w:tr w:rsidR="0024188E" w:rsidRPr="008755D3" w14:paraId="1F1882D2"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B194B0B"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RS4yr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5460C2A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the last 4 consecutive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are the recruits (3, 4, and 5 year old fish) resulting from spawners in the brood year</w:t>
            </w:r>
          </w:p>
        </w:tc>
      </w:tr>
      <w:tr w:rsidR="0024188E" w:rsidRPr="008755D3" w14:paraId="17E31D3B"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A5F7953"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RS8yr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BBE2020"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Product of average survival from the last consecutive 8 years and the forecast brood year EFS</w:t>
            </w:r>
            <m:oMath>
              <m:r>
                <w:rPr>
                  <w:rFonts w:ascii="Cambria Math" w:hAnsi="Cambria Math" w:cs="Times New Roman"/>
                  <w:sz w:val="20"/>
                  <w:szCs w:val="20"/>
                </w:rPr>
                <m:t>; 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w:t>
            </w:r>
          </w:p>
        </w:tc>
      </w:tr>
      <w:tr w:rsidR="0024188E" w:rsidRPr="008755D3" w14:paraId="45E3520A"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EE51D5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MRS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36A3D30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for all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and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data</w:t>
            </w:r>
          </w:p>
        </w:tc>
      </w:tr>
      <w:tr w:rsidR="0024188E" w:rsidRPr="008755D3" w14:paraId="65C16DEC" w14:textId="77777777" w:rsidTr="005F5AF3">
        <w:trPr>
          <w:trHeight w:hRule="exact" w:val="108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CCF20B3"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RSC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1264F6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cycle-line survival (entire time series)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r>
                <w:rPr>
                  <w:rFonts w:ascii="Cambria Math" w:hAnsi="Cambria Math" w:cs="Times New Roman"/>
                  <w:sz w:val="20"/>
                  <w:szCs w:val="20"/>
                </w:rPr>
                <m:t xml:space="preserve">, </m:t>
              </m:r>
            </m:oMath>
            <w:r w:rsidRPr="008755D3">
              <w:rPr>
                <w:rFonts w:ascii="Times New Roman" w:eastAsiaTheme="minorEastAsia" w:hAnsi="Times New Roman" w:cs="Times New Roman"/>
                <w:sz w:val="20"/>
                <w:szCs w:val="20"/>
              </w:rPr>
              <w:t xml:space="preserve">where </w:t>
            </w:r>
            <w:r w:rsidRPr="008755D3">
              <w:rPr>
                <w:rFonts w:ascii="Times New Roman" w:eastAsiaTheme="minorEastAsia" w:hAnsi="Times New Roman" w:cs="Times New Roman"/>
                <w:i/>
                <w:iCs/>
                <w:sz w:val="20"/>
                <w:szCs w:val="20"/>
              </w:rPr>
              <w:t>t-x</w:t>
            </w:r>
            <w:r w:rsidRPr="008755D3">
              <w:rPr>
                <w:rFonts w:ascii="Times New Roman" w:eastAsiaTheme="minorEastAsia" w:hAnsi="Times New Roman" w:cs="Times New Roman"/>
                <w:sz w:val="20"/>
                <w:szCs w:val="20"/>
              </w:rPr>
              <w:t xml:space="preserve"> is the first cycle-line year with data, and </w:t>
            </w:r>
            <w:r w:rsidRPr="008755D3">
              <w:rPr>
                <w:rFonts w:ascii="Times New Roman" w:eastAsiaTheme="minorEastAsia" w:hAnsi="Times New Roman" w:cs="Times New Roman"/>
                <w:i/>
                <w:iCs/>
                <w:sz w:val="20"/>
                <w:szCs w:val="20"/>
              </w:rPr>
              <w:t>n</w:t>
            </w:r>
            <w:r w:rsidRPr="008755D3">
              <w:rPr>
                <w:rFonts w:ascii="Times New Roman" w:eastAsiaTheme="minorEastAsia" w:hAnsi="Times New Roman" w:cs="Times New Roman"/>
                <w:sz w:val="20"/>
                <w:szCs w:val="20"/>
              </w:rPr>
              <w:t xml:space="preserve"> is the number of cycle-line years with data.</w:t>
            </w:r>
          </w:p>
        </w:tc>
      </w:tr>
    </w:tbl>
    <w:p w14:paraId="48A2DD76" w14:textId="77777777" w:rsidR="0024188E" w:rsidRDefault="0024188E" w:rsidP="0024188E">
      <w:pPr>
        <w:rPr>
          <w:rFonts w:ascii="Times New Roman" w:hAnsi="Times New Roman" w:cs="Times New Roman"/>
          <w:sz w:val="24"/>
          <w:szCs w:val="24"/>
        </w:rPr>
      </w:pPr>
    </w:p>
    <w:p w14:paraId="41F89884" w14:textId="496AC60A" w:rsidR="0024188E" w:rsidRPr="0024188E" w:rsidRDefault="0024188E" w:rsidP="005F58D2">
      <w:pPr>
        <w:pStyle w:val="BodyText"/>
        <w:rPr>
          <w:rFonts w:ascii="Times New Roman" w:hAnsi="Times New Roman"/>
          <w:sz w:val="24"/>
          <w:szCs w:val="24"/>
          <w:lang w:val="en-CA"/>
        </w:rPr>
        <w:sectPr w:rsidR="0024188E" w:rsidRPr="0024188E" w:rsidSect="0024188E">
          <w:pgSz w:w="12240" w:h="15840"/>
          <w:pgMar w:top="1440" w:right="1440" w:bottom="1440" w:left="1440" w:header="720" w:footer="720" w:gutter="0"/>
          <w:cols w:space="720"/>
          <w:docGrid w:linePitch="360"/>
        </w:sectPr>
      </w:pPr>
    </w:p>
    <w:p w14:paraId="272A51F6" w14:textId="08EAC940" w:rsidR="002B59B8" w:rsidRPr="00D31697" w:rsidRDefault="002B59B8" w:rsidP="002B59B8">
      <w:pPr>
        <w:rPr>
          <w:rFonts w:ascii="Times New Roman" w:hAnsi="Times New Roman" w:cs="Times New Roman"/>
          <w:sz w:val="24"/>
          <w:szCs w:val="24"/>
        </w:rPr>
      </w:pPr>
      <w:r w:rsidRPr="00D31697">
        <w:rPr>
          <w:rFonts w:ascii="Times New Roman" w:hAnsi="Times New Roman" w:cs="Times New Roman"/>
          <w:sz w:val="24"/>
          <w:szCs w:val="24"/>
        </w:rPr>
        <w:lastRenderedPageBreak/>
        <w:t>Table</w:t>
      </w:r>
      <w:r w:rsidR="00F25001">
        <w:rPr>
          <w:rFonts w:ascii="Times New Roman" w:hAnsi="Times New Roman" w:cs="Times New Roman"/>
          <w:sz w:val="24"/>
          <w:szCs w:val="24"/>
        </w:rPr>
        <w:t xml:space="preserve"> </w:t>
      </w:r>
      <w:r w:rsidRPr="00D31697">
        <w:rPr>
          <w:rFonts w:ascii="Times New Roman" w:hAnsi="Times New Roman" w:cs="Times New Roman"/>
          <w:sz w:val="24"/>
          <w:szCs w:val="24"/>
        </w:rPr>
        <w:t>S</w:t>
      </w:r>
      <w:r w:rsidR="0024188E">
        <w:rPr>
          <w:rFonts w:ascii="Times New Roman" w:hAnsi="Times New Roman" w:cs="Times New Roman"/>
          <w:sz w:val="24"/>
          <w:szCs w:val="24"/>
        </w:rPr>
        <w:t>2</w:t>
      </w:r>
      <w:r w:rsidRPr="00D31697">
        <w:rPr>
          <w:rFonts w:ascii="Times New Roman" w:hAnsi="Times New Roman" w:cs="Times New Roman"/>
          <w:sz w:val="24"/>
          <w:szCs w:val="24"/>
        </w:rPr>
        <w:t xml:space="preserve">. </w:t>
      </w:r>
      <w:r w:rsidRPr="00D31697">
        <w:rPr>
          <w:rFonts w:ascii="Times New Roman" w:eastAsia="Times New Roman" w:hAnsi="Times New Roman" w:cs="Times New Roman"/>
          <w:color w:val="000000"/>
          <w:sz w:val="24"/>
          <w:szCs w:val="24"/>
          <w:lang w:val="en-US" w:eastAsia="zh-CN"/>
        </w:rPr>
        <w:t>Summary of 2021 and 2022 sockeye runs</w:t>
      </w:r>
    </w:p>
    <w:tbl>
      <w:tblPr>
        <w:tblW w:w="10540" w:type="dxa"/>
        <w:tblLook w:val="04A0" w:firstRow="1" w:lastRow="0" w:firstColumn="1" w:lastColumn="0" w:noHBand="0" w:noVBand="1"/>
      </w:tblPr>
      <w:tblGrid>
        <w:gridCol w:w="1771"/>
        <w:gridCol w:w="1365"/>
        <w:gridCol w:w="1444"/>
        <w:gridCol w:w="1989"/>
        <w:gridCol w:w="1296"/>
        <w:gridCol w:w="1480"/>
        <w:gridCol w:w="1989"/>
      </w:tblGrid>
      <w:tr w:rsidR="002B59B8" w:rsidRPr="00D31697" w14:paraId="2804B693" w14:textId="77777777" w:rsidTr="001A1C55">
        <w:trPr>
          <w:trHeight w:val="292"/>
        </w:trPr>
        <w:tc>
          <w:tcPr>
            <w:tcW w:w="177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7179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 </w:t>
            </w:r>
          </w:p>
        </w:tc>
        <w:tc>
          <w:tcPr>
            <w:tcW w:w="4369" w:type="dxa"/>
            <w:gridSpan w:val="3"/>
            <w:tcBorders>
              <w:top w:val="single" w:sz="4" w:space="0" w:color="auto"/>
              <w:left w:val="single" w:sz="4" w:space="0" w:color="auto"/>
              <w:bottom w:val="nil"/>
              <w:right w:val="single" w:sz="4" w:space="0" w:color="auto"/>
            </w:tcBorders>
            <w:shd w:val="clear" w:color="auto" w:fill="auto"/>
            <w:noWrap/>
            <w:vAlign w:val="bottom"/>
            <w:hideMark/>
          </w:tcPr>
          <w:p w14:paraId="4871ECA7"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2021</w:t>
            </w:r>
          </w:p>
        </w:tc>
        <w:tc>
          <w:tcPr>
            <w:tcW w:w="44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5909DDB"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2022</w:t>
            </w:r>
          </w:p>
        </w:tc>
      </w:tr>
      <w:tr w:rsidR="002B59B8" w:rsidRPr="00D31697" w14:paraId="653250B5" w14:textId="77777777" w:rsidTr="001A1C55">
        <w:trPr>
          <w:trHeight w:val="583"/>
        </w:trPr>
        <w:tc>
          <w:tcPr>
            <w:tcW w:w="1771" w:type="dxa"/>
            <w:vMerge/>
            <w:tcBorders>
              <w:top w:val="single" w:sz="4" w:space="0" w:color="auto"/>
              <w:left w:val="single" w:sz="4" w:space="0" w:color="auto"/>
              <w:bottom w:val="single" w:sz="4" w:space="0" w:color="auto"/>
              <w:right w:val="single" w:sz="4" w:space="0" w:color="auto"/>
            </w:tcBorders>
            <w:vAlign w:val="center"/>
            <w:hideMark/>
          </w:tcPr>
          <w:p w14:paraId="57DCDAF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97DC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44" w:type="dxa"/>
            <w:tcBorders>
              <w:top w:val="single" w:sz="4" w:space="0" w:color="auto"/>
              <w:left w:val="nil"/>
              <w:bottom w:val="single" w:sz="4" w:space="0" w:color="auto"/>
              <w:right w:val="single" w:sz="4" w:space="0" w:color="auto"/>
            </w:tcBorders>
            <w:shd w:val="clear" w:color="auto" w:fill="auto"/>
            <w:vAlign w:val="bottom"/>
            <w:hideMark/>
          </w:tcPr>
          <w:p w14:paraId="22EB877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560" w:type="dxa"/>
            <w:tcBorders>
              <w:top w:val="single" w:sz="4" w:space="0" w:color="auto"/>
              <w:left w:val="nil"/>
              <w:bottom w:val="single" w:sz="4" w:space="0" w:color="auto"/>
              <w:right w:val="single" w:sz="4" w:space="0" w:color="auto"/>
            </w:tcBorders>
            <w:shd w:val="clear" w:color="auto" w:fill="auto"/>
            <w:vAlign w:val="bottom"/>
            <w:hideMark/>
          </w:tcPr>
          <w:p w14:paraId="40B905AC" w14:textId="0BB1D824"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w:t>
            </w:r>
            <w:r w:rsidR="002B59B8" w:rsidRPr="00D31697">
              <w:rPr>
                <w:rFonts w:ascii="Times New Roman" w:eastAsia="Times New Roman" w:hAnsi="Times New Roman" w:cs="Times New Roman"/>
                <w:color w:val="000000"/>
                <w:sz w:val="24"/>
                <w:szCs w:val="24"/>
                <w:lang w:val="en-US" w:eastAsia="zh-CN"/>
              </w:rPr>
              <w:t>Forecast</w:t>
            </w:r>
          </w:p>
        </w:tc>
        <w:tc>
          <w:tcPr>
            <w:tcW w:w="1280" w:type="dxa"/>
            <w:tcBorders>
              <w:top w:val="nil"/>
              <w:left w:val="nil"/>
              <w:bottom w:val="single" w:sz="4" w:space="0" w:color="auto"/>
              <w:right w:val="single" w:sz="4" w:space="0" w:color="auto"/>
            </w:tcBorders>
            <w:shd w:val="clear" w:color="auto" w:fill="auto"/>
            <w:vAlign w:val="center"/>
            <w:hideMark/>
          </w:tcPr>
          <w:p w14:paraId="151B73B9"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80" w:type="dxa"/>
            <w:tcBorders>
              <w:top w:val="nil"/>
              <w:left w:val="nil"/>
              <w:bottom w:val="single" w:sz="4" w:space="0" w:color="auto"/>
              <w:right w:val="single" w:sz="4" w:space="0" w:color="auto"/>
            </w:tcBorders>
            <w:shd w:val="clear" w:color="auto" w:fill="auto"/>
            <w:vAlign w:val="bottom"/>
            <w:hideMark/>
          </w:tcPr>
          <w:p w14:paraId="59334AA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640" w:type="dxa"/>
            <w:tcBorders>
              <w:top w:val="nil"/>
              <w:left w:val="nil"/>
              <w:bottom w:val="single" w:sz="4" w:space="0" w:color="auto"/>
              <w:right w:val="single" w:sz="4" w:space="0" w:color="auto"/>
            </w:tcBorders>
            <w:shd w:val="clear" w:color="auto" w:fill="auto"/>
            <w:vAlign w:val="bottom"/>
            <w:hideMark/>
          </w:tcPr>
          <w:p w14:paraId="1FC50A8C" w14:textId="21EA578E"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(Observed-Forecast)/Forecast</w:t>
            </w:r>
          </w:p>
        </w:tc>
      </w:tr>
      <w:tr w:rsidR="002B59B8" w:rsidRPr="00D31697" w14:paraId="582E5780"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64F2444"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Bristol Bay</w:t>
            </w:r>
            <w:r w:rsidRPr="00D31697">
              <w:rPr>
                <w:rFonts w:ascii="Times New Roman" w:eastAsia="Times New Roman" w:hAnsi="Times New Roman" w:cs="Times New Roman"/>
                <w:color w:val="000000"/>
                <w:sz w:val="24"/>
                <w:szCs w:val="24"/>
                <w:vertAlign w:val="superscript"/>
                <w:lang w:val="en-US" w:eastAsia="zh-CN"/>
              </w:rPr>
              <w:t>1</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52F2FD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51,000,000</w:t>
            </w:r>
          </w:p>
        </w:tc>
        <w:tc>
          <w:tcPr>
            <w:tcW w:w="1444" w:type="dxa"/>
            <w:tcBorders>
              <w:top w:val="nil"/>
              <w:left w:val="nil"/>
              <w:bottom w:val="single" w:sz="4" w:space="0" w:color="auto"/>
              <w:right w:val="single" w:sz="4" w:space="0" w:color="auto"/>
            </w:tcBorders>
            <w:shd w:val="clear" w:color="auto" w:fill="auto"/>
            <w:noWrap/>
            <w:vAlign w:val="bottom"/>
            <w:hideMark/>
          </w:tcPr>
          <w:p w14:paraId="6E4B8E4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65,860,000</w:t>
            </w:r>
          </w:p>
        </w:tc>
        <w:tc>
          <w:tcPr>
            <w:tcW w:w="1560" w:type="dxa"/>
            <w:tcBorders>
              <w:top w:val="nil"/>
              <w:left w:val="nil"/>
              <w:bottom w:val="single" w:sz="4" w:space="0" w:color="auto"/>
              <w:right w:val="single" w:sz="4" w:space="0" w:color="auto"/>
            </w:tcBorders>
            <w:shd w:val="clear" w:color="auto" w:fill="auto"/>
            <w:noWrap/>
            <w:vAlign w:val="bottom"/>
            <w:hideMark/>
          </w:tcPr>
          <w:p w14:paraId="639EB3C0"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+29%</w:t>
            </w:r>
          </w:p>
        </w:tc>
        <w:tc>
          <w:tcPr>
            <w:tcW w:w="1280" w:type="dxa"/>
            <w:tcBorders>
              <w:top w:val="nil"/>
              <w:left w:val="nil"/>
              <w:bottom w:val="single" w:sz="4" w:space="0" w:color="auto"/>
              <w:right w:val="single" w:sz="4" w:space="0" w:color="auto"/>
            </w:tcBorders>
            <w:shd w:val="clear" w:color="auto" w:fill="auto"/>
            <w:noWrap/>
            <w:vAlign w:val="bottom"/>
            <w:hideMark/>
          </w:tcPr>
          <w:p w14:paraId="5A62CB2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75,270,000</w:t>
            </w:r>
          </w:p>
        </w:tc>
        <w:tc>
          <w:tcPr>
            <w:tcW w:w="1480" w:type="dxa"/>
            <w:tcBorders>
              <w:top w:val="nil"/>
              <w:left w:val="nil"/>
              <w:bottom w:val="single" w:sz="4" w:space="0" w:color="auto"/>
              <w:right w:val="single" w:sz="4" w:space="0" w:color="auto"/>
            </w:tcBorders>
            <w:shd w:val="clear" w:color="auto" w:fill="auto"/>
            <w:noWrap/>
            <w:vAlign w:val="bottom"/>
            <w:hideMark/>
          </w:tcPr>
          <w:p w14:paraId="1B18816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79,000,000</w:t>
            </w:r>
          </w:p>
        </w:tc>
        <w:tc>
          <w:tcPr>
            <w:tcW w:w="1640" w:type="dxa"/>
            <w:tcBorders>
              <w:top w:val="nil"/>
              <w:left w:val="nil"/>
              <w:bottom w:val="single" w:sz="4" w:space="0" w:color="auto"/>
              <w:right w:val="single" w:sz="4" w:space="0" w:color="auto"/>
            </w:tcBorders>
            <w:shd w:val="clear" w:color="auto" w:fill="auto"/>
            <w:noWrap/>
            <w:vAlign w:val="bottom"/>
            <w:hideMark/>
          </w:tcPr>
          <w:p w14:paraId="1629AF1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3D0BAF14"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DF9D0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Nass</w:t>
            </w:r>
            <w:r w:rsidRPr="00D31697">
              <w:rPr>
                <w:rFonts w:ascii="Times New Roman" w:eastAsia="Times New Roman" w:hAnsi="Times New Roman" w:cs="Times New Roman"/>
                <w:color w:val="000000"/>
                <w:sz w:val="24"/>
                <w:szCs w:val="24"/>
                <w:vertAlign w:val="superscript"/>
                <w:lang w:val="en-US" w:eastAsia="zh-CN"/>
              </w:rPr>
              <w:t>2</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1989D2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318,000</w:t>
            </w:r>
          </w:p>
        </w:tc>
        <w:tc>
          <w:tcPr>
            <w:tcW w:w="1444" w:type="dxa"/>
            <w:tcBorders>
              <w:top w:val="nil"/>
              <w:left w:val="nil"/>
              <w:bottom w:val="single" w:sz="4" w:space="0" w:color="auto"/>
              <w:right w:val="single" w:sz="4" w:space="0" w:color="auto"/>
            </w:tcBorders>
            <w:shd w:val="clear" w:color="auto" w:fill="auto"/>
            <w:noWrap/>
            <w:vAlign w:val="bottom"/>
            <w:hideMark/>
          </w:tcPr>
          <w:p w14:paraId="26D1485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417,000</w:t>
            </w:r>
          </w:p>
        </w:tc>
        <w:tc>
          <w:tcPr>
            <w:tcW w:w="1560" w:type="dxa"/>
            <w:tcBorders>
              <w:top w:val="nil"/>
              <w:left w:val="nil"/>
              <w:bottom w:val="single" w:sz="4" w:space="0" w:color="auto"/>
              <w:right w:val="single" w:sz="4" w:space="0" w:color="auto"/>
            </w:tcBorders>
            <w:shd w:val="clear" w:color="auto" w:fill="auto"/>
            <w:noWrap/>
            <w:vAlign w:val="bottom"/>
            <w:hideMark/>
          </w:tcPr>
          <w:p w14:paraId="45D2134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w:t>
            </w:r>
          </w:p>
        </w:tc>
        <w:tc>
          <w:tcPr>
            <w:tcW w:w="1280" w:type="dxa"/>
            <w:tcBorders>
              <w:top w:val="nil"/>
              <w:left w:val="nil"/>
              <w:bottom w:val="single" w:sz="4" w:space="0" w:color="auto"/>
              <w:right w:val="single" w:sz="4" w:space="0" w:color="auto"/>
            </w:tcBorders>
            <w:shd w:val="clear" w:color="auto" w:fill="auto"/>
            <w:noWrap/>
            <w:vAlign w:val="bottom"/>
            <w:hideMark/>
          </w:tcPr>
          <w:p w14:paraId="2739FE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471,000</w:t>
            </w:r>
          </w:p>
        </w:tc>
        <w:tc>
          <w:tcPr>
            <w:tcW w:w="1480" w:type="dxa"/>
            <w:tcBorders>
              <w:top w:val="nil"/>
              <w:left w:val="nil"/>
              <w:bottom w:val="single" w:sz="4" w:space="0" w:color="auto"/>
              <w:right w:val="single" w:sz="4" w:space="0" w:color="auto"/>
            </w:tcBorders>
            <w:shd w:val="clear" w:color="auto" w:fill="auto"/>
            <w:noWrap/>
            <w:vAlign w:val="bottom"/>
            <w:hideMark/>
          </w:tcPr>
          <w:p w14:paraId="76EE1C6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487,000</w:t>
            </w:r>
          </w:p>
        </w:tc>
        <w:tc>
          <w:tcPr>
            <w:tcW w:w="1640" w:type="dxa"/>
            <w:tcBorders>
              <w:top w:val="nil"/>
              <w:left w:val="nil"/>
              <w:bottom w:val="single" w:sz="4" w:space="0" w:color="auto"/>
              <w:right w:val="single" w:sz="4" w:space="0" w:color="auto"/>
            </w:tcBorders>
            <w:shd w:val="clear" w:color="auto" w:fill="auto"/>
            <w:noWrap/>
            <w:vAlign w:val="bottom"/>
            <w:hideMark/>
          </w:tcPr>
          <w:p w14:paraId="27C49EC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w:t>
            </w:r>
          </w:p>
        </w:tc>
      </w:tr>
      <w:tr w:rsidR="002B59B8" w:rsidRPr="00D31697" w14:paraId="21527B48"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485EFF"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Skeena</w:t>
            </w:r>
            <w:r w:rsidRPr="00D31697">
              <w:rPr>
                <w:rFonts w:ascii="Times New Roman" w:eastAsia="Times New Roman" w:hAnsi="Times New Roman" w:cs="Times New Roman"/>
                <w:color w:val="000000"/>
                <w:sz w:val="24"/>
                <w:szCs w:val="24"/>
                <w:vertAlign w:val="superscript"/>
                <w:lang w:val="en-US" w:eastAsia="zh-CN"/>
              </w:rPr>
              <w:t>3</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6771101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1,690,000</w:t>
            </w:r>
          </w:p>
        </w:tc>
        <w:tc>
          <w:tcPr>
            <w:tcW w:w="1444" w:type="dxa"/>
            <w:tcBorders>
              <w:top w:val="nil"/>
              <w:left w:val="nil"/>
              <w:bottom w:val="single" w:sz="4" w:space="0" w:color="auto"/>
              <w:right w:val="single" w:sz="4" w:space="0" w:color="auto"/>
            </w:tcBorders>
            <w:shd w:val="clear" w:color="auto" w:fill="auto"/>
            <w:noWrap/>
            <w:vAlign w:val="bottom"/>
            <w:hideMark/>
          </w:tcPr>
          <w:p w14:paraId="7783FA3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1,030,000</w:t>
            </w:r>
          </w:p>
        </w:tc>
        <w:tc>
          <w:tcPr>
            <w:tcW w:w="1560" w:type="dxa"/>
            <w:tcBorders>
              <w:top w:val="nil"/>
              <w:left w:val="nil"/>
              <w:bottom w:val="single" w:sz="4" w:space="0" w:color="auto"/>
              <w:right w:val="single" w:sz="4" w:space="0" w:color="auto"/>
            </w:tcBorders>
            <w:shd w:val="clear" w:color="auto" w:fill="auto"/>
            <w:noWrap/>
            <w:vAlign w:val="bottom"/>
            <w:hideMark/>
          </w:tcPr>
          <w:p w14:paraId="1D229CA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-39%</w:t>
            </w:r>
          </w:p>
        </w:tc>
        <w:tc>
          <w:tcPr>
            <w:tcW w:w="1280" w:type="dxa"/>
            <w:tcBorders>
              <w:top w:val="nil"/>
              <w:left w:val="nil"/>
              <w:bottom w:val="single" w:sz="4" w:space="0" w:color="auto"/>
              <w:right w:val="single" w:sz="4" w:space="0" w:color="auto"/>
            </w:tcBorders>
            <w:shd w:val="clear" w:color="auto" w:fill="auto"/>
            <w:noWrap/>
            <w:vAlign w:val="bottom"/>
            <w:hideMark/>
          </w:tcPr>
          <w:p w14:paraId="53E034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2,054,000</w:t>
            </w:r>
          </w:p>
        </w:tc>
        <w:tc>
          <w:tcPr>
            <w:tcW w:w="1480" w:type="dxa"/>
            <w:tcBorders>
              <w:top w:val="nil"/>
              <w:left w:val="nil"/>
              <w:bottom w:val="single" w:sz="4" w:space="0" w:color="auto"/>
              <w:right w:val="single" w:sz="4" w:space="0" w:color="auto"/>
            </w:tcBorders>
            <w:shd w:val="clear" w:color="auto" w:fill="auto"/>
            <w:noWrap/>
            <w:vAlign w:val="bottom"/>
            <w:hideMark/>
          </w:tcPr>
          <w:p w14:paraId="5B4101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4,333,344</w:t>
            </w:r>
          </w:p>
        </w:tc>
        <w:tc>
          <w:tcPr>
            <w:tcW w:w="1640" w:type="dxa"/>
            <w:tcBorders>
              <w:top w:val="nil"/>
              <w:left w:val="nil"/>
              <w:bottom w:val="single" w:sz="4" w:space="0" w:color="auto"/>
              <w:right w:val="single" w:sz="4" w:space="0" w:color="auto"/>
            </w:tcBorders>
            <w:shd w:val="clear" w:color="auto" w:fill="auto"/>
            <w:noWrap/>
            <w:vAlign w:val="bottom"/>
            <w:hideMark/>
          </w:tcPr>
          <w:p w14:paraId="67D995BE"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+111%</w:t>
            </w:r>
          </w:p>
        </w:tc>
      </w:tr>
      <w:tr w:rsidR="002B59B8" w:rsidRPr="00D31697" w14:paraId="6B69F865"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4504A2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Somass</w:t>
            </w:r>
            <w:r w:rsidRPr="00D31697">
              <w:rPr>
                <w:rFonts w:ascii="Times New Roman" w:eastAsia="Times New Roman" w:hAnsi="Times New Roman" w:cs="Times New Roman"/>
                <w:color w:val="000000"/>
                <w:sz w:val="24"/>
                <w:szCs w:val="24"/>
                <w:vertAlign w:val="superscript"/>
                <w:lang w:val="en-US" w:eastAsia="zh-CN"/>
              </w:rPr>
              <w:t>4</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4739A192"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350,000</w:t>
            </w:r>
          </w:p>
        </w:tc>
        <w:tc>
          <w:tcPr>
            <w:tcW w:w="1444" w:type="dxa"/>
            <w:tcBorders>
              <w:top w:val="nil"/>
              <w:left w:val="nil"/>
              <w:bottom w:val="single" w:sz="4" w:space="0" w:color="auto"/>
              <w:right w:val="single" w:sz="4" w:space="0" w:color="auto"/>
            </w:tcBorders>
            <w:shd w:val="clear" w:color="auto" w:fill="auto"/>
            <w:noWrap/>
            <w:vAlign w:val="bottom"/>
            <w:hideMark/>
          </w:tcPr>
          <w:p w14:paraId="08F82A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365,000</w:t>
            </w:r>
          </w:p>
        </w:tc>
        <w:tc>
          <w:tcPr>
            <w:tcW w:w="1560" w:type="dxa"/>
            <w:tcBorders>
              <w:top w:val="nil"/>
              <w:left w:val="nil"/>
              <w:bottom w:val="single" w:sz="4" w:space="0" w:color="auto"/>
              <w:right w:val="single" w:sz="4" w:space="0" w:color="auto"/>
            </w:tcBorders>
            <w:shd w:val="clear" w:color="auto" w:fill="auto"/>
            <w:noWrap/>
            <w:vAlign w:val="bottom"/>
            <w:hideMark/>
          </w:tcPr>
          <w:p w14:paraId="33961AA8"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w:t>
            </w:r>
          </w:p>
        </w:tc>
        <w:tc>
          <w:tcPr>
            <w:tcW w:w="1280" w:type="dxa"/>
            <w:tcBorders>
              <w:top w:val="nil"/>
              <w:left w:val="nil"/>
              <w:bottom w:val="single" w:sz="4" w:space="0" w:color="auto"/>
              <w:right w:val="single" w:sz="4" w:space="0" w:color="auto"/>
            </w:tcBorders>
            <w:shd w:val="clear" w:color="auto" w:fill="auto"/>
            <w:noWrap/>
            <w:vAlign w:val="bottom"/>
            <w:hideMark/>
          </w:tcPr>
          <w:p w14:paraId="20896458"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400,000</w:t>
            </w:r>
          </w:p>
        </w:tc>
        <w:tc>
          <w:tcPr>
            <w:tcW w:w="1480" w:type="dxa"/>
            <w:tcBorders>
              <w:top w:val="nil"/>
              <w:left w:val="nil"/>
              <w:bottom w:val="single" w:sz="4" w:space="0" w:color="auto"/>
              <w:right w:val="single" w:sz="4" w:space="0" w:color="auto"/>
            </w:tcBorders>
            <w:shd w:val="clear" w:color="auto" w:fill="auto"/>
            <w:noWrap/>
            <w:vAlign w:val="bottom"/>
            <w:hideMark/>
          </w:tcPr>
          <w:p w14:paraId="51DB381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910,513</w:t>
            </w:r>
          </w:p>
        </w:tc>
        <w:tc>
          <w:tcPr>
            <w:tcW w:w="1640" w:type="dxa"/>
            <w:tcBorders>
              <w:top w:val="nil"/>
              <w:left w:val="nil"/>
              <w:bottom w:val="single" w:sz="4" w:space="0" w:color="auto"/>
              <w:right w:val="single" w:sz="4" w:space="0" w:color="auto"/>
            </w:tcBorders>
            <w:shd w:val="clear" w:color="auto" w:fill="auto"/>
            <w:noWrap/>
            <w:vAlign w:val="bottom"/>
            <w:hideMark/>
          </w:tcPr>
          <w:p w14:paraId="6204C0E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+128%</w:t>
            </w:r>
          </w:p>
        </w:tc>
      </w:tr>
      <w:tr w:rsidR="002B59B8" w:rsidRPr="00D31697" w14:paraId="4AC11FC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B6B32A6" w14:textId="77777777" w:rsidR="002B59B8" w:rsidRPr="00D31697" w:rsidRDefault="002B59B8" w:rsidP="001A1C55">
            <w:pPr>
              <w:spacing w:after="0" w:line="240" w:lineRule="auto"/>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Fraser River</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A83032A"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1,330,000</w:t>
            </w:r>
          </w:p>
        </w:tc>
        <w:tc>
          <w:tcPr>
            <w:tcW w:w="1444" w:type="dxa"/>
            <w:tcBorders>
              <w:top w:val="nil"/>
              <w:left w:val="nil"/>
              <w:bottom w:val="single" w:sz="4" w:space="0" w:color="auto"/>
              <w:right w:val="single" w:sz="4" w:space="0" w:color="auto"/>
            </w:tcBorders>
            <w:shd w:val="clear" w:color="auto" w:fill="auto"/>
            <w:noWrap/>
            <w:vAlign w:val="bottom"/>
            <w:hideMark/>
          </w:tcPr>
          <w:p w14:paraId="4F1D3B92"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2,549,000</w:t>
            </w:r>
          </w:p>
        </w:tc>
        <w:tc>
          <w:tcPr>
            <w:tcW w:w="1560" w:type="dxa"/>
            <w:tcBorders>
              <w:top w:val="nil"/>
              <w:left w:val="nil"/>
              <w:bottom w:val="single" w:sz="4" w:space="0" w:color="auto"/>
              <w:right w:val="single" w:sz="4" w:space="0" w:color="auto"/>
            </w:tcBorders>
            <w:shd w:val="clear" w:color="auto" w:fill="auto"/>
            <w:noWrap/>
            <w:vAlign w:val="bottom"/>
            <w:hideMark/>
          </w:tcPr>
          <w:p w14:paraId="2F833DA9"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+92%</w:t>
            </w:r>
          </w:p>
        </w:tc>
        <w:tc>
          <w:tcPr>
            <w:tcW w:w="1280" w:type="dxa"/>
            <w:tcBorders>
              <w:top w:val="nil"/>
              <w:left w:val="nil"/>
              <w:bottom w:val="single" w:sz="4" w:space="0" w:color="auto"/>
              <w:right w:val="single" w:sz="4" w:space="0" w:color="auto"/>
            </w:tcBorders>
            <w:shd w:val="clear" w:color="auto" w:fill="auto"/>
            <w:noWrap/>
            <w:vAlign w:val="bottom"/>
            <w:hideMark/>
          </w:tcPr>
          <w:p w14:paraId="58E14C44"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9,775,000</w:t>
            </w:r>
          </w:p>
        </w:tc>
        <w:tc>
          <w:tcPr>
            <w:tcW w:w="1480" w:type="dxa"/>
            <w:tcBorders>
              <w:top w:val="nil"/>
              <w:left w:val="nil"/>
              <w:bottom w:val="single" w:sz="4" w:space="0" w:color="auto"/>
              <w:right w:val="single" w:sz="4" w:space="0" w:color="auto"/>
            </w:tcBorders>
            <w:shd w:val="clear" w:color="auto" w:fill="auto"/>
            <w:noWrap/>
            <w:vAlign w:val="bottom"/>
            <w:hideMark/>
          </w:tcPr>
          <w:p w14:paraId="5637BEAB"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6,836,789</w:t>
            </w:r>
          </w:p>
        </w:tc>
        <w:tc>
          <w:tcPr>
            <w:tcW w:w="1640" w:type="dxa"/>
            <w:tcBorders>
              <w:top w:val="nil"/>
              <w:left w:val="nil"/>
              <w:bottom w:val="single" w:sz="4" w:space="0" w:color="auto"/>
              <w:right w:val="single" w:sz="4" w:space="0" w:color="auto"/>
            </w:tcBorders>
            <w:shd w:val="clear" w:color="auto" w:fill="auto"/>
            <w:noWrap/>
            <w:vAlign w:val="bottom"/>
            <w:hideMark/>
          </w:tcPr>
          <w:p w14:paraId="339A8A87"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-30%</w:t>
            </w:r>
          </w:p>
        </w:tc>
      </w:tr>
      <w:tr w:rsidR="002B59B8" w:rsidRPr="00D31697" w14:paraId="6316818C"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6DEDF59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Baker Lake</w:t>
            </w:r>
            <w:r w:rsidRPr="00D31697">
              <w:rPr>
                <w:rFonts w:ascii="Times New Roman" w:eastAsia="Times New Roman" w:hAnsi="Times New Roman" w:cs="Times New Roman"/>
                <w:color w:val="000000"/>
                <w:sz w:val="24"/>
                <w:szCs w:val="24"/>
                <w:vertAlign w:val="superscript"/>
                <w:lang w:val="en-US" w:eastAsia="zh-CN"/>
              </w:rPr>
              <w:t>5</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5CF417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11,400</w:t>
            </w:r>
          </w:p>
        </w:tc>
        <w:tc>
          <w:tcPr>
            <w:tcW w:w="1444" w:type="dxa"/>
            <w:tcBorders>
              <w:top w:val="nil"/>
              <w:left w:val="nil"/>
              <w:bottom w:val="single" w:sz="4" w:space="0" w:color="auto"/>
              <w:right w:val="single" w:sz="4" w:space="0" w:color="auto"/>
            </w:tcBorders>
            <w:shd w:val="clear" w:color="auto" w:fill="auto"/>
            <w:noWrap/>
            <w:vAlign w:val="bottom"/>
            <w:hideMark/>
          </w:tcPr>
          <w:p w14:paraId="1B495FA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20,800</w:t>
            </w:r>
          </w:p>
        </w:tc>
        <w:tc>
          <w:tcPr>
            <w:tcW w:w="1560" w:type="dxa"/>
            <w:tcBorders>
              <w:top w:val="nil"/>
              <w:left w:val="nil"/>
              <w:bottom w:val="single" w:sz="4" w:space="0" w:color="auto"/>
              <w:right w:val="single" w:sz="4" w:space="0" w:color="auto"/>
            </w:tcBorders>
            <w:shd w:val="clear" w:color="auto" w:fill="auto"/>
            <w:noWrap/>
            <w:vAlign w:val="bottom"/>
            <w:hideMark/>
          </w:tcPr>
          <w:p w14:paraId="68E6CD6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+82%</w:t>
            </w:r>
          </w:p>
        </w:tc>
        <w:tc>
          <w:tcPr>
            <w:tcW w:w="1280" w:type="dxa"/>
            <w:tcBorders>
              <w:top w:val="nil"/>
              <w:left w:val="nil"/>
              <w:bottom w:val="single" w:sz="4" w:space="0" w:color="auto"/>
              <w:right w:val="single" w:sz="4" w:space="0" w:color="auto"/>
            </w:tcBorders>
            <w:shd w:val="clear" w:color="auto" w:fill="auto"/>
            <w:noWrap/>
            <w:vAlign w:val="bottom"/>
            <w:hideMark/>
          </w:tcPr>
          <w:p w14:paraId="7963A6EF"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27,081</w:t>
            </w:r>
          </w:p>
        </w:tc>
        <w:tc>
          <w:tcPr>
            <w:tcW w:w="1480" w:type="dxa"/>
            <w:tcBorders>
              <w:top w:val="nil"/>
              <w:left w:val="nil"/>
              <w:bottom w:val="single" w:sz="4" w:space="0" w:color="auto"/>
              <w:right w:val="single" w:sz="4" w:space="0" w:color="auto"/>
            </w:tcBorders>
            <w:shd w:val="clear" w:color="auto" w:fill="auto"/>
            <w:noWrap/>
            <w:vAlign w:val="bottom"/>
            <w:hideMark/>
          </w:tcPr>
          <w:p w14:paraId="7F0824F1"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25,738</w:t>
            </w:r>
          </w:p>
        </w:tc>
        <w:tc>
          <w:tcPr>
            <w:tcW w:w="1640" w:type="dxa"/>
            <w:tcBorders>
              <w:top w:val="nil"/>
              <w:left w:val="nil"/>
              <w:bottom w:val="single" w:sz="4" w:space="0" w:color="auto"/>
              <w:right w:val="single" w:sz="4" w:space="0" w:color="auto"/>
            </w:tcBorders>
            <w:shd w:val="clear" w:color="auto" w:fill="auto"/>
            <w:noWrap/>
            <w:vAlign w:val="bottom"/>
            <w:hideMark/>
          </w:tcPr>
          <w:p w14:paraId="767E372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5CA33C91"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174C27B"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Lake Washington</w:t>
            </w:r>
            <w:r w:rsidRPr="00D31697">
              <w:rPr>
                <w:rFonts w:ascii="Times New Roman" w:eastAsia="Times New Roman" w:hAnsi="Times New Roman" w:cs="Times New Roman"/>
                <w:color w:val="000000"/>
                <w:sz w:val="24"/>
                <w:szCs w:val="24"/>
                <w:vertAlign w:val="superscript"/>
                <w:lang w:val="en-US" w:eastAsia="zh-CN"/>
              </w:rPr>
              <w:t>6</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2755D4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24,800</w:t>
            </w:r>
          </w:p>
        </w:tc>
        <w:tc>
          <w:tcPr>
            <w:tcW w:w="1444" w:type="dxa"/>
            <w:tcBorders>
              <w:top w:val="nil"/>
              <w:left w:val="nil"/>
              <w:bottom w:val="single" w:sz="4" w:space="0" w:color="auto"/>
              <w:right w:val="single" w:sz="4" w:space="0" w:color="auto"/>
            </w:tcBorders>
            <w:shd w:val="clear" w:color="auto" w:fill="auto"/>
            <w:noWrap/>
            <w:vAlign w:val="bottom"/>
            <w:hideMark/>
          </w:tcPr>
          <w:p w14:paraId="22CEE11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38,600</w:t>
            </w:r>
          </w:p>
        </w:tc>
        <w:tc>
          <w:tcPr>
            <w:tcW w:w="1560" w:type="dxa"/>
            <w:tcBorders>
              <w:top w:val="nil"/>
              <w:left w:val="nil"/>
              <w:bottom w:val="single" w:sz="4" w:space="0" w:color="auto"/>
              <w:right w:val="single" w:sz="4" w:space="0" w:color="auto"/>
            </w:tcBorders>
            <w:shd w:val="clear" w:color="auto" w:fill="auto"/>
            <w:noWrap/>
            <w:vAlign w:val="bottom"/>
            <w:hideMark/>
          </w:tcPr>
          <w:p w14:paraId="759D7941"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+56%</w:t>
            </w:r>
          </w:p>
        </w:tc>
        <w:tc>
          <w:tcPr>
            <w:tcW w:w="1280" w:type="dxa"/>
            <w:tcBorders>
              <w:top w:val="nil"/>
              <w:left w:val="nil"/>
              <w:bottom w:val="single" w:sz="4" w:space="0" w:color="auto"/>
              <w:right w:val="single" w:sz="4" w:space="0" w:color="auto"/>
            </w:tcBorders>
            <w:shd w:val="clear" w:color="auto" w:fill="auto"/>
            <w:noWrap/>
            <w:vAlign w:val="bottom"/>
            <w:hideMark/>
          </w:tcPr>
          <w:p w14:paraId="3541AD46"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10,165</w:t>
            </w:r>
          </w:p>
        </w:tc>
        <w:tc>
          <w:tcPr>
            <w:tcW w:w="1480" w:type="dxa"/>
            <w:tcBorders>
              <w:top w:val="nil"/>
              <w:left w:val="nil"/>
              <w:bottom w:val="single" w:sz="4" w:space="0" w:color="auto"/>
              <w:right w:val="single" w:sz="4" w:space="0" w:color="auto"/>
            </w:tcBorders>
            <w:shd w:val="clear" w:color="auto" w:fill="auto"/>
            <w:noWrap/>
            <w:vAlign w:val="bottom"/>
            <w:hideMark/>
          </w:tcPr>
          <w:p w14:paraId="33A117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43,289</w:t>
            </w:r>
          </w:p>
        </w:tc>
        <w:tc>
          <w:tcPr>
            <w:tcW w:w="1640" w:type="dxa"/>
            <w:tcBorders>
              <w:top w:val="nil"/>
              <w:left w:val="nil"/>
              <w:bottom w:val="single" w:sz="4" w:space="0" w:color="auto"/>
              <w:right w:val="single" w:sz="4" w:space="0" w:color="auto"/>
            </w:tcBorders>
            <w:shd w:val="clear" w:color="auto" w:fill="auto"/>
            <w:noWrap/>
            <w:vAlign w:val="bottom"/>
            <w:hideMark/>
          </w:tcPr>
          <w:p w14:paraId="460583E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+326%</w:t>
            </w:r>
          </w:p>
        </w:tc>
      </w:tr>
      <w:tr w:rsidR="002B59B8" w:rsidRPr="00D31697" w14:paraId="29F1B8F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D577138"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Columbia River</w:t>
            </w:r>
            <w:r w:rsidRPr="00D31697">
              <w:rPr>
                <w:rFonts w:ascii="Times New Roman" w:eastAsia="Times New Roman" w:hAnsi="Times New Roman" w:cs="Times New Roman"/>
                <w:color w:val="000000"/>
                <w:sz w:val="24"/>
                <w:szCs w:val="24"/>
                <w:vertAlign w:val="superscript"/>
                <w:lang w:val="en-US" w:eastAsia="zh-CN"/>
              </w:rPr>
              <w:t>7</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E9F7CC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155,600</w:t>
            </w:r>
          </w:p>
        </w:tc>
        <w:tc>
          <w:tcPr>
            <w:tcW w:w="1444" w:type="dxa"/>
            <w:tcBorders>
              <w:top w:val="nil"/>
              <w:left w:val="nil"/>
              <w:bottom w:val="single" w:sz="4" w:space="0" w:color="auto"/>
              <w:right w:val="single" w:sz="4" w:space="0" w:color="auto"/>
            </w:tcBorders>
            <w:shd w:val="clear" w:color="auto" w:fill="auto"/>
            <w:noWrap/>
            <w:vAlign w:val="bottom"/>
            <w:hideMark/>
          </w:tcPr>
          <w:p w14:paraId="6783063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151,800</w:t>
            </w:r>
          </w:p>
        </w:tc>
        <w:tc>
          <w:tcPr>
            <w:tcW w:w="1560" w:type="dxa"/>
            <w:tcBorders>
              <w:top w:val="nil"/>
              <w:left w:val="nil"/>
              <w:bottom w:val="single" w:sz="4" w:space="0" w:color="auto"/>
              <w:right w:val="single" w:sz="4" w:space="0" w:color="auto"/>
            </w:tcBorders>
            <w:shd w:val="clear" w:color="auto" w:fill="auto"/>
            <w:noWrap/>
            <w:vAlign w:val="bottom"/>
            <w:hideMark/>
          </w:tcPr>
          <w:p w14:paraId="2891FB4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w:t>
            </w:r>
          </w:p>
        </w:tc>
        <w:tc>
          <w:tcPr>
            <w:tcW w:w="1280" w:type="dxa"/>
            <w:tcBorders>
              <w:top w:val="nil"/>
              <w:left w:val="nil"/>
              <w:bottom w:val="single" w:sz="4" w:space="0" w:color="auto"/>
              <w:right w:val="single" w:sz="4" w:space="0" w:color="auto"/>
            </w:tcBorders>
            <w:shd w:val="clear" w:color="auto" w:fill="auto"/>
            <w:noWrap/>
            <w:vAlign w:val="bottom"/>
            <w:hideMark/>
          </w:tcPr>
          <w:p w14:paraId="03613BA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198,700</w:t>
            </w:r>
          </w:p>
        </w:tc>
        <w:tc>
          <w:tcPr>
            <w:tcW w:w="1480" w:type="dxa"/>
            <w:tcBorders>
              <w:top w:val="nil"/>
              <w:left w:val="nil"/>
              <w:bottom w:val="single" w:sz="4" w:space="0" w:color="auto"/>
              <w:right w:val="single" w:sz="4" w:space="0" w:color="auto"/>
            </w:tcBorders>
            <w:shd w:val="clear" w:color="auto" w:fill="auto"/>
            <w:noWrap/>
            <w:vAlign w:val="bottom"/>
            <w:hideMark/>
          </w:tcPr>
          <w:p w14:paraId="4439D78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663,253</w:t>
            </w:r>
          </w:p>
        </w:tc>
        <w:tc>
          <w:tcPr>
            <w:tcW w:w="1640" w:type="dxa"/>
            <w:tcBorders>
              <w:top w:val="nil"/>
              <w:left w:val="nil"/>
              <w:bottom w:val="single" w:sz="4" w:space="0" w:color="auto"/>
              <w:right w:val="single" w:sz="4" w:space="0" w:color="auto"/>
            </w:tcBorders>
            <w:shd w:val="clear" w:color="auto" w:fill="auto"/>
            <w:noWrap/>
            <w:vAlign w:val="bottom"/>
            <w:hideMark/>
          </w:tcPr>
          <w:p w14:paraId="7A0EEEF2"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+234%</w:t>
            </w:r>
          </w:p>
        </w:tc>
      </w:tr>
      <w:tr w:rsidR="002B59B8" w:rsidRPr="00D31697" w14:paraId="5A489205" w14:textId="77777777" w:rsidTr="001A1C55">
        <w:trPr>
          <w:trHeight w:val="292"/>
        </w:trPr>
        <w:tc>
          <w:tcPr>
            <w:tcW w:w="1771" w:type="dxa"/>
            <w:tcBorders>
              <w:top w:val="nil"/>
              <w:left w:val="nil"/>
              <w:bottom w:val="nil"/>
              <w:right w:val="nil"/>
            </w:tcBorders>
            <w:shd w:val="clear" w:color="auto" w:fill="auto"/>
            <w:noWrap/>
            <w:vAlign w:val="bottom"/>
            <w:hideMark/>
          </w:tcPr>
          <w:p w14:paraId="3952C483"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p>
        </w:tc>
        <w:tc>
          <w:tcPr>
            <w:tcW w:w="1365" w:type="dxa"/>
            <w:tcBorders>
              <w:top w:val="nil"/>
              <w:left w:val="nil"/>
              <w:bottom w:val="nil"/>
              <w:right w:val="nil"/>
            </w:tcBorders>
            <w:shd w:val="clear" w:color="auto" w:fill="auto"/>
            <w:noWrap/>
            <w:vAlign w:val="bottom"/>
            <w:hideMark/>
          </w:tcPr>
          <w:p w14:paraId="3749A012"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44" w:type="dxa"/>
            <w:tcBorders>
              <w:top w:val="nil"/>
              <w:left w:val="nil"/>
              <w:bottom w:val="nil"/>
              <w:right w:val="nil"/>
            </w:tcBorders>
            <w:shd w:val="clear" w:color="auto" w:fill="auto"/>
            <w:noWrap/>
            <w:vAlign w:val="bottom"/>
            <w:hideMark/>
          </w:tcPr>
          <w:p w14:paraId="1E8E9B2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560" w:type="dxa"/>
            <w:tcBorders>
              <w:top w:val="nil"/>
              <w:left w:val="nil"/>
              <w:bottom w:val="nil"/>
              <w:right w:val="nil"/>
            </w:tcBorders>
            <w:shd w:val="clear" w:color="auto" w:fill="auto"/>
            <w:noWrap/>
            <w:vAlign w:val="bottom"/>
            <w:hideMark/>
          </w:tcPr>
          <w:p w14:paraId="5FE2B4A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280" w:type="dxa"/>
            <w:tcBorders>
              <w:top w:val="nil"/>
              <w:left w:val="nil"/>
              <w:bottom w:val="nil"/>
              <w:right w:val="nil"/>
            </w:tcBorders>
            <w:shd w:val="clear" w:color="auto" w:fill="auto"/>
            <w:noWrap/>
            <w:vAlign w:val="bottom"/>
            <w:hideMark/>
          </w:tcPr>
          <w:p w14:paraId="17395F2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3120" w:type="dxa"/>
            <w:gridSpan w:val="2"/>
            <w:tcBorders>
              <w:top w:val="nil"/>
              <w:left w:val="nil"/>
              <w:bottom w:val="nil"/>
              <w:right w:val="nil"/>
            </w:tcBorders>
            <w:shd w:val="clear" w:color="auto" w:fill="auto"/>
            <w:noWrap/>
            <w:vAlign w:val="bottom"/>
            <w:hideMark/>
          </w:tcPr>
          <w:p w14:paraId="0F0552DD" w14:textId="04EBF710"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Source: PSC 2021; PSC 2022</w:t>
            </w:r>
          </w:p>
        </w:tc>
      </w:tr>
      <w:tr w:rsidR="002B59B8" w:rsidRPr="00D31697" w14:paraId="2C40E40D"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2D16AA53"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1</w:t>
            </w:r>
            <w:r w:rsidRPr="00D31697">
              <w:rPr>
                <w:rFonts w:ascii="Times New Roman" w:eastAsia="Times New Roman" w:hAnsi="Times New Roman" w:cs="Times New Roman"/>
                <w:color w:val="000000"/>
                <w:sz w:val="24"/>
                <w:szCs w:val="24"/>
                <w:lang w:val="en-US" w:eastAsia="zh-CN"/>
              </w:rPr>
              <w:t>https://www.adfg.alaska.gov/index.cfm?adfg=commercialbyareabristolbay.harvestsummary</w:t>
            </w:r>
          </w:p>
        </w:tc>
        <w:tc>
          <w:tcPr>
            <w:tcW w:w="1640" w:type="dxa"/>
            <w:tcBorders>
              <w:top w:val="nil"/>
              <w:left w:val="nil"/>
              <w:bottom w:val="nil"/>
              <w:right w:val="nil"/>
            </w:tcBorders>
            <w:shd w:val="clear" w:color="auto" w:fill="auto"/>
            <w:noWrap/>
            <w:vAlign w:val="bottom"/>
            <w:hideMark/>
          </w:tcPr>
          <w:p w14:paraId="59910A3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19115517" w14:textId="77777777" w:rsidTr="001A1C55">
        <w:trPr>
          <w:trHeight w:val="326"/>
        </w:trPr>
        <w:tc>
          <w:tcPr>
            <w:tcW w:w="4580" w:type="dxa"/>
            <w:gridSpan w:val="3"/>
            <w:tcBorders>
              <w:top w:val="nil"/>
              <w:left w:val="nil"/>
              <w:bottom w:val="nil"/>
              <w:right w:val="nil"/>
            </w:tcBorders>
            <w:shd w:val="clear" w:color="auto" w:fill="auto"/>
            <w:noWrap/>
            <w:vAlign w:val="bottom"/>
            <w:hideMark/>
          </w:tcPr>
          <w:p w14:paraId="50798FE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2</w:t>
            </w:r>
            <w:r w:rsidRPr="00D31697">
              <w:rPr>
                <w:rFonts w:ascii="Times New Roman" w:eastAsia="Times New Roman" w:hAnsi="Times New Roman" w:cs="Times New Roman"/>
                <w:color w:val="000000"/>
                <w:sz w:val="24"/>
                <w:szCs w:val="24"/>
                <w:lang w:val="en-US" w:eastAsia="zh-CN"/>
              </w:rPr>
              <w:t>https://www.nisgaanation.ca/stock-assessments</w:t>
            </w:r>
          </w:p>
        </w:tc>
        <w:tc>
          <w:tcPr>
            <w:tcW w:w="1560" w:type="dxa"/>
            <w:tcBorders>
              <w:top w:val="nil"/>
              <w:left w:val="nil"/>
              <w:bottom w:val="nil"/>
              <w:right w:val="nil"/>
            </w:tcBorders>
            <w:shd w:val="clear" w:color="auto" w:fill="auto"/>
            <w:noWrap/>
            <w:vAlign w:val="bottom"/>
            <w:hideMark/>
          </w:tcPr>
          <w:p w14:paraId="629362B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280" w:type="dxa"/>
            <w:tcBorders>
              <w:top w:val="nil"/>
              <w:left w:val="nil"/>
              <w:bottom w:val="nil"/>
              <w:right w:val="nil"/>
            </w:tcBorders>
            <w:shd w:val="clear" w:color="auto" w:fill="auto"/>
            <w:noWrap/>
            <w:vAlign w:val="bottom"/>
            <w:hideMark/>
          </w:tcPr>
          <w:p w14:paraId="4B3E1A35"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80" w:type="dxa"/>
            <w:tcBorders>
              <w:top w:val="nil"/>
              <w:left w:val="nil"/>
              <w:bottom w:val="nil"/>
              <w:right w:val="nil"/>
            </w:tcBorders>
            <w:shd w:val="clear" w:color="auto" w:fill="auto"/>
            <w:noWrap/>
            <w:vAlign w:val="bottom"/>
            <w:hideMark/>
          </w:tcPr>
          <w:p w14:paraId="2880516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5DBF905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4B82F7DE"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48FA140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3</w:t>
            </w:r>
            <w:r w:rsidRPr="00D31697">
              <w:rPr>
                <w:rFonts w:ascii="Times New Roman" w:eastAsia="Times New Roman" w:hAnsi="Times New Roman" w:cs="Times New Roman"/>
                <w:color w:val="000000"/>
                <w:sz w:val="24"/>
                <w:szCs w:val="24"/>
                <w:lang w:val="en-US" w:eastAsia="zh-CN"/>
              </w:rPr>
              <w:t>http://www.pac.dfo-mpo.gc.ca/fm-gp/northcoast-cotenord/skeenatyee-eng.html</w:t>
            </w:r>
          </w:p>
        </w:tc>
        <w:tc>
          <w:tcPr>
            <w:tcW w:w="1640" w:type="dxa"/>
            <w:tcBorders>
              <w:top w:val="nil"/>
              <w:left w:val="nil"/>
              <w:bottom w:val="nil"/>
              <w:right w:val="nil"/>
            </w:tcBorders>
            <w:shd w:val="clear" w:color="auto" w:fill="auto"/>
            <w:noWrap/>
            <w:vAlign w:val="bottom"/>
            <w:hideMark/>
          </w:tcPr>
          <w:p w14:paraId="3CDED44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58BABE1A"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7A6BE97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4</w:t>
            </w:r>
            <w:r w:rsidRPr="00D31697">
              <w:rPr>
                <w:rFonts w:ascii="Times New Roman" w:eastAsia="Times New Roman" w:hAnsi="Times New Roman" w:cs="Times New Roman"/>
                <w:color w:val="000000"/>
                <w:sz w:val="24"/>
                <w:szCs w:val="24"/>
                <w:lang w:val="en-US" w:eastAsia="zh-CN"/>
              </w:rPr>
              <w:t>https://www.roundtables.westcoastaquatic.ca/area-23-barkley-harvest</w:t>
            </w:r>
          </w:p>
        </w:tc>
        <w:tc>
          <w:tcPr>
            <w:tcW w:w="1480" w:type="dxa"/>
            <w:tcBorders>
              <w:top w:val="nil"/>
              <w:left w:val="nil"/>
              <w:bottom w:val="nil"/>
              <w:right w:val="nil"/>
            </w:tcBorders>
            <w:shd w:val="clear" w:color="auto" w:fill="auto"/>
            <w:noWrap/>
            <w:vAlign w:val="bottom"/>
            <w:hideMark/>
          </w:tcPr>
          <w:p w14:paraId="18E7A68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09ECB3C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6B34F721" w14:textId="77777777" w:rsidTr="001A1C55">
        <w:trPr>
          <w:trHeight w:val="326"/>
        </w:trPr>
        <w:tc>
          <w:tcPr>
            <w:tcW w:w="6140" w:type="dxa"/>
            <w:gridSpan w:val="4"/>
            <w:tcBorders>
              <w:top w:val="nil"/>
              <w:left w:val="nil"/>
              <w:bottom w:val="nil"/>
              <w:right w:val="nil"/>
            </w:tcBorders>
            <w:shd w:val="clear" w:color="auto" w:fill="auto"/>
            <w:noWrap/>
            <w:vAlign w:val="bottom"/>
            <w:hideMark/>
          </w:tcPr>
          <w:p w14:paraId="0F1BC43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5</w:t>
            </w:r>
            <w:r w:rsidRPr="00D31697">
              <w:rPr>
                <w:rFonts w:ascii="Times New Roman" w:eastAsia="Times New Roman" w:hAnsi="Times New Roman" w:cs="Times New Roman"/>
                <w:color w:val="000000"/>
                <w:sz w:val="24"/>
                <w:szCs w:val="24"/>
                <w:lang w:val="en-US" w:eastAsia="zh-CN"/>
              </w:rPr>
              <w:t>https://wdfw.wa.gov/fishing/reports/counts/</w:t>
            </w:r>
            <w:proofErr w:type="spellStart"/>
            <w:r w:rsidRPr="00D31697">
              <w:rPr>
                <w:rFonts w:ascii="Times New Roman" w:eastAsia="Times New Roman" w:hAnsi="Times New Roman" w:cs="Times New Roman"/>
                <w:color w:val="000000"/>
                <w:sz w:val="24"/>
                <w:szCs w:val="24"/>
                <w:lang w:val="en-US" w:eastAsia="zh-CN"/>
              </w:rPr>
              <w:t>baker-river#returns</w:t>
            </w:r>
            <w:proofErr w:type="spellEnd"/>
          </w:p>
        </w:tc>
        <w:tc>
          <w:tcPr>
            <w:tcW w:w="1280" w:type="dxa"/>
            <w:tcBorders>
              <w:top w:val="nil"/>
              <w:left w:val="nil"/>
              <w:bottom w:val="nil"/>
              <w:right w:val="nil"/>
            </w:tcBorders>
            <w:shd w:val="clear" w:color="auto" w:fill="auto"/>
            <w:noWrap/>
            <w:vAlign w:val="bottom"/>
            <w:hideMark/>
          </w:tcPr>
          <w:p w14:paraId="3744150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480" w:type="dxa"/>
            <w:tcBorders>
              <w:top w:val="nil"/>
              <w:left w:val="nil"/>
              <w:bottom w:val="nil"/>
              <w:right w:val="nil"/>
            </w:tcBorders>
            <w:shd w:val="clear" w:color="auto" w:fill="auto"/>
            <w:noWrap/>
            <w:vAlign w:val="bottom"/>
            <w:hideMark/>
          </w:tcPr>
          <w:p w14:paraId="49E68DB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2CD7BB30"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7543DE29"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69F98CE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6</w:t>
            </w:r>
            <w:r w:rsidRPr="00D31697">
              <w:rPr>
                <w:rFonts w:ascii="Times New Roman" w:eastAsia="Times New Roman" w:hAnsi="Times New Roman" w:cs="Times New Roman"/>
                <w:color w:val="000000"/>
                <w:sz w:val="24"/>
                <w:szCs w:val="24"/>
                <w:lang w:val="en-US" w:eastAsia="zh-CN"/>
              </w:rPr>
              <w:t>https://wdfw.wa.gov/fishing/reports/counts/lake-washington#sockeye</w:t>
            </w:r>
          </w:p>
        </w:tc>
        <w:tc>
          <w:tcPr>
            <w:tcW w:w="1480" w:type="dxa"/>
            <w:tcBorders>
              <w:top w:val="nil"/>
              <w:left w:val="nil"/>
              <w:bottom w:val="nil"/>
              <w:right w:val="nil"/>
            </w:tcBorders>
            <w:shd w:val="clear" w:color="auto" w:fill="auto"/>
            <w:noWrap/>
            <w:vAlign w:val="bottom"/>
            <w:hideMark/>
          </w:tcPr>
          <w:p w14:paraId="259F1A3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63BD6E7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29F95F92"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47AED2A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7</w:t>
            </w:r>
            <w:r w:rsidRPr="00D31697">
              <w:rPr>
                <w:rFonts w:ascii="Times New Roman" w:eastAsia="Times New Roman" w:hAnsi="Times New Roman" w:cs="Times New Roman"/>
                <w:color w:val="000000"/>
                <w:sz w:val="24"/>
                <w:szCs w:val="24"/>
                <w:lang w:val="en-US" w:eastAsia="zh-CN"/>
              </w:rPr>
              <w:t>https://www.fpc.org/webapps/adultsalmon/Q_adultcounts_dataquery.php</w:t>
            </w:r>
          </w:p>
        </w:tc>
        <w:tc>
          <w:tcPr>
            <w:tcW w:w="1480" w:type="dxa"/>
            <w:tcBorders>
              <w:top w:val="nil"/>
              <w:left w:val="nil"/>
              <w:bottom w:val="nil"/>
              <w:right w:val="nil"/>
            </w:tcBorders>
            <w:shd w:val="clear" w:color="auto" w:fill="auto"/>
            <w:noWrap/>
            <w:vAlign w:val="bottom"/>
            <w:hideMark/>
          </w:tcPr>
          <w:p w14:paraId="18D4A2B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30723F7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bl>
    <w:p w14:paraId="5ED42560" w14:textId="77777777" w:rsidR="002B59B8" w:rsidRDefault="002B59B8" w:rsidP="002B59B8">
      <w:pPr>
        <w:spacing w:after="0" w:line="240" w:lineRule="auto"/>
        <w:rPr>
          <w:rFonts w:ascii="Times New Roman" w:eastAsia="Times New Roman" w:hAnsi="Times New Roman" w:cs="Times New Roman"/>
          <w:sz w:val="20"/>
          <w:szCs w:val="20"/>
          <w:lang w:val="en-US" w:eastAsia="zh-CN"/>
        </w:rPr>
        <w:sectPr w:rsidR="002B59B8" w:rsidSect="00EC5E46">
          <w:pgSz w:w="15840" w:h="12240" w:orient="landscape"/>
          <w:pgMar w:top="1440" w:right="1440" w:bottom="1440" w:left="1440" w:header="720" w:footer="720" w:gutter="0"/>
          <w:cols w:space="720"/>
          <w:docGrid w:linePitch="360"/>
        </w:sectPr>
      </w:pPr>
    </w:p>
    <w:p w14:paraId="556DFCC9" w14:textId="03059B73" w:rsidR="0027270A" w:rsidRPr="00D31697" w:rsidRDefault="0027270A" w:rsidP="0027270A">
      <w:pPr>
        <w:rPr>
          <w:rFonts w:ascii="Times New Roman" w:hAnsi="Times New Roman" w:cs="Times New Roman"/>
          <w:sz w:val="24"/>
          <w:szCs w:val="24"/>
        </w:rPr>
      </w:pPr>
      <w:r w:rsidRPr="00D31697">
        <w:rPr>
          <w:rFonts w:ascii="Times New Roman" w:hAnsi="Times New Roman" w:cs="Times New Roman"/>
          <w:sz w:val="24"/>
          <w:szCs w:val="24"/>
        </w:rPr>
        <w:lastRenderedPageBreak/>
        <w:t>Figure S1. Area (red polygon) where tagged Sockeye salmon were captured</w:t>
      </w:r>
      <w:r w:rsidR="00197FF1" w:rsidRPr="00D31697">
        <w:rPr>
          <w:rFonts w:ascii="Times New Roman" w:hAnsi="Times New Roman" w:cs="Times New Roman"/>
          <w:sz w:val="24"/>
          <w:szCs w:val="24"/>
        </w:rPr>
        <w:t>. N</w:t>
      </w:r>
      <w:r w:rsidRPr="00D31697">
        <w:rPr>
          <w:rFonts w:ascii="Times New Roman" w:hAnsi="Times New Roman" w:cs="Times New Roman"/>
          <w:sz w:val="24"/>
          <w:szCs w:val="24"/>
        </w:rPr>
        <w:t xml:space="preserve">umbers </w:t>
      </w:r>
      <w:r w:rsidR="00197FF1" w:rsidRPr="00D31697">
        <w:rPr>
          <w:rFonts w:ascii="Times New Roman" w:hAnsi="Times New Roman" w:cs="Times New Roman"/>
          <w:sz w:val="24"/>
          <w:szCs w:val="24"/>
        </w:rPr>
        <w:t>are</w:t>
      </w:r>
      <w:r w:rsidRPr="00D31697">
        <w:rPr>
          <w:rFonts w:ascii="Times New Roman" w:hAnsi="Times New Roman" w:cs="Times New Roman"/>
          <w:sz w:val="24"/>
          <w:szCs w:val="24"/>
        </w:rPr>
        <w:t xml:space="preserve"> months </w:t>
      </w:r>
      <w:r w:rsidR="00197FF1" w:rsidRPr="00D31697">
        <w:rPr>
          <w:rFonts w:ascii="Times New Roman" w:hAnsi="Times New Roman" w:cs="Times New Roman"/>
          <w:sz w:val="24"/>
          <w:szCs w:val="24"/>
        </w:rPr>
        <w:t xml:space="preserve">when </w:t>
      </w:r>
      <w:r w:rsidRPr="00D31697">
        <w:rPr>
          <w:rFonts w:ascii="Times New Roman" w:hAnsi="Times New Roman" w:cs="Times New Roman"/>
          <w:sz w:val="24"/>
          <w:szCs w:val="24"/>
        </w:rPr>
        <w:t>captured Sockeye salmon were tagged. Sea surface temperature was averaged over the polygon and used as a predictor for Sockeye salmon dynamics.</w:t>
      </w:r>
    </w:p>
    <w:p w14:paraId="69A0B5DE" w14:textId="5C59D84B" w:rsidR="0027270A" w:rsidRDefault="0027270A">
      <w:r w:rsidRPr="00813EB6">
        <w:rPr>
          <w:noProof/>
          <w:lang w:eastAsia="zh-CN"/>
        </w:rPr>
        <w:drawing>
          <wp:inline distT="0" distB="0" distL="0" distR="0" wp14:anchorId="7DCBA795" wp14:editId="1D8F7D37">
            <wp:extent cx="5943600" cy="3333750"/>
            <wp:effectExtent l="38100" t="38100" r="38100" b="381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943600" cy="3333750"/>
                    </a:xfrm>
                    <a:prstGeom prst="rect">
                      <a:avLst/>
                    </a:prstGeom>
                    <a:ln w="38100" cmpd="thickThin">
                      <a:solidFill>
                        <a:schemeClr val="tx1"/>
                      </a:solidFill>
                      <a:round/>
                    </a:ln>
                  </pic:spPr>
                </pic:pic>
              </a:graphicData>
            </a:graphic>
          </wp:inline>
        </w:drawing>
      </w:r>
    </w:p>
    <w:p w14:paraId="1E68A1F4" w14:textId="2F19D98B" w:rsidR="00790D66" w:rsidRDefault="00790D66"/>
    <w:p w14:paraId="0DBB836A" w14:textId="6DAD2BC8" w:rsidR="00790D66" w:rsidRDefault="00790D66"/>
    <w:p w14:paraId="2775934A" w14:textId="64A04CA1" w:rsidR="00790D66" w:rsidRDefault="00790D66"/>
    <w:p w14:paraId="74A8B904" w14:textId="07CECA50" w:rsidR="00790D66" w:rsidRDefault="00790D66"/>
    <w:p w14:paraId="23341C48" w14:textId="212DB8FF" w:rsidR="00790D66" w:rsidRDefault="00790D66"/>
    <w:p w14:paraId="721EC302" w14:textId="212C22A8" w:rsidR="00790D66" w:rsidRDefault="00790D66"/>
    <w:p w14:paraId="353A557B" w14:textId="19EE3058" w:rsidR="00790D66" w:rsidRDefault="00790D66"/>
    <w:p w14:paraId="61C15F95" w14:textId="527CB922" w:rsidR="00790D66" w:rsidRDefault="00790D66"/>
    <w:p w14:paraId="15D73DAC" w14:textId="7D65ADAC" w:rsidR="00790D66" w:rsidRDefault="00790D66"/>
    <w:p w14:paraId="40C4968C" w14:textId="50D04476" w:rsidR="00790D66" w:rsidRDefault="00790D66"/>
    <w:p w14:paraId="60DF4745" w14:textId="70BE0B30" w:rsidR="00790D66" w:rsidRDefault="00790D66"/>
    <w:p w14:paraId="45C02A92" w14:textId="782DFFDF" w:rsidR="00790D66" w:rsidRDefault="00790D66"/>
    <w:p w14:paraId="17BE103D" w14:textId="7181C24F" w:rsidR="00790D66" w:rsidRDefault="00790D66"/>
    <w:p w14:paraId="1A083BD9" w14:textId="48ECC414" w:rsidR="00790D66" w:rsidRDefault="00790D66"/>
    <w:p w14:paraId="798198EC" w14:textId="7C9B8A3A" w:rsidR="004678A7" w:rsidRPr="00903D64" w:rsidRDefault="004678A7" w:rsidP="001A76D1">
      <w:pPr>
        <w:ind w:hanging="180"/>
        <w:rPr>
          <w:rFonts w:ascii="Times New Roman" w:hAnsi="Times New Roman" w:cs="Times New Roman"/>
          <w:sz w:val="24"/>
          <w:szCs w:val="24"/>
        </w:rPr>
      </w:pPr>
      <w:bookmarkStart w:id="1" w:name="_Hlk125809379"/>
      <w:r w:rsidRPr="00903D64">
        <w:rPr>
          <w:rFonts w:ascii="Times New Roman" w:hAnsi="Times New Roman" w:cs="Times New Roman"/>
          <w:sz w:val="24"/>
          <w:szCs w:val="24"/>
        </w:rPr>
        <w:lastRenderedPageBreak/>
        <w:t>Figure S2. Observed and previously forecast Fraser sockeye adult returns for the 18 major stocks from 2009 to 2020.</w:t>
      </w:r>
    </w:p>
    <w:p w14:paraId="251BAEDA" w14:textId="09B2668C" w:rsidR="004678A7" w:rsidRDefault="00220B9E" w:rsidP="001A76D1">
      <w:pPr>
        <w:ind w:hanging="180"/>
        <w:rPr>
          <w:rFonts w:ascii="Arial" w:hAnsi="Arial" w:cs="Arial"/>
        </w:rPr>
      </w:pPr>
      <w:r>
        <w:rPr>
          <w:rFonts w:ascii="Arial" w:hAnsi="Arial" w:cs="Arial"/>
          <w:noProof/>
        </w:rPr>
        <w:drawing>
          <wp:inline distT="0" distB="0" distL="0" distR="0" wp14:anchorId="461B5A47" wp14:editId="08FDBFC4">
            <wp:extent cx="5937885" cy="6684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6684010"/>
                    </a:xfrm>
                    <a:prstGeom prst="rect">
                      <a:avLst/>
                    </a:prstGeom>
                    <a:noFill/>
                    <a:ln>
                      <a:noFill/>
                    </a:ln>
                  </pic:spPr>
                </pic:pic>
              </a:graphicData>
            </a:graphic>
          </wp:inline>
        </w:drawing>
      </w:r>
    </w:p>
    <w:p w14:paraId="1C3D0B59" w14:textId="45AAD6A4" w:rsidR="004678A7" w:rsidRDefault="004678A7" w:rsidP="001A76D1">
      <w:pPr>
        <w:ind w:hanging="180"/>
        <w:rPr>
          <w:rFonts w:ascii="Arial" w:hAnsi="Arial" w:cs="Arial"/>
        </w:rPr>
      </w:pPr>
    </w:p>
    <w:p w14:paraId="45F92520" w14:textId="02120469" w:rsidR="004678A7" w:rsidRDefault="004678A7" w:rsidP="001A76D1">
      <w:pPr>
        <w:ind w:hanging="180"/>
        <w:rPr>
          <w:rFonts w:ascii="Arial" w:hAnsi="Arial" w:cs="Arial"/>
        </w:rPr>
      </w:pPr>
    </w:p>
    <w:p w14:paraId="083FE413" w14:textId="77777777" w:rsidR="004678A7" w:rsidRDefault="004678A7" w:rsidP="001A76D1">
      <w:pPr>
        <w:ind w:hanging="180"/>
        <w:rPr>
          <w:rFonts w:ascii="Arial" w:hAnsi="Arial" w:cs="Arial"/>
        </w:rPr>
      </w:pPr>
    </w:p>
    <w:p w14:paraId="67EB746E" w14:textId="1968FC96" w:rsidR="001A76D1" w:rsidRDefault="001A76D1" w:rsidP="00591EBC">
      <w:pPr>
        <w:spacing w:after="0"/>
        <w:ind w:hanging="187"/>
        <w:rPr>
          <w:rFonts w:ascii="Times New Roman" w:hAnsi="Times New Roman" w:cs="Times New Roman"/>
          <w:sz w:val="24"/>
          <w:szCs w:val="24"/>
        </w:rPr>
        <w:pPrChange w:id="2" w:author="Zhaozhe Ruan" w:date="2023-12-16T11:45:00Z">
          <w:pPr>
            <w:ind w:hanging="180"/>
          </w:pPr>
        </w:pPrChange>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3</w:t>
      </w:r>
      <w:r w:rsidRPr="00903D64">
        <w:rPr>
          <w:rFonts w:ascii="Times New Roman" w:hAnsi="Times New Roman" w:cs="Times New Roman"/>
          <w:sz w:val="24"/>
          <w:szCs w:val="24"/>
        </w:rPr>
        <w:t>. Relative rank</w:t>
      </w:r>
      <w:ins w:id="3" w:author="Fu, Caihong" w:date="2023-12-16T10:19:00Z">
        <w:r w:rsidR="00280E8E">
          <w:rPr>
            <w:rFonts w:ascii="Times New Roman" w:hAnsi="Times New Roman" w:cs="Times New Roman"/>
            <w:sz w:val="24"/>
            <w:szCs w:val="24"/>
          </w:rPr>
          <w:t>ing</w:t>
        </w:r>
      </w:ins>
      <w:r w:rsidRPr="00903D64">
        <w:rPr>
          <w:rFonts w:ascii="Times New Roman" w:hAnsi="Times New Roman" w:cs="Times New Roman"/>
          <w:sz w:val="24"/>
          <w:szCs w:val="24"/>
        </w:rPr>
        <w:t xml:space="preserve"> </w:t>
      </w:r>
      <w:ins w:id="4" w:author="Fu, Caihong" w:date="2023-12-16T08:51:00Z">
        <w:r w:rsidR="005515F1">
          <w:rPr>
            <w:rFonts w:ascii="Times New Roman" w:hAnsi="Times New Roman" w:cs="Times New Roman"/>
            <w:sz w:val="24"/>
            <w:szCs w:val="24"/>
          </w:rPr>
          <w:t>for</w:t>
        </w:r>
        <w:r w:rsidR="005515F1" w:rsidRPr="00903D64">
          <w:rPr>
            <w:rFonts w:ascii="Times New Roman" w:hAnsi="Times New Roman" w:cs="Times New Roman"/>
            <w:sz w:val="24"/>
            <w:szCs w:val="24"/>
          </w:rPr>
          <w:t xml:space="preserve"> all 3</w:t>
        </w:r>
        <w:r w:rsidR="005515F1">
          <w:rPr>
            <w:rFonts w:ascii="Times New Roman" w:hAnsi="Times New Roman" w:cs="Times New Roman"/>
            <w:sz w:val="24"/>
            <w:szCs w:val="24"/>
          </w:rPr>
          <w:t>7</w:t>
        </w:r>
        <w:r w:rsidR="005515F1" w:rsidRPr="00903D64">
          <w:rPr>
            <w:rFonts w:ascii="Times New Roman" w:hAnsi="Times New Roman" w:cs="Times New Roman"/>
            <w:sz w:val="24"/>
            <w:szCs w:val="24"/>
          </w:rPr>
          <w:t xml:space="preserve"> models </w:t>
        </w:r>
        <w:r w:rsidR="005515F1">
          <w:rPr>
            <w:rFonts w:ascii="Times New Roman" w:hAnsi="Times New Roman" w:cs="Times New Roman"/>
            <w:sz w:val="24"/>
            <w:szCs w:val="24"/>
          </w:rPr>
          <w:t>and</w:t>
        </w:r>
        <w:r w:rsidR="005515F1" w:rsidRPr="00903D64">
          <w:rPr>
            <w:rFonts w:ascii="Times New Roman" w:hAnsi="Times New Roman" w:cs="Times New Roman"/>
            <w:sz w:val="24"/>
            <w:szCs w:val="24"/>
          </w:rPr>
          <w:t xml:space="preserve"> all 18 Fraser </w:t>
        </w:r>
        <w:r w:rsidR="005515F1">
          <w:rPr>
            <w:rFonts w:ascii="Times New Roman" w:hAnsi="Times New Roman" w:cs="Times New Roman"/>
            <w:sz w:val="24"/>
            <w:szCs w:val="24"/>
          </w:rPr>
          <w:t>S</w:t>
        </w:r>
        <w:r w:rsidR="005515F1" w:rsidRPr="00903D64">
          <w:rPr>
            <w:rFonts w:ascii="Times New Roman" w:hAnsi="Times New Roman" w:cs="Times New Roman"/>
            <w:sz w:val="24"/>
            <w:szCs w:val="24"/>
          </w:rPr>
          <w:t xml:space="preserve">ockeye stocks </w:t>
        </w:r>
      </w:ins>
      <w:r w:rsidRPr="00903D64">
        <w:rPr>
          <w:rFonts w:ascii="Times New Roman" w:hAnsi="Times New Roman" w:cs="Times New Roman"/>
          <w:sz w:val="24"/>
          <w:szCs w:val="24"/>
        </w:rPr>
        <w:t xml:space="preserve">of </w:t>
      </w:r>
      <w:r w:rsidR="003F0A5C">
        <w:rPr>
          <w:rFonts w:ascii="Times New Roman" w:hAnsi="Times New Roman" w:cs="Times New Roman"/>
          <w:sz w:val="24"/>
          <w:szCs w:val="24"/>
        </w:rPr>
        <w:t xml:space="preserve">a) </w:t>
      </w:r>
      <w:r w:rsidR="00587D11">
        <w:rPr>
          <w:rFonts w:ascii="Times New Roman" w:hAnsi="Times New Roman" w:cs="Times New Roman"/>
          <w:sz w:val="24"/>
          <w:szCs w:val="24"/>
        </w:rPr>
        <w:t xml:space="preserve">absolute value of mean raw error Abs(MRE) </w:t>
      </w:r>
      <w:r w:rsidR="003F0A5C">
        <w:rPr>
          <w:rFonts w:ascii="Times New Roman" w:hAnsi="Times New Roman" w:cs="Times New Roman"/>
          <w:sz w:val="24"/>
          <w:szCs w:val="24"/>
        </w:rPr>
        <w:t xml:space="preserve">b) mean absolute error (MAE) c) </w:t>
      </w:r>
      <w:r w:rsidR="00587D11">
        <w:rPr>
          <w:rFonts w:ascii="Times New Roman" w:hAnsi="Times New Roman" w:cs="Times New Roman"/>
          <w:sz w:val="24"/>
          <w:szCs w:val="24"/>
        </w:rPr>
        <w:t xml:space="preserve">absolute value of </w:t>
      </w:r>
      <w:r w:rsidR="003F0A5C">
        <w:rPr>
          <w:rFonts w:ascii="Times New Roman" w:hAnsi="Times New Roman" w:cs="Times New Roman"/>
          <w:sz w:val="24"/>
          <w:szCs w:val="24"/>
        </w:rPr>
        <w:t xml:space="preserve">mean </w:t>
      </w:r>
      <w:r w:rsidR="00587D11">
        <w:rPr>
          <w:rFonts w:ascii="Times New Roman" w:hAnsi="Times New Roman" w:cs="Times New Roman"/>
          <w:sz w:val="24"/>
          <w:szCs w:val="24"/>
        </w:rPr>
        <w:t>percent</w:t>
      </w:r>
      <w:r w:rsidR="003F0A5C">
        <w:rPr>
          <w:rFonts w:ascii="Times New Roman" w:hAnsi="Times New Roman" w:cs="Times New Roman"/>
          <w:sz w:val="24"/>
          <w:szCs w:val="24"/>
        </w:rPr>
        <w:t xml:space="preserve"> error </w:t>
      </w:r>
      <w:r w:rsidR="00587D11">
        <w:rPr>
          <w:rFonts w:ascii="Times New Roman" w:hAnsi="Times New Roman" w:cs="Times New Roman"/>
          <w:sz w:val="24"/>
          <w:szCs w:val="24"/>
        </w:rPr>
        <w:t>Abs(MPE)</w:t>
      </w:r>
      <w:ins w:id="5" w:author="Fu, Caihong" w:date="2023-12-16T08:28:00Z">
        <w:r w:rsidR="00624508">
          <w:rPr>
            <w:rFonts w:ascii="Times New Roman" w:hAnsi="Times New Roman" w:cs="Times New Roman"/>
            <w:sz w:val="24"/>
            <w:szCs w:val="24"/>
          </w:rPr>
          <w:t>,</w:t>
        </w:r>
      </w:ins>
      <w:ins w:id="6" w:author="Fu, Caihong" w:date="2023-12-16T08:29:00Z">
        <w:r w:rsidR="00624508">
          <w:rPr>
            <w:rFonts w:ascii="Times New Roman" w:hAnsi="Times New Roman" w:cs="Times New Roman"/>
            <w:sz w:val="24"/>
            <w:szCs w:val="24"/>
          </w:rPr>
          <w:t xml:space="preserve"> </w:t>
        </w:r>
      </w:ins>
      <w:del w:id="7" w:author="Fu, Caihong" w:date="2023-12-16T08:28:00Z">
        <w:r w:rsidR="00587D11" w:rsidDel="00624508">
          <w:rPr>
            <w:rFonts w:ascii="Times New Roman" w:hAnsi="Times New Roman" w:cs="Times New Roman"/>
            <w:sz w:val="24"/>
            <w:szCs w:val="24"/>
          </w:rPr>
          <w:delText xml:space="preserve"> </w:delText>
        </w:r>
        <w:r w:rsidR="003F0A5C" w:rsidDel="00624508">
          <w:rPr>
            <w:rFonts w:ascii="Times New Roman" w:hAnsi="Times New Roman" w:cs="Times New Roman"/>
            <w:sz w:val="24"/>
            <w:szCs w:val="24"/>
          </w:rPr>
          <w:delText xml:space="preserve">and </w:delText>
        </w:r>
      </w:del>
      <w:r w:rsidR="003F0A5C">
        <w:rPr>
          <w:rFonts w:ascii="Times New Roman" w:hAnsi="Times New Roman" w:cs="Times New Roman"/>
          <w:sz w:val="24"/>
          <w:szCs w:val="24"/>
        </w:rPr>
        <w:t>d)</w:t>
      </w:r>
      <w:r w:rsidR="00587D11">
        <w:rPr>
          <w:rFonts w:ascii="Times New Roman" w:hAnsi="Times New Roman" w:cs="Times New Roman"/>
          <w:sz w:val="24"/>
          <w:szCs w:val="24"/>
        </w:rPr>
        <w:t xml:space="preserve"> </w:t>
      </w:r>
      <w:r w:rsidR="00587D11" w:rsidRPr="00903D64">
        <w:rPr>
          <w:rFonts w:ascii="Times New Roman" w:hAnsi="Times New Roman" w:cs="Times New Roman"/>
          <w:sz w:val="24"/>
          <w:szCs w:val="24"/>
        </w:rPr>
        <w:t>root-mean-square error (RMSE)</w:t>
      </w:r>
      <w:ins w:id="8" w:author="Fu, Caihong" w:date="2023-12-16T08:29:00Z">
        <w:r w:rsidR="00624508">
          <w:rPr>
            <w:rFonts w:ascii="Times New Roman" w:hAnsi="Times New Roman" w:cs="Times New Roman"/>
            <w:sz w:val="24"/>
            <w:szCs w:val="24"/>
          </w:rPr>
          <w:t xml:space="preserve">, </w:t>
        </w:r>
      </w:ins>
      <w:ins w:id="9" w:author="Fu, Caihong" w:date="2023-12-16T08:33:00Z">
        <w:r w:rsidR="003841D4">
          <w:rPr>
            <w:rFonts w:ascii="Times New Roman" w:hAnsi="Times New Roman" w:cs="Times New Roman"/>
            <w:sz w:val="24"/>
            <w:szCs w:val="24"/>
          </w:rPr>
          <w:t xml:space="preserve">and </w:t>
        </w:r>
      </w:ins>
      <w:ins w:id="10" w:author="Fu, Caihong" w:date="2023-12-16T08:29:00Z">
        <w:r w:rsidR="00624508">
          <w:rPr>
            <w:rFonts w:ascii="Times New Roman" w:hAnsi="Times New Roman" w:cs="Times New Roman"/>
            <w:sz w:val="24"/>
            <w:szCs w:val="24"/>
          </w:rPr>
          <w:t>e)</w:t>
        </w:r>
      </w:ins>
      <w:ins w:id="11" w:author="Fu, Caihong" w:date="2023-12-16T08:33:00Z">
        <w:r w:rsidR="003841D4" w:rsidRPr="003841D4">
          <w:t xml:space="preserve"> </w:t>
        </w:r>
      </w:ins>
      <w:ins w:id="12" w:author="Fu, Caihong" w:date="2023-12-16T08:34:00Z">
        <w:r w:rsidR="003841D4">
          <w:rPr>
            <w:rFonts w:ascii="Times New Roman" w:hAnsi="Times New Roman" w:cs="Times New Roman"/>
            <w:sz w:val="24"/>
            <w:szCs w:val="24"/>
          </w:rPr>
          <w:t>n</w:t>
        </w:r>
      </w:ins>
      <w:ins w:id="13" w:author="Fu, Caihong" w:date="2023-12-16T08:33:00Z">
        <w:r w:rsidR="003841D4" w:rsidRPr="003841D4">
          <w:rPr>
            <w:rFonts w:ascii="Times New Roman" w:hAnsi="Times New Roman" w:cs="Times New Roman"/>
            <w:sz w:val="24"/>
            <w:szCs w:val="24"/>
          </w:rPr>
          <w:t xml:space="preserve">ormalized </w:t>
        </w:r>
      </w:ins>
      <w:ins w:id="14" w:author="Fu, Caihong" w:date="2023-12-16T08:34:00Z">
        <w:r w:rsidR="003841D4">
          <w:rPr>
            <w:rFonts w:ascii="Times New Roman" w:hAnsi="Times New Roman" w:cs="Times New Roman"/>
            <w:sz w:val="24"/>
            <w:szCs w:val="24"/>
          </w:rPr>
          <w:t>f</w:t>
        </w:r>
      </w:ins>
      <w:ins w:id="15" w:author="Fu, Caihong" w:date="2023-12-16T08:33:00Z">
        <w:r w:rsidR="003841D4" w:rsidRPr="003841D4">
          <w:rPr>
            <w:rFonts w:ascii="Times New Roman" w:hAnsi="Times New Roman" w:cs="Times New Roman"/>
            <w:sz w:val="24"/>
            <w:szCs w:val="24"/>
          </w:rPr>
          <w:t xml:space="preserve">orecast </w:t>
        </w:r>
      </w:ins>
      <w:ins w:id="16" w:author="Fu, Caihong" w:date="2023-12-16T08:34:00Z">
        <w:r w:rsidR="003841D4">
          <w:rPr>
            <w:rFonts w:ascii="Times New Roman" w:hAnsi="Times New Roman" w:cs="Times New Roman"/>
            <w:sz w:val="24"/>
            <w:szCs w:val="24"/>
          </w:rPr>
          <w:t>m</w:t>
        </w:r>
      </w:ins>
      <w:ins w:id="17" w:author="Fu, Caihong" w:date="2023-12-16T08:33:00Z">
        <w:r w:rsidR="003841D4" w:rsidRPr="003841D4">
          <w:rPr>
            <w:rFonts w:ascii="Times New Roman" w:hAnsi="Times New Roman" w:cs="Times New Roman"/>
            <w:sz w:val="24"/>
            <w:szCs w:val="24"/>
          </w:rPr>
          <w:t>etric (NFM)</w:t>
        </w:r>
      </w:ins>
      <w:ins w:id="18" w:author="Fu, Caihong" w:date="2023-12-16T08:34:00Z">
        <w:r w:rsidR="003841D4">
          <w:rPr>
            <w:rFonts w:ascii="Times New Roman" w:hAnsi="Times New Roman" w:cs="Times New Roman"/>
            <w:sz w:val="24"/>
            <w:szCs w:val="24"/>
          </w:rPr>
          <w:t xml:space="preserve"> that</w:t>
        </w:r>
      </w:ins>
      <w:ins w:id="19" w:author="Fu, Caihong" w:date="2023-12-16T08:33:00Z">
        <w:r w:rsidR="003841D4" w:rsidRPr="003841D4">
          <w:rPr>
            <w:rFonts w:ascii="Times New Roman" w:hAnsi="Times New Roman" w:cs="Times New Roman"/>
            <w:sz w:val="24"/>
            <w:szCs w:val="24"/>
          </w:rPr>
          <w:t xml:space="preserve"> measure</w:t>
        </w:r>
      </w:ins>
      <w:ins w:id="20" w:author="Fu, Caihong" w:date="2023-12-16T08:34:00Z">
        <w:r w:rsidR="003841D4">
          <w:rPr>
            <w:rFonts w:ascii="Times New Roman" w:hAnsi="Times New Roman" w:cs="Times New Roman"/>
            <w:sz w:val="24"/>
            <w:szCs w:val="24"/>
          </w:rPr>
          <w:t>s</w:t>
        </w:r>
      </w:ins>
      <w:ins w:id="21" w:author="Fu, Caihong" w:date="2023-12-16T08:33:00Z">
        <w:r w:rsidR="003841D4" w:rsidRPr="003841D4">
          <w:rPr>
            <w:rFonts w:ascii="Times New Roman" w:hAnsi="Times New Roman" w:cs="Times New Roman"/>
            <w:sz w:val="24"/>
            <w:szCs w:val="24"/>
          </w:rPr>
          <w:t xml:space="preserve"> bias</w:t>
        </w:r>
      </w:ins>
      <w:ins w:id="22" w:author="Fu, Caihong" w:date="2023-12-16T08:51:00Z">
        <w:r w:rsidR="005515F1">
          <w:rPr>
            <w:rFonts w:ascii="Times New Roman" w:hAnsi="Times New Roman" w:cs="Times New Roman"/>
            <w:sz w:val="24"/>
            <w:szCs w:val="24"/>
          </w:rPr>
          <w:t xml:space="preserve"> with </w:t>
        </w:r>
      </w:ins>
      <w:ins w:id="23" w:author="Fu, Caihong" w:date="2023-12-16T08:52:00Z">
        <w:r w:rsidR="005515F1">
          <w:rPr>
            <w:rFonts w:ascii="Times New Roman" w:hAnsi="Times New Roman" w:cs="Times New Roman"/>
            <w:sz w:val="24"/>
            <w:szCs w:val="24"/>
          </w:rPr>
          <w:t>small biases between -2.0 and 2.0</w:t>
        </w:r>
      </w:ins>
      <w:r w:rsidR="00587D11" w:rsidRPr="00903D64">
        <w:rPr>
          <w:rFonts w:ascii="Times New Roman" w:hAnsi="Times New Roman" w:cs="Times New Roman"/>
          <w:sz w:val="24"/>
          <w:szCs w:val="24"/>
        </w:rPr>
        <w:t xml:space="preserve"> </w:t>
      </w:r>
      <w:ins w:id="24" w:author="Fu, Caihong" w:date="2023-12-16T08:52:00Z">
        <w:r w:rsidR="005515F1">
          <w:rPr>
            <w:rFonts w:ascii="Times New Roman" w:hAnsi="Times New Roman" w:cs="Times New Roman"/>
            <w:sz w:val="24"/>
            <w:szCs w:val="24"/>
          </w:rPr>
          <w:t>shown nume</w:t>
        </w:r>
      </w:ins>
      <w:ins w:id="25" w:author="Fu, Caihong" w:date="2023-12-16T08:53:00Z">
        <w:r w:rsidR="005515F1">
          <w:rPr>
            <w:rFonts w:ascii="Times New Roman" w:hAnsi="Times New Roman" w:cs="Times New Roman"/>
            <w:sz w:val="24"/>
            <w:szCs w:val="24"/>
          </w:rPr>
          <w:t>rically</w:t>
        </w:r>
      </w:ins>
      <w:del w:id="26" w:author="Fu, Caihong" w:date="2023-12-16T08:34:00Z">
        <w:r w:rsidR="003F0A5C" w:rsidDel="003841D4">
          <w:rPr>
            <w:rFonts w:ascii="Times New Roman" w:hAnsi="Times New Roman" w:cs="Times New Roman"/>
            <w:sz w:val="24"/>
            <w:szCs w:val="24"/>
          </w:rPr>
          <w:delText xml:space="preserve"> </w:delText>
        </w:r>
      </w:del>
      <w:del w:id="27" w:author="Fu, Caihong" w:date="2023-12-16T08:51:00Z">
        <w:r w:rsidRPr="00903D64" w:rsidDel="005515F1">
          <w:rPr>
            <w:rFonts w:ascii="Times New Roman" w:hAnsi="Times New Roman" w:cs="Times New Roman"/>
            <w:sz w:val="24"/>
            <w:szCs w:val="24"/>
          </w:rPr>
          <w:delText xml:space="preserve">of all </w:delText>
        </w:r>
        <w:r w:rsidR="00520BAD" w:rsidRPr="00903D64" w:rsidDel="005515F1">
          <w:rPr>
            <w:rFonts w:ascii="Times New Roman" w:hAnsi="Times New Roman" w:cs="Times New Roman"/>
            <w:sz w:val="24"/>
            <w:szCs w:val="24"/>
          </w:rPr>
          <w:delText>3</w:delText>
        </w:r>
        <w:r w:rsidR="003B16FD" w:rsidDel="005515F1">
          <w:rPr>
            <w:rFonts w:ascii="Times New Roman" w:hAnsi="Times New Roman" w:cs="Times New Roman"/>
            <w:sz w:val="24"/>
            <w:szCs w:val="24"/>
          </w:rPr>
          <w:delText>7</w:delText>
        </w:r>
        <w:r w:rsidR="00520BAD" w:rsidRPr="00903D64" w:rsidDel="005515F1">
          <w:rPr>
            <w:rFonts w:ascii="Times New Roman" w:hAnsi="Times New Roman" w:cs="Times New Roman"/>
            <w:sz w:val="24"/>
            <w:szCs w:val="24"/>
          </w:rPr>
          <w:delText xml:space="preserve"> </w:delText>
        </w:r>
        <w:r w:rsidRPr="00903D64" w:rsidDel="005515F1">
          <w:rPr>
            <w:rFonts w:ascii="Times New Roman" w:hAnsi="Times New Roman" w:cs="Times New Roman"/>
            <w:sz w:val="24"/>
            <w:szCs w:val="24"/>
          </w:rPr>
          <w:delText xml:space="preserve">models for all 18 Fraser </w:delText>
        </w:r>
        <w:r w:rsidR="00520BAD" w:rsidDel="005515F1">
          <w:rPr>
            <w:rFonts w:ascii="Times New Roman" w:hAnsi="Times New Roman" w:cs="Times New Roman"/>
            <w:sz w:val="24"/>
            <w:szCs w:val="24"/>
          </w:rPr>
          <w:delText>S</w:delText>
        </w:r>
        <w:r w:rsidR="00520BAD" w:rsidRPr="00903D64" w:rsidDel="005515F1">
          <w:rPr>
            <w:rFonts w:ascii="Times New Roman" w:hAnsi="Times New Roman" w:cs="Times New Roman"/>
            <w:sz w:val="24"/>
            <w:szCs w:val="24"/>
          </w:rPr>
          <w:delText xml:space="preserve">ockeye </w:delText>
        </w:r>
        <w:r w:rsidRPr="00903D64" w:rsidDel="005515F1">
          <w:rPr>
            <w:rFonts w:ascii="Times New Roman" w:hAnsi="Times New Roman" w:cs="Times New Roman"/>
            <w:sz w:val="24"/>
            <w:szCs w:val="24"/>
          </w:rPr>
          <w:delText>stocks</w:delText>
        </w:r>
      </w:del>
      <w:r w:rsidRPr="00903D64">
        <w:rPr>
          <w:rFonts w:ascii="Times New Roman" w:hAnsi="Times New Roman" w:cs="Times New Roman"/>
          <w:sz w:val="24"/>
          <w:szCs w:val="24"/>
        </w:rPr>
        <w:t>.</w:t>
      </w:r>
    </w:p>
    <w:p w14:paraId="34AA118E" w14:textId="77777777" w:rsidR="00866CB2" w:rsidRDefault="00587D11" w:rsidP="00591EBC">
      <w:pPr>
        <w:spacing w:after="0" w:line="240" w:lineRule="auto"/>
        <w:ind w:hanging="187"/>
        <w:rPr>
          <w:rFonts w:ascii="Times New Roman" w:hAnsi="Times New Roman" w:cs="Times New Roman"/>
          <w:sz w:val="24"/>
          <w:szCs w:val="24"/>
        </w:rPr>
        <w:pPrChange w:id="28" w:author="Zhaozhe Ruan" w:date="2023-12-16T11:45:00Z">
          <w:pPr>
            <w:spacing w:line="240" w:lineRule="auto"/>
            <w:ind w:hanging="180"/>
          </w:pPr>
        </w:pPrChange>
      </w:pPr>
      <w:r>
        <w:rPr>
          <w:rFonts w:ascii="Times New Roman" w:hAnsi="Times New Roman" w:cs="Times New Roman"/>
          <w:sz w:val="24"/>
          <w:szCs w:val="24"/>
        </w:rPr>
        <w:t>a.</w:t>
      </w:r>
    </w:p>
    <w:p w14:paraId="47026F8D" w14:textId="77777777" w:rsidR="00591EBC" w:rsidRDefault="00591EBC" w:rsidP="00587D11">
      <w:pPr>
        <w:spacing w:line="240" w:lineRule="auto"/>
        <w:ind w:hanging="180"/>
        <w:rPr>
          <w:ins w:id="29" w:author="Zhaozhe Ruan" w:date="2023-12-16T11:45:00Z"/>
          <w:rFonts w:ascii="Times New Roman" w:hAnsi="Times New Roman" w:cs="Times New Roman"/>
          <w:sz w:val="24"/>
          <w:szCs w:val="24"/>
        </w:rPr>
      </w:pPr>
      <w:ins w:id="30" w:author="Zhaozhe Ruan" w:date="2023-12-16T11:44:00Z">
        <w:r>
          <w:rPr>
            <w:rFonts w:ascii="Times New Roman" w:hAnsi="Times New Roman" w:cs="Times New Roman"/>
            <w:noProof/>
            <w:sz w:val="24"/>
            <w:szCs w:val="24"/>
          </w:rPr>
          <w:drawing>
            <wp:inline distT="0" distB="0" distL="0" distR="0" wp14:anchorId="662CCBA7" wp14:editId="37265C78">
              <wp:extent cx="5760720" cy="3335186"/>
              <wp:effectExtent l="0" t="0" r="0" b="0"/>
              <wp:docPr id="1473032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32678" name="Picture 14730326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335186"/>
                      </a:xfrm>
                      <a:prstGeom prst="rect">
                        <a:avLst/>
                      </a:prstGeom>
                    </pic:spPr>
                  </pic:pic>
                </a:graphicData>
              </a:graphic>
            </wp:inline>
          </w:drawing>
        </w:r>
      </w:ins>
    </w:p>
    <w:p w14:paraId="597E0232" w14:textId="77777777" w:rsidR="00591EBC" w:rsidRDefault="00591EBC" w:rsidP="00587D11">
      <w:pPr>
        <w:spacing w:line="240" w:lineRule="auto"/>
        <w:ind w:hanging="180"/>
        <w:rPr>
          <w:ins w:id="31" w:author="Zhaozhe Ruan" w:date="2023-12-16T11:45:00Z"/>
          <w:rFonts w:ascii="Times New Roman" w:hAnsi="Times New Roman" w:cs="Times New Roman"/>
          <w:sz w:val="24"/>
          <w:szCs w:val="24"/>
        </w:rPr>
      </w:pPr>
      <w:ins w:id="32" w:author="Zhaozhe Ruan" w:date="2023-12-16T11:45:00Z">
        <w:r>
          <w:rPr>
            <w:rFonts w:ascii="Times New Roman" w:hAnsi="Times New Roman" w:cs="Times New Roman"/>
            <w:sz w:val="24"/>
            <w:szCs w:val="24"/>
          </w:rPr>
          <w:t>b.</w:t>
        </w:r>
      </w:ins>
    </w:p>
    <w:p w14:paraId="5E9ECF5C" w14:textId="77777777" w:rsidR="00591EBC" w:rsidRDefault="00591EBC" w:rsidP="00587D11">
      <w:pPr>
        <w:spacing w:line="240" w:lineRule="auto"/>
        <w:ind w:hanging="180"/>
        <w:rPr>
          <w:ins w:id="33" w:author="Zhaozhe Ruan" w:date="2023-12-16T11:47:00Z"/>
          <w:rFonts w:ascii="Times New Roman" w:hAnsi="Times New Roman" w:cs="Times New Roman"/>
          <w:sz w:val="24"/>
          <w:szCs w:val="24"/>
        </w:rPr>
      </w:pPr>
      <w:ins w:id="34" w:author="Zhaozhe Ruan" w:date="2023-12-16T11:44:00Z">
        <w:r>
          <w:rPr>
            <w:rFonts w:ascii="Times New Roman" w:hAnsi="Times New Roman" w:cs="Times New Roman"/>
            <w:noProof/>
            <w:sz w:val="24"/>
            <w:szCs w:val="24"/>
          </w:rPr>
          <w:drawing>
            <wp:inline distT="0" distB="0" distL="0" distR="0" wp14:anchorId="3982FCEF" wp14:editId="5331C383">
              <wp:extent cx="5760720" cy="3335186"/>
              <wp:effectExtent l="0" t="0" r="0" b="0"/>
              <wp:docPr id="1565025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5783" name="Picture 15650257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35186"/>
                      </a:xfrm>
                      <a:prstGeom prst="rect">
                        <a:avLst/>
                      </a:prstGeom>
                    </pic:spPr>
                  </pic:pic>
                </a:graphicData>
              </a:graphic>
            </wp:inline>
          </w:drawing>
        </w:r>
      </w:ins>
    </w:p>
    <w:p w14:paraId="0AB5757C" w14:textId="75483798" w:rsidR="004C7520" w:rsidRDefault="004C7520" w:rsidP="00587D11">
      <w:pPr>
        <w:spacing w:line="240" w:lineRule="auto"/>
        <w:ind w:hanging="180"/>
        <w:rPr>
          <w:ins w:id="35" w:author="Zhaozhe Ruan" w:date="2023-12-16T11:47:00Z"/>
          <w:rFonts w:ascii="Times New Roman" w:hAnsi="Times New Roman" w:cs="Times New Roman"/>
          <w:sz w:val="24"/>
          <w:szCs w:val="24"/>
        </w:rPr>
      </w:pPr>
      <w:ins w:id="36" w:author="Zhaozhe Ruan" w:date="2023-12-16T11:47:00Z">
        <w:r>
          <w:rPr>
            <w:rFonts w:ascii="Times New Roman" w:hAnsi="Times New Roman" w:cs="Times New Roman"/>
            <w:sz w:val="24"/>
            <w:szCs w:val="24"/>
          </w:rPr>
          <w:lastRenderedPageBreak/>
          <w:t>c.</w:t>
        </w:r>
      </w:ins>
    </w:p>
    <w:p w14:paraId="7DD81930" w14:textId="4E390BD7" w:rsidR="00591EBC" w:rsidRDefault="004C7520" w:rsidP="00587D11">
      <w:pPr>
        <w:spacing w:line="240" w:lineRule="auto"/>
        <w:ind w:hanging="180"/>
        <w:rPr>
          <w:ins w:id="37" w:author="Zhaozhe Ruan" w:date="2023-12-16T11:48:00Z"/>
          <w:rFonts w:ascii="Times New Roman" w:hAnsi="Times New Roman" w:cs="Times New Roman"/>
          <w:sz w:val="24"/>
          <w:szCs w:val="24"/>
        </w:rPr>
      </w:pPr>
      <w:ins w:id="38" w:author="Zhaozhe Ruan" w:date="2023-12-16T11:47:00Z">
        <w:r>
          <w:rPr>
            <w:rFonts w:ascii="Times New Roman" w:hAnsi="Times New Roman" w:cs="Times New Roman"/>
            <w:noProof/>
            <w:sz w:val="24"/>
            <w:szCs w:val="24"/>
          </w:rPr>
          <w:drawing>
            <wp:inline distT="0" distB="0" distL="0" distR="0" wp14:anchorId="1A0FA9A1" wp14:editId="5B9ED9CF">
              <wp:extent cx="5943600" cy="3441065"/>
              <wp:effectExtent l="0" t="0" r="0" b="6985"/>
              <wp:docPr id="783155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5585" name="Picture 7831555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ins>
    </w:p>
    <w:p w14:paraId="069A17B7" w14:textId="77777777" w:rsidR="004C7520" w:rsidRDefault="004C7520" w:rsidP="00587D11">
      <w:pPr>
        <w:spacing w:line="240" w:lineRule="auto"/>
        <w:ind w:hanging="180"/>
        <w:rPr>
          <w:ins w:id="39" w:author="Zhaozhe Ruan" w:date="2023-12-16T11:47:00Z"/>
          <w:rFonts w:ascii="Times New Roman" w:hAnsi="Times New Roman" w:cs="Times New Roman"/>
          <w:sz w:val="24"/>
          <w:szCs w:val="24"/>
        </w:rPr>
      </w:pPr>
    </w:p>
    <w:p w14:paraId="04444309" w14:textId="47E08C31" w:rsidR="004C7520" w:rsidRDefault="004C7520" w:rsidP="00587D11">
      <w:pPr>
        <w:spacing w:line="240" w:lineRule="auto"/>
        <w:ind w:hanging="180"/>
        <w:rPr>
          <w:ins w:id="40" w:author="Zhaozhe Ruan" w:date="2023-12-16T11:46:00Z"/>
          <w:rFonts w:ascii="Times New Roman" w:hAnsi="Times New Roman" w:cs="Times New Roman"/>
          <w:sz w:val="24"/>
          <w:szCs w:val="24"/>
        </w:rPr>
      </w:pPr>
      <w:ins w:id="41" w:author="Zhaozhe Ruan" w:date="2023-12-16T11:47:00Z">
        <w:r>
          <w:rPr>
            <w:rFonts w:ascii="Times New Roman" w:hAnsi="Times New Roman" w:cs="Times New Roman"/>
            <w:sz w:val="24"/>
            <w:szCs w:val="24"/>
          </w:rPr>
          <w:t>d.</w:t>
        </w:r>
      </w:ins>
    </w:p>
    <w:p w14:paraId="470EFA50" w14:textId="2D7AE48D" w:rsidR="00D01BE3" w:rsidRDefault="00591EBC" w:rsidP="00587D11">
      <w:pPr>
        <w:spacing w:line="240" w:lineRule="auto"/>
        <w:ind w:hanging="180"/>
        <w:rPr>
          <w:ins w:id="42" w:author="Zhaozhe Ruan" w:date="2023-12-16T11:47:00Z"/>
          <w:rFonts w:ascii="Times New Roman" w:hAnsi="Times New Roman" w:cs="Times New Roman"/>
          <w:sz w:val="24"/>
          <w:szCs w:val="24"/>
        </w:rPr>
      </w:pPr>
      <w:ins w:id="43" w:author="Zhaozhe Ruan" w:date="2023-12-16T11:44:00Z">
        <w:r>
          <w:rPr>
            <w:rFonts w:ascii="Times New Roman" w:hAnsi="Times New Roman" w:cs="Times New Roman"/>
            <w:noProof/>
            <w:sz w:val="24"/>
            <w:szCs w:val="24"/>
          </w:rPr>
          <w:drawing>
            <wp:inline distT="0" distB="0" distL="0" distR="0" wp14:anchorId="6881325F" wp14:editId="7ADEDF84">
              <wp:extent cx="5943600" cy="3441065"/>
              <wp:effectExtent l="0" t="0" r="0" b="6985"/>
              <wp:docPr id="459800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00589" name="Picture 4598005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ins>
      <w:del w:id="44" w:author="Zhaozhe Ruan" w:date="2023-12-16T11:44:00Z">
        <w:r w:rsidR="00866CB2" w:rsidDel="00591EBC">
          <w:rPr>
            <w:rFonts w:ascii="Times New Roman" w:hAnsi="Times New Roman" w:cs="Times New Roman"/>
            <w:noProof/>
            <w:sz w:val="24"/>
            <w:szCs w:val="24"/>
          </w:rPr>
          <w:drawing>
            <wp:inline distT="0" distB="0" distL="0" distR="0" wp14:anchorId="5334CFAB" wp14:editId="329389BC">
              <wp:extent cx="5669280" cy="3280430"/>
              <wp:effectExtent l="0" t="0" r="7620" b="0"/>
              <wp:docPr id="60770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9280" cy="3280430"/>
                      </a:xfrm>
                      <a:prstGeom prst="rect">
                        <a:avLst/>
                      </a:prstGeom>
                      <a:noFill/>
                      <a:ln>
                        <a:noFill/>
                      </a:ln>
                    </pic:spPr>
                  </pic:pic>
                </a:graphicData>
              </a:graphic>
            </wp:inline>
          </w:drawing>
        </w:r>
      </w:del>
    </w:p>
    <w:p w14:paraId="061A72BC" w14:textId="77777777" w:rsidR="004C7520" w:rsidRDefault="004C7520" w:rsidP="00587D11">
      <w:pPr>
        <w:spacing w:line="240" w:lineRule="auto"/>
        <w:ind w:hanging="180"/>
        <w:rPr>
          <w:rFonts w:ascii="Times New Roman" w:hAnsi="Times New Roman" w:cs="Times New Roman"/>
          <w:sz w:val="24"/>
          <w:szCs w:val="24"/>
        </w:rPr>
      </w:pPr>
    </w:p>
    <w:p w14:paraId="1DE42606" w14:textId="64A60841" w:rsidR="00587D11" w:rsidRPr="00587D11" w:rsidDel="00591EBC" w:rsidRDefault="00591EBC" w:rsidP="00591EBC">
      <w:pPr>
        <w:spacing w:line="240" w:lineRule="auto"/>
        <w:ind w:hanging="180"/>
        <w:rPr>
          <w:del w:id="45" w:author="Zhaozhe Ruan" w:date="2023-12-16T11:46:00Z"/>
          <w:rFonts w:ascii="Times New Roman" w:hAnsi="Times New Roman" w:cs="Times New Roman"/>
          <w:sz w:val="24"/>
          <w:szCs w:val="24"/>
        </w:rPr>
        <w:pPrChange w:id="46" w:author="Zhaozhe Ruan" w:date="2023-12-16T11:46:00Z">
          <w:pPr>
            <w:spacing w:line="240" w:lineRule="auto"/>
            <w:ind w:hanging="180"/>
          </w:pPr>
        </w:pPrChange>
      </w:pPr>
      <w:ins w:id="47" w:author="Zhaozhe Ruan" w:date="2023-12-16T11:46:00Z">
        <w:r>
          <w:rPr>
            <w:rFonts w:ascii="Times New Roman" w:hAnsi="Times New Roman" w:cs="Times New Roman"/>
            <w:sz w:val="24"/>
            <w:szCs w:val="24"/>
          </w:rPr>
          <w:lastRenderedPageBreak/>
          <w:t>e.</w:t>
        </w:r>
      </w:ins>
      <w:del w:id="48" w:author="Zhaozhe Ruan" w:date="2023-12-16T11:46:00Z">
        <w:r w:rsidR="00587D11" w:rsidDel="00591EBC">
          <w:rPr>
            <w:rFonts w:ascii="Times New Roman" w:hAnsi="Times New Roman" w:cs="Times New Roman"/>
            <w:sz w:val="24"/>
            <w:szCs w:val="24"/>
          </w:rPr>
          <w:delText>b.</w:delText>
        </w:r>
      </w:del>
    </w:p>
    <w:p w14:paraId="45262908" w14:textId="19CA97C3" w:rsidR="00D01BE3" w:rsidDel="00591EBC" w:rsidRDefault="00D01BE3" w:rsidP="00591EBC">
      <w:pPr>
        <w:spacing w:line="240" w:lineRule="auto"/>
        <w:ind w:hanging="180"/>
        <w:rPr>
          <w:del w:id="49" w:author="Zhaozhe Ruan" w:date="2023-12-16T11:46:00Z"/>
          <w:rFonts w:ascii="Arial" w:hAnsi="Arial" w:cs="Arial"/>
        </w:rPr>
        <w:pPrChange w:id="50" w:author="Zhaozhe Ruan" w:date="2023-12-16T11:46:00Z">
          <w:pPr>
            <w:ind w:left="-360"/>
          </w:pPr>
        </w:pPrChange>
      </w:pPr>
      <w:del w:id="51" w:author="Zhaozhe Ruan" w:date="2023-12-16T11:45:00Z">
        <w:r w:rsidDel="00591EBC">
          <w:rPr>
            <w:rFonts w:ascii="Arial" w:hAnsi="Arial" w:cs="Arial"/>
            <w:noProof/>
          </w:rPr>
          <w:drawing>
            <wp:inline distT="0" distB="0" distL="0" distR="0" wp14:anchorId="5C16A1CA" wp14:editId="0C2CDAE0">
              <wp:extent cx="5669280" cy="3282247"/>
              <wp:effectExtent l="0" t="0" r="7620" b="0"/>
              <wp:docPr id="5" name="Picture 5" descr="A green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and pink squar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9280" cy="3282247"/>
                      </a:xfrm>
                      <a:prstGeom prst="rect">
                        <a:avLst/>
                      </a:prstGeom>
                    </pic:spPr>
                  </pic:pic>
                </a:graphicData>
              </a:graphic>
            </wp:inline>
          </w:drawing>
        </w:r>
      </w:del>
    </w:p>
    <w:p w14:paraId="616F7A60" w14:textId="3CADA4B6" w:rsidR="00866CB2" w:rsidDel="00591EBC" w:rsidRDefault="00D01BE3" w:rsidP="00591EBC">
      <w:pPr>
        <w:spacing w:line="240" w:lineRule="auto"/>
        <w:ind w:hanging="180"/>
        <w:rPr>
          <w:del w:id="52" w:author="Zhaozhe Ruan" w:date="2023-12-16T11:46:00Z"/>
          <w:rFonts w:ascii="Times New Roman" w:hAnsi="Times New Roman" w:cs="Times New Roman"/>
          <w:sz w:val="24"/>
          <w:szCs w:val="24"/>
        </w:rPr>
        <w:pPrChange w:id="53" w:author="Zhaozhe Ruan" w:date="2023-12-16T11:46:00Z">
          <w:pPr>
            <w:spacing w:line="240" w:lineRule="auto"/>
            <w:ind w:hanging="180"/>
          </w:pPr>
        </w:pPrChange>
      </w:pPr>
      <w:del w:id="54" w:author="Zhaozhe Ruan" w:date="2023-12-16T11:46:00Z">
        <w:r w:rsidRPr="00587D11" w:rsidDel="00591EBC">
          <w:rPr>
            <w:rFonts w:ascii="Times New Roman" w:hAnsi="Times New Roman" w:cs="Times New Roman"/>
            <w:sz w:val="24"/>
            <w:szCs w:val="24"/>
          </w:rPr>
          <w:delText>c.</w:delText>
        </w:r>
      </w:del>
    </w:p>
    <w:p w14:paraId="49DF0908" w14:textId="45630325" w:rsidR="001A76D1" w:rsidRPr="00587D11" w:rsidDel="00591EBC" w:rsidRDefault="00866CB2" w:rsidP="00591EBC">
      <w:pPr>
        <w:spacing w:line="240" w:lineRule="auto"/>
        <w:ind w:hanging="180"/>
        <w:rPr>
          <w:del w:id="55" w:author="Zhaozhe Ruan" w:date="2023-12-16T11:46:00Z"/>
          <w:rFonts w:ascii="Times New Roman" w:hAnsi="Times New Roman" w:cs="Times New Roman"/>
          <w:sz w:val="24"/>
          <w:szCs w:val="24"/>
        </w:rPr>
        <w:pPrChange w:id="56" w:author="Zhaozhe Ruan" w:date="2023-12-16T11:46:00Z">
          <w:pPr>
            <w:spacing w:line="240" w:lineRule="auto"/>
            <w:ind w:hanging="180"/>
          </w:pPr>
        </w:pPrChange>
      </w:pPr>
      <w:del w:id="57" w:author="Zhaozhe Ruan" w:date="2023-12-16T11:45:00Z">
        <w:r w:rsidDel="00591EBC">
          <w:rPr>
            <w:rFonts w:ascii="Times New Roman" w:hAnsi="Times New Roman" w:cs="Times New Roman"/>
            <w:noProof/>
            <w:sz w:val="24"/>
            <w:szCs w:val="24"/>
          </w:rPr>
          <w:drawing>
            <wp:inline distT="0" distB="0" distL="0" distR="0" wp14:anchorId="60D5763A" wp14:editId="027C8EDE">
              <wp:extent cx="5943600" cy="3439160"/>
              <wp:effectExtent l="0" t="0" r="0" b="8890"/>
              <wp:docPr id="93915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del>
    </w:p>
    <w:p w14:paraId="098F389C" w14:textId="3BBF199A" w:rsidR="00D01BE3" w:rsidRPr="00587D11" w:rsidDel="00591EBC" w:rsidRDefault="00D01BE3" w:rsidP="00591EBC">
      <w:pPr>
        <w:spacing w:line="240" w:lineRule="auto"/>
        <w:ind w:hanging="180"/>
        <w:rPr>
          <w:del w:id="58" w:author="Zhaozhe Ruan" w:date="2023-12-16T11:46:00Z"/>
          <w:rFonts w:ascii="Times New Roman" w:hAnsi="Times New Roman" w:cs="Times New Roman"/>
          <w:sz w:val="24"/>
          <w:szCs w:val="24"/>
        </w:rPr>
        <w:pPrChange w:id="59" w:author="Zhaozhe Ruan" w:date="2023-12-16T11:46:00Z">
          <w:pPr>
            <w:spacing w:line="240" w:lineRule="auto"/>
            <w:ind w:hanging="180"/>
          </w:pPr>
        </w:pPrChange>
      </w:pPr>
    </w:p>
    <w:p w14:paraId="378F013A" w14:textId="780B7E8E" w:rsidR="00D01BE3" w:rsidRPr="00587D11" w:rsidDel="00591EBC" w:rsidRDefault="00D01BE3" w:rsidP="00591EBC">
      <w:pPr>
        <w:spacing w:line="240" w:lineRule="auto"/>
        <w:ind w:hanging="180"/>
        <w:rPr>
          <w:del w:id="60" w:author="Zhaozhe Ruan" w:date="2023-12-16T11:46:00Z"/>
          <w:rFonts w:ascii="Times New Roman" w:hAnsi="Times New Roman" w:cs="Times New Roman"/>
          <w:sz w:val="24"/>
          <w:szCs w:val="24"/>
        </w:rPr>
        <w:pPrChange w:id="61" w:author="Zhaozhe Ruan" w:date="2023-12-16T11:46:00Z">
          <w:pPr>
            <w:spacing w:line="240" w:lineRule="auto"/>
            <w:ind w:hanging="180"/>
          </w:pPr>
        </w:pPrChange>
      </w:pPr>
      <w:del w:id="62" w:author="Zhaozhe Ruan" w:date="2023-12-16T11:46:00Z">
        <w:r w:rsidRPr="00587D11" w:rsidDel="00591EBC">
          <w:rPr>
            <w:rFonts w:ascii="Times New Roman" w:hAnsi="Times New Roman" w:cs="Times New Roman"/>
            <w:sz w:val="24"/>
            <w:szCs w:val="24"/>
          </w:rPr>
          <w:delText>d.</w:delText>
        </w:r>
      </w:del>
    </w:p>
    <w:p w14:paraId="1902BBB0" w14:textId="07BBA9FB" w:rsidR="00D01BE3" w:rsidDel="00591EBC" w:rsidRDefault="00587D11" w:rsidP="00591EBC">
      <w:pPr>
        <w:spacing w:line="240" w:lineRule="auto"/>
        <w:ind w:hanging="180"/>
        <w:rPr>
          <w:ins w:id="63" w:author="Fu, Caihong" w:date="2023-12-16T08:35:00Z"/>
          <w:del w:id="64" w:author="Zhaozhe Ruan" w:date="2023-12-16T11:46:00Z"/>
          <w:rFonts w:ascii="Arial" w:hAnsi="Arial" w:cs="Arial"/>
        </w:rPr>
        <w:pPrChange w:id="65" w:author="Zhaozhe Ruan" w:date="2023-12-16T11:46:00Z">
          <w:pPr>
            <w:ind w:left="-360"/>
          </w:pPr>
        </w:pPrChange>
      </w:pPr>
      <w:del w:id="66" w:author="Zhaozhe Ruan" w:date="2023-12-16T11:45:00Z">
        <w:r w:rsidDel="00591EBC">
          <w:rPr>
            <w:rFonts w:ascii="Arial" w:hAnsi="Arial" w:cs="Arial"/>
            <w:noProof/>
          </w:rPr>
          <w:drawing>
            <wp:inline distT="0" distB="0" distL="0" distR="0" wp14:anchorId="2029BAFD" wp14:editId="4574ABD8">
              <wp:extent cx="5943600" cy="3441065"/>
              <wp:effectExtent l="0" t="0" r="0" b="698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del>
    </w:p>
    <w:p w14:paraId="5F68CEA8" w14:textId="68EBA77A" w:rsidR="003841D4" w:rsidDel="00591EBC" w:rsidRDefault="003841D4" w:rsidP="00591EBC">
      <w:pPr>
        <w:spacing w:line="240" w:lineRule="auto"/>
        <w:ind w:hanging="180"/>
        <w:rPr>
          <w:ins w:id="67" w:author="Fu, Caihong" w:date="2023-12-16T08:35:00Z"/>
          <w:del w:id="68" w:author="Zhaozhe Ruan" w:date="2023-12-16T11:46:00Z"/>
          <w:rFonts w:ascii="Arial" w:hAnsi="Arial" w:cs="Arial"/>
        </w:rPr>
        <w:pPrChange w:id="69" w:author="Zhaozhe Ruan" w:date="2023-12-16T11:46:00Z">
          <w:pPr>
            <w:ind w:left="-360"/>
          </w:pPr>
        </w:pPrChange>
      </w:pPr>
    </w:p>
    <w:p w14:paraId="3384DDCB" w14:textId="6C94A112" w:rsidR="003841D4" w:rsidRDefault="003841D4" w:rsidP="00591EBC">
      <w:pPr>
        <w:spacing w:line="240" w:lineRule="auto"/>
        <w:ind w:hanging="180"/>
        <w:rPr>
          <w:ins w:id="70" w:author="Fu, Caihong" w:date="2023-12-16T08:35:00Z"/>
          <w:rFonts w:ascii="Arial" w:hAnsi="Arial" w:cs="Arial"/>
        </w:rPr>
        <w:pPrChange w:id="71" w:author="Zhaozhe Ruan" w:date="2023-12-16T11:46:00Z">
          <w:pPr>
            <w:ind w:left="-360"/>
          </w:pPr>
        </w:pPrChange>
      </w:pPr>
      <w:ins w:id="72" w:author="Fu, Caihong" w:date="2023-12-16T08:35:00Z">
        <w:del w:id="73" w:author="Zhaozhe Ruan" w:date="2023-12-16T11:46:00Z">
          <w:r w:rsidDel="00591EBC">
            <w:rPr>
              <w:rFonts w:ascii="Arial" w:hAnsi="Arial" w:cs="Arial"/>
            </w:rPr>
            <w:delText>e.</w:delText>
          </w:r>
        </w:del>
        <w:r>
          <w:rPr>
            <w:rFonts w:ascii="Arial" w:hAnsi="Arial" w:cs="Arial"/>
          </w:rPr>
          <w:t xml:space="preserve"> </w:t>
        </w:r>
      </w:ins>
    </w:p>
    <w:p w14:paraId="43D6B8F8" w14:textId="4318984A" w:rsidR="003841D4" w:rsidRDefault="003841D4" w:rsidP="00790D66">
      <w:pPr>
        <w:ind w:left="-360"/>
        <w:rPr>
          <w:rFonts w:ascii="Arial" w:hAnsi="Arial" w:cs="Arial"/>
        </w:rPr>
      </w:pPr>
      <w:ins w:id="74" w:author="Fu, Caihong" w:date="2023-12-16T08:35:00Z">
        <w:r>
          <w:rPr>
            <w:rFonts w:eastAsia="Times New Roman"/>
            <w:noProof/>
          </w:rPr>
          <w:drawing>
            <wp:inline distT="0" distB="0" distL="0" distR="0" wp14:anchorId="21972D98" wp14:editId="2C16C46F">
              <wp:extent cx="5588945" cy="323197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618750" cy="3249206"/>
                      </a:xfrm>
                      <a:prstGeom prst="rect">
                        <a:avLst/>
                      </a:prstGeom>
                      <a:noFill/>
                      <a:ln>
                        <a:noFill/>
                      </a:ln>
                    </pic:spPr>
                  </pic:pic>
                </a:graphicData>
              </a:graphic>
            </wp:inline>
          </w:drawing>
        </w:r>
      </w:ins>
    </w:p>
    <w:p w14:paraId="639E5746" w14:textId="69226F60" w:rsidR="001A76D1" w:rsidRDefault="001A76D1" w:rsidP="00790D66">
      <w:pPr>
        <w:ind w:left="-360"/>
        <w:rPr>
          <w:rFonts w:ascii="Arial" w:hAnsi="Arial" w:cs="Arial"/>
        </w:rPr>
      </w:pPr>
    </w:p>
    <w:p w14:paraId="48E2D7C2" w14:textId="28812CA8" w:rsidR="000F65A6" w:rsidRPr="00903D64" w:rsidRDefault="00790D66" w:rsidP="00903D64">
      <w:pPr>
        <w:ind w:hanging="180"/>
        <w:rPr>
          <w:rFonts w:ascii="Times New Roman" w:hAnsi="Times New Roman" w:cs="Times New Roman"/>
          <w:sz w:val="24"/>
          <w:szCs w:val="24"/>
        </w:rPr>
      </w:pPr>
      <w:r w:rsidRPr="00903D64">
        <w:rPr>
          <w:rFonts w:ascii="Times New Roman" w:hAnsi="Times New Roman" w:cs="Times New Roman"/>
          <w:sz w:val="24"/>
          <w:szCs w:val="24"/>
        </w:rPr>
        <w:t>Figure S</w:t>
      </w:r>
      <w:r w:rsidR="001643F6" w:rsidRPr="00903D64">
        <w:rPr>
          <w:rFonts w:ascii="Times New Roman" w:hAnsi="Times New Roman" w:cs="Times New Roman"/>
          <w:sz w:val="24"/>
          <w:szCs w:val="24"/>
        </w:rPr>
        <w:t>4</w:t>
      </w:r>
      <w:r w:rsidRPr="00903D64">
        <w:rPr>
          <w:rFonts w:ascii="Times New Roman" w:hAnsi="Times New Roman" w:cs="Times New Roman"/>
          <w:sz w:val="24"/>
          <w:szCs w:val="24"/>
        </w:rPr>
        <w:t xml:space="preserve">. </w:t>
      </w:r>
      <w:r w:rsidR="00520BAD">
        <w:rPr>
          <w:rFonts w:ascii="Times New Roman" w:hAnsi="Times New Roman" w:cs="Times New Roman"/>
          <w:sz w:val="24"/>
          <w:szCs w:val="24"/>
        </w:rPr>
        <w:t>Normalized s</w:t>
      </w:r>
      <w:r w:rsidRPr="00903D64">
        <w:rPr>
          <w:rFonts w:ascii="Times New Roman" w:hAnsi="Times New Roman" w:cs="Times New Roman"/>
          <w:sz w:val="24"/>
          <w:szCs w:val="24"/>
        </w:rPr>
        <w:t xml:space="preserve">tandard deviation </w:t>
      </w:r>
      <w:r w:rsidR="000F65A6" w:rsidRPr="00903D64">
        <w:rPr>
          <w:rFonts w:ascii="Times New Roman" w:hAnsi="Times New Roman" w:cs="Times New Roman"/>
          <w:sz w:val="24"/>
          <w:szCs w:val="24"/>
        </w:rPr>
        <w:t xml:space="preserve">of forecasts from all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000F65A6" w:rsidRPr="00903D64">
        <w:rPr>
          <w:rFonts w:ascii="Times New Roman" w:hAnsi="Times New Roman" w:cs="Times New Roman"/>
          <w:sz w:val="24"/>
          <w:szCs w:val="24"/>
        </w:rPr>
        <w:t xml:space="preserve">models along with that from the historically selected model (named Forecast for simplicity) for all 18 Fraser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000F65A6" w:rsidRPr="00903D64">
        <w:rPr>
          <w:rFonts w:ascii="Times New Roman" w:hAnsi="Times New Roman" w:cs="Times New Roman"/>
          <w:sz w:val="24"/>
          <w:szCs w:val="24"/>
        </w:rPr>
        <w:t>stocks during the period of 2009 to 2020</w:t>
      </w:r>
      <w:r w:rsidRPr="00903D64">
        <w:rPr>
          <w:rFonts w:ascii="Times New Roman" w:hAnsi="Times New Roman" w:cs="Times New Roman"/>
          <w:sz w:val="24"/>
          <w:szCs w:val="24"/>
        </w:rPr>
        <w:t>.</w:t>
      </w:r>
    </w:p>
    <w:p w14:paraId="129BB619" w14:textId="28FB39BD" w:rsidR="00790D66" w:rsidRDefault="0005043F" w:rsidP="00790D66">
      <w:pPr>
        <w:ind w:left="-360"/>
        <w:rPr>
          <w:rFonts w:ascii="Arial" w:hAnsi="Arial" w:cs="Arial"/>
        </w:rPr>
      </w:pPr>
      <w:r>
        <w:rPr>
          <w:rFonts w:ascii="Arial" w:hAnsi="Arial" w:cs="Arial"/>
          <w:noProof/>
        </w:rPr>
        <w:drawing>
          <wp:inline distT="0" distB="0" distL="0" distR="0" wp14:anchorId="312E1013" wp14:editId="57C06F6B">
            <wp:extent cx="5943600" cy="3441065"/>
            <wp:effectExtent l="0" t="0" r="0" b="6985"/>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bookmarkEnd w:id="1"/>
    <w:p w14:paraId="595AA4CE" w14:textId="5D8B5B65" w:rsidR="00790D66" w:rsidDel="006405E1" w:rsidRDefault="00790D66">
      <w:pPr>
        <w:rPr>
          <w:del w:id="75" w:author="Zhaozhe Ruan" w:date="2023-12-16T11:41:00Z"/>
        </w:rPr>
      </w:pPr>
    </w:p>
    <w:p w14:paraId="3E0531E8" w14:textId="637995C0" w:rsidR="00790D66" w:rsidDel="006405E1" w:rsidRDefault="00790D66">
      <w:pPr>
        <w:rPr>
          <w:del w:id="76" w:author="Zhaozhe Ruan" w:date="2023-12-16T11:39:00Z"/>
        </w:rPr>
      </w:pPr>
    </w:p>
    <w:p w14:paraId="1796D0EC" w14:textId="1D653B63" w:rsidR="00790D66" w:rsidDel="006405E1" w:rsidRDefault="00790D66">
      <w:pPr>
        <w:rPr>
          <w:del w:id="77" w:author="Zhaozhe Ruan" w:date="2023-12-16T11:39:00Z"/>
        </w:rPr>
      </w:pPr>
    </w:p>
    <w:p w14:paraId="2E40814E" w14:textId="7C6091B3" w:rsidR="00790D66" w:rsidDel="006405E1" w:rsidRDefault="00790D66">
      <w:pPr>
        <w:rPr>
          <w:del w:id="78" w:author="Zhaozhe Ruan" w:date="2023-12-16T11:39:00Z"/>
        </w:rPr>
      </w:pPr>
    </w:p>
    <w:p w14:paraId="42232BA5" w14:textId="4C1B8205" w:rsidR="00790D66" w:rsidDel="006405E1" w:rsidRDefault="00790D66">
      <w:pPr>
        <w:rPr>
          <w:del w:id="79" w:author="Zhaozhe Ruan" w:date="2023-12-16T11:39:00Z"/>
        </w:rPr>
      </w:pPr>
    </w:p>
    <w:p w14:paraId="07325AFC" w14:textId="65B9A76D" w:rsidR="00790D66" w:rsidDel="006405E1" w:rsidRDefault="00790D66">
      <w:pPr>
        <w:rPr>
          <w:del w:id="80" w:author="Zhaozhe Ruan" w:date="2023-12-16T11:39:00Z"/>
        </w:rPr>
      </w:pPr>
    </w:p>
    <w:p w14:paraId="72A5E13F" w14:textId="4B00F91A" w:rsidR="00790D66" w:rsidDel="006405E1" w:rsidRDefault="00790D66">
      <w:pPr>
        <w:rPr>
          <w:del w:id="81" w:author="Zhaozhe Ruan" w:date="2023-12-16T11:39:00Z"/>
        </w:rPr>
      </w:pPr>
    </w:p>
    <w:p w14:paraId="1F4711E7" w14:textId="47A45847" w:rsidR="00790D66" w:rsidDel="006405E1" w:rsidRDefault="00790D66">
      <w:pPr>
        <w:rPr>
          <w:del w:id="82" w:author="Zhaozhe Ruan" w:date="2023-12-16T11:39:00Z"/>
        </w:rPr>
      </w:pPr>
    </w:p>
    <w:p w14:paraId="364CDEA2" w14:textId="456D2160" w:rsidR="00790D66" w:rsidDel="006405E1" w:rsidRDefault="00790D66">
      <w:pPr>
        <w:rPr>
          <w:del w:id="83" w:author="Zhaozhe Ruan" w:date="2023-12-16T11:39:00Z"/>
        </w:rPr>
      </w:pPr>
    </w:p>
    <w:p w14:paraId="7BF544E1" w14:textId="2BBF2128" w:rsidR="00790D66" w:rsidDel="006405E1" w:rsidRDefault="00790D66">
      <w:pPr>
        <w:rPr>
          <w:del w:id="84" w:author="Zhaozhe Ruan" w:date="2023-12-16T11:39:00Z"/>
        </w:rPr>
      </w:pPr>
    </w:p>
    <w:p w14:paraId="0B2884C0" w14:textId="7FB140D0" w:rsidR="00790D66" w:rsidDel="006405E1" w:rsidRDefault="00790D66">
      <w:pPr>
        <w:rPr>
          <w:del w:id="85" w:author="Zhaozhe Ruan" w:date="2023-12-16T11:39:00Z"/>
        </w:rPr>
      </w:pPr>
    </w:p>
    <w:p w14:paraId="49014002" w14:textId="009A5692" w:rsidR="00790D66" w:rsidDel="006405E1" w:rsidRDefault="00790D66">
      <w:pPr>
        <w:rPr>
          <w:del w:id="86" w:author="Zhaozhe Ruan" w:date="2023-12-16T11:39:00Z"/>
        </w:rPr>
      </w:pPr>
    </w:p>
    <w:p w14:paraId="63D9570A" w14:textId="7585B4AA" w:rsidR="00790D66" w:rsidDel="006405E1" w:rsidRDefault="00790D66">
      <w:pPr>
        <w:rPr>
          <w:del w:id="87" w:author="Zhaozhe Ruan" w:date="2023-12-16T11:39:00Z"/>
        </w:rPr>
      </w:pPr>
    </w:p>
    <w:p w14:paraId="055DF59C" w14:textId="77AA9F81" w:rsidR="00B7659D" w:rsidDel="006405E1" w:rsidRDefault="00B7659D" w:rsidP="00B7659D">
      <w:pPr>
        <w:rPr>
          <w:del w:id="88" w:author="Zhaozhe Ruan" w:date="2023-12-16T11:39:00Z"/>
          <w:rFonts w:ascii="Arial" w:hAnsi="Arial" w:cs="Arial"/>
        </w:rPr>
      </w:pPr>
    </w:p>
    <w:p w14:paraId="2E83E32F" w14:textId="1E4DA3F2" w:rsidR="007A16E3" w:rsidRPr="00903D64" w:rsidRDefault="00414AAD" w:rsidP="006405E1">
      <w:pPr>
        <w:rPr>
          <w:rFonts w:ascii="Times New Roman" w:hAnsi="Times New Roman" w:cs="Times New Roman"/>
          <w:sz w:val="24"/>
          <w:szCs w:val="24"/>
        </w:rPr>
        <w:pPrChange w:id="89" w:author="Zhaozhe Ruan" w:date="2023-12-16T11:39:00Z">
          <w:pPr>
            <w:ind w:hanging="180"/>
          </w:pPr>
        </w:pPrChange>
      </w:pPr>
      <w:r w:rsidRPr="00903D64">
        <w:rPr>
          <w:rFonts w:ascii="Times New Roman" w:hAnsi="Times New Roman" w:cs="Times New Roman"/>
          <w:sz w:val="24"/>
          <w:szCs w:val="24"/>
        </w:rPr>
        <w:t>Figure S</w:t>
      </w:r>
      <w:r w:rsidR="001643F6" w:rsidRPr="00903D64">
        <w:rPr>
          <w:rFonts w:ascii="Times New Roman" w:hAnsi="Times New Roman" w:cs="Times New Roman"/>
          <w:sz w:val="24"/>
          <w:szCs w:val="24"/>
        </w:rPr>
        <w:t>5</w:t>
      </w:r>
      <w:r w:rsidRPr="00903D64">
        <w:rPr>
          <w:rFonts w:ascii="Times New Roman" w:hAnsi="Times New Roman" w:cs="Times New Roman"/>
          <w:sz w:val="24"/>
          <w:szCs w:val="24"/>
        </w:rPr>
        <w:t>. (a) Age 4 Taylor diagram</w:t>
      </w:r>
      <w:r w:rsidR="00AA2253" w:rsidRPr="00903D64">
        <w:rPr>
          <w:rFonts w:ascii="Times New Roman" w:hAnsi="Times New Roman" w:cs="Times New Roman"/>
          <w:sz w:val="24"/>
          <w:szCs w:val="24"/>
        </w:rPr>
        <w:t>s</w:t>
      </w:r>
      <w:r w:rsidRPr="00903D64">
        <w:rPr>
          <w:rFonts w:ascii="Times New Roman" w:hAnsi="Times New Roman" w:cs="Times New Roman"/>
          <w:sz w:val="24"/>
          <w:szCs w:val="24"/>
        </w:rPr>
        <w:t xml:space="preserve">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Early Stuart</w:t>
      </w:r>
      <w:r w:rsidR="00AA2253" w:rsidRPr="00903D64">
        <w:rPr>
          <w:rFonts w:ascii="Times New Roman" w:hAnsi="Times New Roman" w:cs="Times New Roman"/>
          <w:sz w:val="24"/>
          <w:szCs w:val="24"/>
        </w:rPr>
        <w:t xml:space="preserve"> sockeye stock, </w:t>
      </w:r>
      <w:r w:rsidR="005F5237">
        <w:rPr>
          <w:rFonts w:ascii="Times New Roman" w:hAnsi="Times New Roman" w:cs="Times New Roman"/>
          <w:sz w:val="24"/>
          <w:szCs w:val="24"/>
        </w:rPr>
        <w:t>7</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Early Summer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 xml:space="preserve">Bowron, Fennel (Upper Barriere), Scotch, Nadina, Pitt, Seymour, </w:t>
      </w:r>
      <w:r w:rsidR="00AA2253" w:rsidRPr="00903D64">
        <w:rPr>
          <w:rFonts w:ascii="Times New Roman" w:hAnsi="Times New Roman" w:cs="Times New Roman"/>
          <w:sz w:val="24"/>
          <w:szCs w:val="24"/>
        </w:rPr>
        <w:t xml:space="preserve">and </w:t>
      </w:r>
      <w:r w:rsidRPr="00903D64">
        <w:rPr>
          <w:rFonts w:ascii="Times New Roman" w:hAnsi="Times New Roman" w:cs="Times New Roman"/>
          <w:sz w:val="24"/>
          <w:szCs w:val="24"/>
        </w:rPr>
        <w:t>Gates</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5F5237">
        <w:rPr>
          <w:rFonts w:ascii="Times New Roman" w:hAnsi="Times New Roman" w:cs="Times New Roman"/>
          <w:sz w:val="24"/>
          <w:szCs w:val="24"/>
        </w:rPr>
        <w:t>1</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 (</w:t>
      </w:r>
      <w:r w:rsidRPr="00903D64">
        <w:rPr>
          <w:rFonts w:ascii="Times New Roman" w:hAnsi="Times New Roman" w:cs="Times New Roman"/>
          <w:sz w:val="24"/>
          <w:szCs w:val="24"/>
        </w:rPr>
        <w:t>Chilko</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(b) Age 4 Taylor diagrams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w:t>
      </w:r>
      <w:r w:rsidR="005F5237">
        <w:rPr>
          <w:rFonts w:ascii="Times New Roman" w:hAnsi="Times New Roman" w:cs="Times New Roman"/>
          <w:sz w:val="24"/>
          <w:szCs w:val="24"/>
        </w:rPr>
        <w:t>4</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 xml:space="preserve">Quesnel, Late Stuart, </w:t>
      </w:r>
      <w:proofErr w:type="spellStart"/>
      <w:r w:rsidRPr="00903D64">
        <w:rPr>
          <w:rFonts w:ascii="Times New Roman" w:hAnsi="Times New Roman" w:cs="Times New Roman"/>
          <w:sz w:val="24"/>
          <w:szCs w:val="24"/>
        </w:rPr>
        <w:t>Stellako</w:t>
      </w:r>
      <w:proofErr w:type="spellEnd"/>
      <w:r w:rsidRPr="00903D64">
        <w:rPr>
          <w:rFonts w:ascii="Times New Roman" w:hAnsi="Times New Roman" w:cs="Times New Roman"/>
          <w:sz w:val="24"/>
          <w:szCs w:val="24"/>
        </w:rPr>
        <w:t>, Raft</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2C4A6D">
        <w:rPr>
          <w:rFonts w:ascii="Times New Roman" w:hAnsi="Times New Roman" w:cs="Times New Roman"/>
          <w:sz w:val="24"/>
          <w:szCs w:val="24"/>
        </w:rPr>
        <w:t>5</w:t>
      </w:r>
      <w:r w:rsidR="002C4A6D" w:rsidRPr="00903D64">
        <w:rPr>
          <w:rFonts w:ascii="Times New Roman" w:hAnsi="Times New Roman" w:cs="Times New Roman"/>
          <w:sz w:val="24"/>
          <w:szCs w:val="24"/>
        </w:rPr>
        <w:t xml:space="preserve"> </w:t>
      </w:r>
      <w:r w:rsidRPr="00903D64">
        <w:rPr>
          <w:rFonts w:ascii="Times New Roman" w:hAnsi="Times New Roman" w:cs="Times New Roman"/>
          <w:sz w:val="24"/>
          <w:szCs w:val="24"/>
        </w:rPr>
        <w:t>Late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Late Shuswap, Cultus, Portage, Weaver</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Birkenhead</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Each Taylor diagram compares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model forecasts </w:t>
      </w:r>
      <w:r w:rsidR="00520BAD">
        <w:rPr>
          <w:rFonts w:ascii="Times New Roman" w:hAnsi="Times New Roman" w:cs="Times New Roman"/>
          <w:sz w:val="24"/>
          <w:szCs w:val="24"/>
        </w:rPr>
        <w:t>and the historical Forecast (</w:t>
      </w:r>
      <w:r w:rsidR="003B16FD">
        <w:rPr>
          <w:rFonts w:ascii="Times New Roman" w:hAnsi="Times New Roman" w:cs="Times New Roman"/>
          <w:sz w:val="24"/>
          <w:szCs w:val="24"/>
        </w:rPr>
        <w:t xml:space="preserve">black </w:t>
      </w:r>
      <w:r w:rsidR="00520BAD">
        <w:rPr>
          <w:rFonts w:ascii="Times New Roman" w:hAnsi="Times New Roman" w:cs="Times New Roman"/>
          <w:sz w:val="24"/>
          <w:szCs w:val="24"/>
        </w:rPr>
        <w:t xml:space="preserve">solid square) </w:t>
      </w:r>
      <w:r w:rsidR="007A16E3" w:rsidRPr="00903D64">
        <w:rPr>
          <w:rFonts w:ascii="Times New Roman" w:hAnsi="Times New Roman" w:cs="Times New Roman"/>
          <w:sz w:val="24"/>
          <w:szCs w:val="24"/>
        </w:rPr>
        <w:t xml:space="preserve">against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w:t>
      </w:r>
      <w:r w:rsidR="003B16FD">
        <w:rPr>
          <w:rFonts w:ascii="Times New Roman" w:hAnsi="Times New Roman" w:cs="Times New Roman"/>
          <w:sz w:val="24"/>
          <w:szCs w:val="24"/>
        </w:rPr>
        <w:t xml:space="preserve">black </w:t>
      </w:r>
      <w:r w:rsidR="007A16E3" w:rsidRPr="00903D64">
        <w:rPr>
          <w:rFonts w:ascii="Times New Roman" w:hAnsi="Times New Roman" w:cs="Times New Roman"/>
          <w:sz w:val="24"/>
          <w:szCs w:val="24"/>
        </w:rPr>
        <w:t xml:space="preserve">solid </w:t>
      </w:r>
      <w:r w:rsidR="00AA2253" w:rsidRPr="00903D64">
        <w:rPr>
          <w:rFonts w:ascii="Times New Roman" w:hAnsi="Times New Roman" w:cs="Times New Roman"/>
          <w:sz w:val="24"/>
          <w:szCs w:val="24"/>
        </w:rPr>
        <w:t>circle</w:t>
      </w:r>
      <w:r w:rsidR="007A16E3" w:rsidRPr="00903D64">
        <w:rPr>
          <w:rFonts w:ascii="Times New Roman" w:hAnsi="Times New Roman" w:cs="Times New Roman"/>
          <w:sz w:val="24"/>
          <w:szCs w:val="24"/>
        </w:rPr>
        <w:t xml:space="preserve"> on the x-axis). The distance from the origin is the normalized standard deviation with the normalized </w:t>
      </w:r>
      <w:r w:rsidR="00AA2253" w:rsidRPr="00903D64">
        <w:rPr>
          <w:rFonts w:ascii="Times New Roman" w:hAnsi="Times New Roman" w:cs="Times New Roman"/>
          <w:sz w:val="24"/>
          <w:szCs w:val="24"/>
        </w:rPr>
        <w:t xml:space="preserve">value </w:t>
      </w:r>
      <w:r w:rsidR="007A16E3" w:rsidRPr="00903D64">
        <w:rPr>
          <w:rFonts w:ascii="Times New Roman" w:hAnsi="Times New Roman" w:cs="Times New Roman"/>
          <w:sz w:val="24"/>
          <w:szCs w:val="24"/>
        </w:rPr>
        <w:t>for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being 1. The angle describes the correlation between model</w:t>
      </w:r>
      <w:r w:rsidR="00AA2253" w:rsidRPr="00903D64">
        <w:rPr>
          <w:rFonts w:ascii="Times New Roman" w:hAnsi="Times New Roman" w:cs="Times New Roman"/>
          <w:sz w:val="24"/>
          <w:szCs w:val="24"/>
        </w:rPr>
        <w:t xml:space="preserve"> forecasts</w:t>
      </w:r>
      <w:r w:rsidR="007A16E3" w:rsidRPr="00903D64">
        <w:rPr>
          <w:rFonts w:ascii="Times New Roman" w:hAnsi="Times New Roman" w:cs="Times New Roman"/>
          <w:sz w:val="24"/>
          <w:szCs w:val="24"/>
        </w:rPr>
        <w:t xml:space="preserve"> and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The dashed </w:t>
      </w:r>
      <w:r w:rsidR="006B3216" w:rsidRPr="00903D64">
        <w:rPr>
          <w:rFonts w:ascii="Times New Roman" w:hAnsi="Times New Roman" w:cs="Times New Roman"/>
          <w:sz w:val="24"/>
          <w:szCs w:val="24"/>
        </w:rPr>
        <w:t>arcs</w:t>
      </w:r>
      <w:r w:rsidR="007A16E3" w:rsidRPr="00903D64">
        <w:rPr>
          <w:rFonts w:ascii="Times New Roman" w:hAnsi="Times New Roman" w:cs="Times New Roman"/>
          <w:sz w:val="24"/>
          <w:szCs w:val="24"/>
        </w:rPr>
        <w:t xml:space="preserve"> around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 xml:space="preserve">bservation illustrate the root-mean-square error (RMSE). Models with negative correlations are not shown. The closer the model is to the </w:t>
      </w:r>
      <w:r w:rsidR="006B3216"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the better predictive power the model has.</w:t>
      </w:r>
    </w:p>
    <w:p w14:paraId="38853D99" w14:textId="196545FF" w:rsidR="00AA2253" w:rsidRPr="008E0406" w:rsidRDefault="00AA2253" w:rsidP="007A16E3">
      <w:pPr>
        <w:rPr>
          <w:rFonts w:ascii="Times New Roman" w:hAnsi="Times New Roman" w:cs="Times New Roman"/>
          <w:sz w:val="24"/>
          <w:szCs w:val="24"/>
        </w:rPr>
      </w:pPr>
      <w:r w:rsidRPr="008E0406">
        <w:rPr>
          <w:rFonts w:ascii="Times New Roman" w:hAnsi="Times New Roman" w:cs="Times New Roman"/>
          <w:sz w:val="24"/>
          <w:szCs w:val="24"/>
        </w:rPr>
        <w:t xml:space="preserve">a. </w:t>
      </w:r>
    </w:p>
    <w:p w14:paraId="137BD02B" w14:textId="729266C1" w:rsidR="00414AAD" w:rsidRDefault="00937E51" w:rsidP="00414AAD">
      <w:pPr>
        <w:rPr>
          <w:rFonts w:ascii="Arial" w:hAnsi="Arial" w:cs="Arial"/>
        </w:rPr>
      </w:pPr>
      <w:r>
        <w:rPr>
          <w:rFonts w:ascii="Arial" w:hAnsi="Arial" w:cs="Arial"/>
          <w:noProof/>
        </w:rPr>
        <w:drawing>
          <wp:inline distT="0" distB="0" distL="0" distR="0" wp14:anchorId="757CF345" wp14:editId="24555D13">
            <wp:extent cx="5921298" cy="5921298"/>
            <wp:effectExtent l="0" t="0" r="3810" b="3810"/>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2310" cy="5942310"/>
                    </a:xfrm>
                    <a:prstGeom prst="rect">
                      <a:avLst/>
                    </a:prstGeom>
                  </pic:spPr>
                </pic:pic>
              </a:graphicData>
            </a:graphic>
          </wp:inline>
        </w:drawing>
      </w:r>
    </w:p>
    <w:p w14:paraId="06A3BB18" w14:textId="6E099572" w:rsidR="004E1500" w:rsidRDefault="00414AAD">
      <w:r w:rsidRPr="008E0406">
        <w:rPr>
          <w:rFonts w:ascii="Times New Roman" w:hAnsi="Times New Roman" w:cs="Times New Roman"/>
          <w:sz w:val="24"/>
          <w:szCs w:val="24"/>
        </w:rPr>
        <w:lastRenderedPageBreak/>
        <w:t>b.</w:t>
      </w:r>
      <w:r>
        <w:rPr>
          <w:rFonts w:ascii="Arial" w:hAnsi="Arial" w:cs="Arial"/>
        </w:rPr>
        <w:t xml:space="preserve"> </w:t>
      </w:r>
      <w:r w:rsidR="00937E51">
        <w:rPr>
          <w:noProof/>
        </w:rPr>
        <w:drawing>
          <wp:inline distT="0" distB="0" distL="0" distR="0" wp14:anchorId="00B72443" wp14:editId="71A3648D">
            <wp:extent cx="5943600" cy="5943600"/>
            <wp:effectExtent l="0" t="0" r="0" b="0"/>
            <wp:docPr id="6" name="Picture 6"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7783BF" w14:textId="33DCB9C7" w:rsidR="004E1500" w:rsidRDefault="004E1500"/>
    <w:p w14:paraId="5AA2E3FE" w14:textId="77777777" w:rsidR="00AA74CE" w:rsidRDefault="00AA74CE">
      <w:pPr>
        <w:rPr>
          <w:rFonts w:ascii="Arial" w:hAnsi="Arial" w:cs="Arial"/>
        </w:rPr>
      </w:pPr>
      <w:r>
        <w:rPr>
          <w:rFonts w:ascii="Arial" w:hAnsi="Arial" w:cs="Arial"/>
        </w:rPr>
        <w:br w:type="page"/>
      </w:r>
    </w:p>
    <w:p w14:paraId="1590535E" w14:textId="6ECECB04" w:rsidR="006B3216" w:rsidRPr="00903D64" w:rsidRDefault="004E1500"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6</w:t>
      </w:r>
      <w:r w:rsidRPr="00903D64">
        <w:rPr>
          <w:rFonts w:ascii="Times New Roman" w:hAnsi="Times New Roman" w:cs="Times New Roman"/>
          <w:sz w:val="24"/>
          <w:szCs w:val="24"/>
        </w:rPr>
        <w:t>. (a) Age 5</w:t>
      </w:r>
      <w:r w:rsidR="006B3216" w:rsidRPr="00903D64">
        <w:rPr>
          <w:rFonts w:ascii="Times New Roman" w:hAnsi="Times New Roman" w:cs="Times New Roman"/>
          <w:sz w:val="24"/>
          <w:szCs w:val="24"/>
        </w:rPr>
        <w:t xml:space="preserve"> Taylor diagrams for Early Stuart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006B3216" w:rsidRPr="00903D64">
        <w:rPr>
          <w:rFonts w:ascii="Times New Roman" w:hAnsi="Times New Roman" w:cs="Times New Roman"/>
          <w:sz w:val="24"/>
          <w:szCs w:val="24"/>
        </w:rPr>
        <w:t xml:space="preserve">stock, </w:t>
      </w:r>
      <w:r w:rsidR="002C4A6D">
        <w:rPr>
          <w:rFonts w:ascii="Times New Roman" w:hAnsi="Times New Roman" w:cs="Times New Roman"/>
          <w:sz w:val="24"/>
          <w:szCs w:val="24"/>
        </w:rPr>
        <w:t>7</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Early Summer run stocks (Bowron, Fennel (Upper Barriere), Scotch, Nadina, Pitt, Seymour, and Gates), and </w:t>
      </w:r>
      <w:r w:rsidR="002C4A6D">
        <w:rPr>
          <w:rFonts w:ascii="Times New Roman" w:hAnsi="Times New Roman" w:cs="Times New Roman"/>
          <w:sz w:val="24"/>
          <w:szCs w:val="24"/>
        </w:rPr>
        <w:t>1</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Summer run stock (Chilko). (b) Age 5 Taylor diagrams for </w:t>
      </w:r>
      <w:r w:rsidR="002C4A6D">
        <w:rPr>
          <w:rFonts w:ascii="Times New Roman" w:hAnsi="Times New Roman" w:cs="Times New Roman"/>
          <w:sz w:val="24"/>
          <w:szCs w:val="24"/>
        </w:rPr>
        <w:t>4</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Summer run stocks (Quesnel, Late Stuart, </w:t>
      </w:r>
      <w:proofErr w:type="spellStart"/>
      <w:r w:rsidR="006B3216" w:rsidRPr="00903D64">
        <w:rPr>
          <w:rFonts w:ascii="Times New Roman" w:hAnsi="Times New Roman" w:cs="Times New Roman"/>
          <w:sz w:val="24"/>
          <w:szCs w:val="24"/>
        </w:rPr>
        <w:t>Stellako</w:t>
      </w:r>
      <w:proofErr w:type="spellEnd"/>
      <w:r w:rsidR="006B3216" w:rsidRPr="00903D64">
        <w:rPr>
          <w:rFonts w:ascii="Times New Roman" w:hAnsi="Times New Roman" w:cs="Times New Roman"/>
          <w:sz w:val="24"/>
          <w:szCs w:val="24"/>
        </w:rPr>
        <w:t xml:space="preserve">, Raft) and </w:t>
      </w:r>
      <w:r w:rsidR="002C4A6D">
        <w:rPr>
          <w:rFonts w:ascii="Times New Roman" w:hAnsi="Times New Roman" w:cs="Times New Roman"/>
          <w:sz w:val="24"/>
          <w:szCs w:val="24"/>
        </w:rPr>
        <w:t>5</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Late run stocks (Late Shuswap, Cultus, Portage, Weaver, and Birkenhead). Each Taylor diagram compares </w:t>
      </w:r>
      <w:r w:rsidR="00520BAD" w:rsidRPr="00903D64">
        <w:rPr>
          <w:rFonts w:ascii="Times New Roman" w:hAnsi="Times New Roman" w:cs="Times New Roman"/>
          <w:sz w:val="24"/>
          <w:szCs w:val="24"/>
        </w:rPr>
        <w:t>3</w:t>
      </w:r>
      <w:r w:rsidR="00520BAD">
        <w:rPr>
          <w:rFonts w:ascii="Times New Roman" w:hAnsi="Times New Roman" w:cs="Times New Roman"/>
          <w:sz w:val="24"/>
          <w:szCs w:val="24"/>
        </w:rPr>
        <w:t>8</w:t>
      </w:r>
      <w:r w:rsidR="00520BA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model forecasts </w:t>
      </w:r>
      <w:r w:rsidR="00520BAD">
        <w:rPr>
          <w:rFonts w:ascii="Times New Roman" w:hAnsi="Times New Roman" w:cs="Times New Roman"/>
          <w:sz w:val="24"/>
          <w:szCs w:val="24"/>
        </w:rPr>
        <w:t>and the historical Forecast (</w:t>
      </w:r>
      <w:r w:rsidR="003B16FD">
        <w:rPr>
          <w:rFonts w:ascii="Times New Roman" w:hAnsi="Times New Roman" w:cs="Times New Roman"/>
          <w:sz w:val="24"/>
          <w:szCs w:val="24"/>
        </w:rPr>
        <w:t xml:space="preserve">black </w:t>
      </w:r>
      <w:r w:rsidR="00520BAD">
        <w:rPr>
          <w:rFonts w:ascii="Times New Roman" w:hAnsi="Times New Roman" w:cs="Times New Roman"/>
          <w:sz w:val="24"/>
          <w:szCs w:val="24"/>
        </w:rPr>
        <w:t xml:space="preserve">solid square) </w:t>
      </w:r>
      <w:r w:rsidR="006B3216" w:rsidRPr="00903D64">
        <w:rPr>
          <w:rFonts w:ascii="Times New Roman" w:hAnsi="Times New Roman" w:cs="Times New Roman"/>
          <w:sz w:val="24"/>
          <w:szCs w:val="24"/>
        </w:rPr>
        <w:t>against the Observation (</w:t>
      </w:r>
      <w:r w:rsidR="003B16FD">
        <w:rPr>
          <w:rFonts w:ascii="Times New Roman" w:hAnsi="Times New Roman" w:cs="Times New Roman"/>
          <w:sz w:val="24"/>
          <w:szCs w:val="24"/>
        </w:rPr>
        <w:t xml:space="preserve">black </w:t>
      </w:r>
      <w:r w:rsidR="006B3216" w:rsidRPr="00903D64">
        <w:rPr>
          <w:rFonts w:ascii="Times New Roman" w:hAnsi="Times New Roman" w:cs="Times New Roman"/>
          <w:sz w:val="24"/>
          <w:szCs w:val="24"/>
        </w:rPr>
        <w:t>solid circle on the x-axis). The distance from the origin is the normalized standard deviation with the normalized value for observations being 1. The angle describes the correlation between model forecasts and observations. The dashed arcs around the Observation illustrate the root-mean-square error (RMSE). Models with negative correlations are not shown. The closer the model is to the Observation, the better predictive power the model has.</w:t>
      </w:r>
    </w:p>
    <w:p w14:paraId="636A89BE" w14:textId="303446F5" w:rsidR="00C95C29" w:rsidRPr="008E0406" w:rsidRDefault="00C95C29" w:rsidP="004E1500">
      <w:pPr>
        <w:rPr>
          <w:rFonts w:ascii="Times New Roman" w:hAnsi="Times New Roman" w:cs="Times New Roman"/>
          <w:sz w:val="24"/>
          <w:szCs w:val="24"/>
        </w:rPr>
      </w:pPr>
      <w:r w:rsidRPr="008E0406">
        <w:rPr>
          <w:rFonts w:ascii="Times New Roman" w:hAnsi="Times New Roman" w:cs="Times New Roman"/>
          <w:sz w:val="24"/>
          <w:szCs w:val="24"/>
        </w:rPr>
        <w:t>a.</w:t>
      </w:r>
      <w:r w:rsidR="00120DA5" w:rsidRPr="008E0406">
        <w:rPr>
          <w:rFonts w:ascii="Times New Roman" w:hAnsi="Times New Roman" w:cs="Times New Roman"/>
          <w:noProof/>
          <w:sz w:val="24"/>
          <w:szCs w:val="24"/>
        </w:rPr>
        <w:drawing>
          <wp:inline distT="0" distB="0" distL="0" distR="0" wp14:anchorId="60930237" wp14:editId="6846727F">
            <wp:extent cx="5943600" cy="5943600"/>
            <wp:effectExtent l="0" t="0" r="0" b="0"/>
            <wp:docPr id="9" name="Picture 9"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map,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5CFDC6A" w14:textId="302CB1EE" w:rsidR="004E1500" w:rsidRDefault="004E1500"/>
    <w:p w14:paraId="5FC3F12E" w14:textId="4CE950EA" w:rsidR="00C95C29" w:rsidRDefault="00C95C29">
      <w:r w:rsidRPr="008E0406">
        <w:rPr>
          <w:rFonts w:ascii="Times New Roman" w:hAnsi="Times New Roman" w:cs="Times New Roman"/>
          <w:sz w:val="24"/>
          <w:szCs w:val="24"/>
        </w:rPr>
        <w:t>b.</w:t>
      </w:r>
      <w:r>
        <w:t xml:space="preserve"> </w:t>
      </w:r>
      <w:r w:rsidR="00120DA5">
        <w:rPr>
          <w:noProof/>
        </w:rPr>
        <w:drawing>
          <wp:inline distT="0" distB="0" distL="0" distR="0" wp14:anchorId="2DD1F574" wp14:editId="4B2868BA">
            <wp:extent cx="5943600" cy="5943600"/>
            <wp:effectExtent l="0" t="0" r="0" b="0"/>
            <wp:docPr id="11" name="Picture 11"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7CB9776" w14:textId="77777777" w:rsidR="00C95C29" w:rsidRDefault="00C95C29"/>
    <w:p w14:paraId="6CD08BF2" w14:textId="1795A85F" w:rsidR="004E1500" w:rsidRDefault="004E1500"/>
    <w:p w14:paraId="6368F5E3" w14:textId="4CADFA34" w:rsidR="004E1500" w:rsidRDefault="004E1500"/>
    <w:p w14:paraId="5607CD25" w14:textId="0455F12B" w:rsidR="00414AAD" w:rsidRDefault="00414AAD"/>
    <w:p w14:paraId="7219C60C" w14:textId="19BC0007" w:rsidR="00B65AAF" w:rsidRDefault="00B65AAF"/>
    <w:sectPr w:rsidR="00B65A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B632F" w14:textId="77777777" w:rsidR="0017055C" w:rsidRDefault="0017055C" w:rsidP="005F58D2">
      <w:pPr>
        <w:spacing w:after="0" w:line="240" w:lineRule="auto"/>
      </w:pPr>
      <w:r>
        <w:separator/>
      </w:r>
    </w:p>
  </w:endnote>
  <w:endnote w:type="continuationSeparator" w:id="0">
    <w:p w14:paraId="4B0C621B" w14:textId="77777777" w:rsidR="0017055C" w:rsidRDefault="0017055C" w:rsidP="005F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787EE" w14:textId="77777777" w:rsidR="0017055C" w:rsidRDefault="0017055C" w:rsidP="005F58D2">
      <w:pPr>
        <w:spacing w:after="0" w:line="240" w:lineRule="auto"/>
      </w:pPr>
      <w:r>
        <w:separator/>
      </w:r>
    </w:p>
  </w:footnote>
  <w:footnote w:type="continuationSeparator" w:id="0">
    <w:p w14:paraId="5B959845" w14:textId="77777777" w:rsidR="0017055C" w:rsidRDefault="0017055C" w:rsidP="005F5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E753E"/>
    <w:multiLevelType w:val="hybridMultilevel"/>
    <w:tmpl w:val="19CE7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64566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ozhe Ruan">
    <w15:presenceInfo w15:providerId="Windows Live" w15:userId="9443ff35c187bd21"/>
  </w15:person>
  <w15:person w15:author="Fu, Caihong">
    <w15:presenceInfo w15:providerId="AD" w15:userId="S::Caihong.Fu@dfo-mpo.gc.ca::af4f083f-55b4-45ef-b3b0-6b237a9d3c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D2"/>
    <w:rsid w:val="0005043F"/>
    <w:rsid w:val="000715CF"/>
    <w:rsid w:val="00075D53"/>
    <w:rsid w:val="00095DEA"/>
    <w:rsid w:val="000F65A6"/>
    <w:rsid w:val="00106046"/>
    <w:rsid w:val="00120DA5"/>
    <w:rsid w:val="00140C44"/>
    <w:rsid w:val="001519DC"/>
    <w:rsid w:val="001620AA"/>
    <w:rsid w:val="001643F6"/>
    <w:rsid w:val="0017055C"/>
    <w:rsid w:val="00197FF1"/>
    <w:rsid w:val="001A76D1"/>
    <w:rsid w:val="001B68B1"/>
    <w:rsid w:val="001E1121"/>
    <w:rsid w:val="00220B9E"/>
    <w:rsid w:val="0024188E"/>
    <w:rsid w:val="0025548B"/>
    <w:rsid w:val="0027270A"/>
    <w:rsid w:val="0027290E"/>
    <w:rsid w:val="00280E8E"/>
    <w:rsid w:val="002A3168"/>
    <w:rsid w:val="002B59B8"/>
    <w:rsid w:val="002C093C"/>
    <w:rsid w:val="002C4A6D"/>
    <w:rsid w:val="002F03D6"/>
    <w:rsid w:val="003629F2"/>
    <w:rsid w:val="003841D4"/>
    <w:rsid w:val="003B16FD"/>
    <w:rsid w:val="003D4DD7"/>
    <w:rsid w:val="003F0A5C"/>
    <w:rsid w:val="00411F04"/>
    <w:rsid w:val="00414AAD"/>
    <w:rsid w:val="00465E14"/>
    <w:rsid w:val="004678A7"/>
    <w:rsid w:val="004C7520"/>
    <w:rsid w:val="004E1500"/>
    <w:rsid w:val="00520BAD"/>
    <w:rsid w:val="00533CB9"/>
    <w:rsid w:val="005515F1"/>
    <w:rsid w:val="0056770B"/>
    <w:rsid w:val="00587D11"/>
    <w:rsid w:val="00591EBC"/>
    <w:rsid w:val="00593CD8"/>
    <w:rsid w:val="005F5237"/>
    <w:rsid w:val="005F58D2"/>
    <w:rsid w:val="00624508"/>
    <w:rsid w:val="006405E1"/>
    <w:rsid w:val="006B3216"/>
    <w:rsid w:val="00790D66"/>
    <w:rsid w:val="007A16E3"/>
    <w:rsid w:val="007E6272"/>
    <w:rsid w:val="008356B2"/>
    <w:rsid w:val="00866CB2"/>
    <w:rsid w:val="008E0406"/>
    <w:rsid w:val="00903D64"/>
    <w:rsid w:val="009334F6"/>
    <w:rsid w:val="009360CD"/>
    <w:rsid w:val="00937E51"/>
    <w:rsid w:val="009A78D0"/>
    <w:rsid w:val="00A8530E"/>
    <w:rsid w:val="00AA2253"/>
    <w:rsid w:val="00AA74CE"/>
    <w:rsid w:val="00AB43A2"/>
    <w:rsid w:val="00AD3CE1"/>
    <w:rsid w:val="00AD62AC"/>
    <w:rsid w:val="00AD646C"/>
    <w:rsid w:val="00AE6C9B"/>
    <w:rsid w:val="00B65AAF"/>
    <w:rsid w:val="00B7659D"/>
    <w:rsid w:val="00C95C29"/>
    <w:rsid w:val="00D01BE3"/>
    <w:rsid w:val="00D31697"/>
    <w:rsid w:val="00D70DFE"/>
    <w:rsid w:val="00D80497"/>
    <w:rsid w:val="00DB12B9"/>
    <w:rsid w:val="00DD27DA"/>
    <w:rsid w:val="00E12576"/>
    <w:rsid w:val="00E2272C"/>
    <w:rsid w:val="00E46F41"/>
    <w:rsid w:val="00E47766"/>
    <w:rsid w:val="00EC5E46"/>
    <w:rsid w:val="00F25001"/>
    <w:rsid w:val="00F6309F"/>
    <w:rsid w:val="00FB2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6546F"/>
  <w15:chartTrackingRefBased/>
  <w15:docId w15:val="{BDF9F40D-4595-4556-9308-D1D8606E3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8D2"/>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5F58D2"/>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5F58D2"/>
    <w:rPr>
      <w:rFonts w:ascii="Arial" w:eastAsia="Times New Roman" w:hAnsi="Arial" w:cs="Times New Roman"/>
      <w:szCs w:val="20"/>
    </w:rPr>
  </w:style>
  <w:style w:type="character" w:styleId="Hyperlink">
    <w:name w:val="Hyperlink"/>
    <w:uiPriority w:val="99"/>
    <w:qFormat/>
    <w:rsid w:val="005F58D2"/>
    <w:rPr>
      <w:rFonts w:ascii="Arial" w:hAnsi="Arial"/>
      <w:color w:val="0000FF"/>
      <w:sz w:val="22"/>
      <w:u w:val="single"/>
    </w:rPr>
  </w:style>
  <w:style w:type="paragraph" w:customStyle="1" w:styleId="Abstract">
    <w:name w:val="Abstract"/>
    <w:basedOn w:val="Normal"/>
    <w:next w:val="BodyText"/>
    <w:qFormat/>
    <w:rsid w:val="005F58D2"/>
    <w:pPr>
      <w:keepNext/>
      <w:keepLines/>
      <w:spacing w:before="300" w:after="300" w:line="240" w:lineRule="auto"/>
    </w:pPr>
    <w:rPr>
      <w:rFonts w:eastAsia="SimSun"/>
      <w:sz w:val="20"/>
      <w:szCs w:val="20"/>
      <w:lang w:val="en-US"/>
    </w:rPr>
  </w:style>
  <w:style w:type="paragraph" w:styleId="Header">
    <w:name w:val="header"/>
    <w:basedOn w:val="Normal"/>
    <w:link w:val="HeaderChar"/>
    <w:uiPriority w:val="99"/>
    <w:unhideWhenUsed/>
    <w:rsid w:val="005F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8D2"/>
    <w:rPr>
      <w:lang w:val="en-CA"/>
    </w:rPr>
  </w:style>
  <w:style w:type="paragraph" w:styleId="Footer">
    <w:name w:val="footer"/>
    <w:basedOn w:val="Normal"/>
    <w:link w:val="FooterChar"/>
    <w:uiPriority w:val="99"/>
    <w:unhideWhenUsed/>
    <w:rsid w:val="005F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8D2"/>
    <w:rPr>
      <w:lang w:val="en-CA"/>
    </w:rPr>
  </w:style>
  <w:style w:type="paragraph" w:styleId="ListParagraph">
    <w:name w:val="List Paragraph"/>
    <w:basedOn w:val="Normal"/>
    <w:uiPriority w:val="34"/>
    <w:qFormat/>
    <w:rsid w:val="00414AAD"/>
    <w:pPr>
      <w:ind w:left="720"/>
      <w:contextualSpacing/>
    </w:pPr>
  </w:style>
  <w:style w:type="character" w:styleId="CommentReference">
    <w:name w:val="annotation reference"/>
    <w:basedOn w:val="DefaultParagraphFont"/>
    <w:uiPriority w:val="99"/>
    <w:semiHidden/>
    <w:unhideWhenUsed/>
    <w:rsid w:val="00520BAD"/>
    <w:rPr>
      <w:sz w:val="16"/>
      <w:szCs w:val="16"/>
    </w:rPr>
  </w:style>
  <w:style w:type="paragraph" w:styleId="CommentText">
    <w:name w:val="annotation text"/>
    <w:basedOn w:val="Normal"/>
    <w:link w:val="CommentTextChar"/>
    <w:uiPriority w:val="99"/>
    <w:semiHidden/>
    <w:unhideWhenUsed/>
    <w:rsid w:val="00520BAD"/>
    <w:pPr>
      <w:spacing w:line="240" w:lineRule="auto"/>
    </w:pPr>
    <w:rPr>
      <w:sz w:val="20"/>
      <w:szCs w:val="20"/>
    </w:rPr>
  </w:style>
  <w:style w:type="character" w:customStyle="1" w:styleId="CommentTextChar">
    <w:name w:val="Comment Text Char"/>
    <w:basedOn w:val="DefaultParagraphFont"/>
    <w:link w:val="CommentText"/>
    <w:uiPriority w:val="99"/>
    <w:semiHidden/>
    <w:rsid w:val="00520BAD"/>
    <w:rPr>
      <w:sz w:val="20"/>
      <w:szCs w:val="20"/>
      <w:lang w:val="en-CA"/>
    </w:rPr>
  </w:style>
  <w:style w:type="paragraph" w:styleId="CommentSubject">
    <w:name w:val="annotation subject"/>
    <w:basedOn w:val="CommentText"/>
    <w:next w:val="CommentText"/>
    <w:link w:val="CommentSubjectChar"/>
    <w:uiPriority w:val="99"/>
    <w:semiHidden/>
    <w:unhideWhenUsed/>
    <w:rsid w:val="00520BAD"/>
    <w:rPr>
      <w:b/>
      <w:bCs/>
    </w:rPr>
  </w:style>
  <w:style w:type="character" w:customStyle="1" w:styleId="CommentSubjectChar">
    <w:name w:val="Comment Subject Char"/>
    <w:basedOn w:val="CommentTextChar"/>
    <w:link w:val="CommentSubject"/>
    <w:uiPriority w:val="99"/>
    <w:semiHidden/>
    <w:rsid w:val="00520BAD"/>
    <w:rPr>
      <w:b/>
      <w:bCs/>
      <w:sz w:val="20"/>
      <w:szCs w:val="20"/>
      <w:lang w:val="en-CA"/>
    </w:rPr>
  </w:style>
  <w:style w:type="paragraph" w:styleId="Revision">
    <w:name w:val="Revision"/>
    <w:hidden/>
    <w:uiPriority w:val="99"/>
    <w:semiHidden/>
    <w:rsid w:val="00624508"/>
    <w:pPr>
      <w:spacing w:after="0" w:line="240" w:lineRule="auto"/>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i.Xu2@dfo-mpo.gc.ca"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orcid.org/0000-0002-9902-9588"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xuyiouqd@gmail.com" TargetMode="External"/><Relationship Id="rId14" Type="http://schemas.openxmlformats.org/officeDocument/2006/relationships/image" Target="media/image4.png"/><Relationship Id="rId22" Type="http://schemas.openxmlformats.org/officeDocument/2006/relationships/image" Target="cid:ii_lq7m0d0q1"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8F8A2-710B-4546-A65A-50033E69C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12</Pages>
  <Words>1208</Words>
  <Characters>6887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Caihong</dc:creator>
  <cp:keywords/>
  <dc:description/>
  <cp:lastModifiedBy>Zhaozhe Ruan</cp:lastModifiedBy>
  <cp:revision>11</cp:revision>
  <dcterms:created xsi:type="dcterms:W3CDTF">2023-12-13T04:17:00Z</dcterms:created>
  <dcterms:modified xsi:type="dcterms:W3CDTF">2023-12-16T19:48:00Z</dcterms:modified>
</cp:coreProperties>
</file>